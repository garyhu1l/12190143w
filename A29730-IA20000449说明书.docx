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79B66A" w14:textId="15004849" w:rsidR="00786613" w:rsidRPr="007F708C" w:rsidRDefault="00786613" w:rsidP="00786613">
      <w:pPr>
        <w:pBdr>
          <w:bottom w:val="single" w:sz="4" w:space="1" w:color="auto"/>
        </w:pBdr>
        <w:spacing w:line="460" w:lineRule="exact"/>
        <w:jc w:val="center"/>
        <w:rPr>
          <w:rFonts w:asciiTheme="minorEastAsia" w:eastAsiaTheme="minorEastAsia" w:hAnsiTheme="minorEastAsia"/>
          <w:b/>
          <w:szCs w:val="28"/>
        </w:rPr>
      </w:pPr>
      <w:r w:rsidRPr="007F708C">
        <w:rPr>
          <w:rFonts w:asciiTheme="minorEastAsia" w:eastAsiaTheme="minorEastAsia" w:hAnsiTheme="minorEastAsia" w:hint="eastAsia"/>
          <w:b/>
          <w:szCs w:val="28"/>
        </w:rPr>
        <w:t>说</w:t>
      </w:r>
      <w:r w:rsidR="00F906FC" w:rsidRPr="007F708C">
        <w:rPr>
          <w:rFonts w:asciiTheme="minorEastAsia" w:eastAsiaTheme="minorEastAsia" w:hAnsiTheme="minorEastAsia"/>
          <w:b/>
          <w:szCs w:val="28"/>
        </w:rPr>
        <w:t xml:space="preserve"> </w:t>
      </w:r>
      <w:r w:rsidRPr="007F708C">
        <w:rPr>
          <w:rFonts w:asciiTheme="minorEastAsia" w:eastAsiaTheme="minorEastAsia" w:hAnsiTheme="minorEastAsia" w:hint="eastAsia"/>
          <w:b/>
          <w:szCs w:val="28"/>
        </w:rPr>
        <w:t>明</w:t>
      </w:r>
      <w:r w:rsidR="00F906FC" w:rsidRPr="007F708C">
        <w:rPr>
          <w:rFonts w:asciiTheme="minorEastAsia" w:eastAsiaTheme="minorEastAsia" w:hAnsiTheme="minorEastAsia"/>
          <w:b/>
          <w:szCs w:val="28"/>
        </w:rPr>
        <w:t xml:space="preserve"> </w:t>
      </w:r>
      <w:r w:rsidRPr="007F708C">
        <w:rPr>
          <w:rFonts w:asciiTheme="minorEastAsia" w:eastAsiaTheme="minorEastAsia" w:hAnsiTheme="minorEastAsia" w:hint="eastAsia"/>
          <w:b/>
          <w:szCs w:val="28"/>
        </w:rPr>
        <w:t>书</w:t>
      </w:r>
      <w:r w:rsidR="00F906FC" w:rsidRPr="007F708C">
        <w:rPr>
          <w:rFonts w:asciiTheme="minorEastAsia" w:eastAsiaTheme="minorEastAsia" w:hAnsiTheme="minorEastAsia"/>
          <w:b/>
          <w:szCs w:val="28"/>
        </w:rPr>
        <w:t xml:space="preserve"> </w:t>
      </w:r>
      <w:r w:rsidRPr="007F708C">
        <w:rPr>
          <w:rFonts w:asciiTheme="minorEastAsia" w:eastAsiaTheme="minorEastAsia" w:hAnsiTheme="minorEastAsia" w:hint="eastAsia"/>
          <w:b/>
          <w:szCs w:val="28"/>
        </w:rPr>
        <w:t>摘</w:t>
      </w:r>
      <w:r w:rsidR="00F906FC" w:rsidRPr="007F708C">
        <w:rPr>
          <w:rFonts w:asciiTheme="minorEastAsia" w:eastAsiaTheme="minorEastAsia" w:hAnsiTheme="minorEastAsia"/>
          <w:b/>
          <w:szCs w:val="28"/>
        </w:rPr>
        <w:t xml:space="preserve"> </w:t>
      </w:r>
      <w:r w:rsidRPr="007F708C">
        <w:rPr>
          <w:rFonts w:asciiTheme="minorEastAsia" w:eastAsiaTheme="minorEastAsia" w:hAnsiTheme="minorEastAsia" w:hint="eastAsia"/>
          <w:b/>
          <w:szCs w:val="28"/>
        </w:rPr>
        <w:t>要</w:t>
      </w:r>
    </w:p>
    <w:p w14:paraId="142543AA" w14:textId="69D5329A" w:rsidR="00F37A4F" w:rsidRPr="007F708C" w:rsidRDefault="00F37A4F" w:rsidP="006E3752">
      <w:pPr>
        <w:spacing w:line="460" w:lineRule="exact"/>
        <w:ind w:firstLineChars="200" w:firstLine="560"/>
        <w:textAlignment w:val="bottom"/>
        <w:rPr>
          <w:rFonts w:asciiTheme="minorEastAsia" w:eastAsiaTheme="minorEastAsia" w:hAnsiTheme="minorEastAsia"/>
          <w:szCs w:val="28"/>
        </w:rPr>
      </w:pPr>
    </w:p>
    <w:p w14:paraId="124ADA0E" w14:textId="5C0DB375" w:rsidR="001115EE" w:rsidRPr="001115EE" w:rsidRDefault="00F37A4F" w:rsidP="001115EE">
      <w:pPr>
        <w:tabs>
          <w:tab w:val="left" w:pos="470"/>
        </w:tabs>
        <w:rPr>
          <w:rFonts w:asciiTheme="minorEastAsia" w:eastAsiaTheme="minorEastAsia" w:hAnsiTheme="minorEastAsia"/>
          <w:szCs w:val="28"/>
        </w:rPr>
      </w:pPr>
      <w:r w:rsidRPr="007F708C">
        <w:rPr>
          <w:rFonts w:asciiTheme="minorEastAsia" w:eastAsiaTheme="minorEastAsia" w:hAnsiTheme="minorEastAsia"/>
          <w:szCs w:val="28"/>
        </w:rPr>
        <w:tab/>
      </w:r>
      <w:r w:rsidR="00EF59EF" w:rsidRPr="007F708C">
        <w:rPr>
          <w:rFonts w:asciiTheme="minorEastAsia" w:eastAsiaTheme="minorEastAsia" w:hAnsiTheme="minorEastAsia" w:hint="eastAsia"/>
          <w:szCs w:val="28"/>
        </w:rPr>
        <w:t>公开</w:t>
      </w:r>
      <w:r w:rsidR="001B4450">
        <w:rPr>
          <w:rFonts w:asciiTheme="minorEastAsia" w:eastAsiaTheme="minorEastAsia" w:hAnsiTheme="minorEastAsia" w:hint="eastAsia"/>
          <w:szCs w:val="28"/>
        </w:rPr>
        <w:t>模型</w:t>
      </w:r>
      <w:proofErr w:type="gramStart"/>
      <w:r w:rsidR="001B4450">
        <w:rPr>
          <w:rFonts w:asciiTheme="minorEastAsia" w:eastAsiaTheme="minorEastAsia" w:hAnsiTheme="minorEastAsia" w:hint="eastAsia"/>
          <w:szCs w:val="28"/>
        </w:rPr>
        <w:t>预训练</w:t>
      </w:r>
      <w:proofErr w:type="gramEnd"/>
      <w:r w:rsidR="001B4450">
        <w:rPr>
          <w:rFonts w:asciiTheme="minorEastAsia" w:eastAsiaTheme="minorEastAsia" w:hAnsiTheme="minorEastAsia" w:hint="eastAsia"/>
          <w:szCs w:val="28"/>
        </w:rPr>
        <w:t>方法</w:t>
      </w:r>
      <w:r w:rsidR="001115EE">
        <w:rPr>
          <w:rFonts w:asciiTheme="minorEastAsia" w:eastAsiaTheme="minorEastAsia" w:hAnsiTheme="minorEastAsia" w:hint="eastAsia"/>
          <w:szCs w:val="28"/>
        </w:rPr>
        <w:t>及系统。该方法包括：</w:t>
      </w:r>
      <w:r w:rsidR="001115EE" w:rsidRPr="001115EE">
        <w:rPr>
          <w:rFonts w:asciiTheme="minorEastAsia" w:eastAsiaTheme="minorEastAsia" w:hAnsiTheme="minorEastAsia" w:hint="eastAsia"/>
          <w:szCs w:val="28"/>
        </w:rPr>
        <w:t>获取多个无标签文本数据；</w:t>
      </w:r>
    </w:p>
    <w:p w14:paraId="00F0771B" w14:textId="1208E64F" w:rsidR="00F37A4F" w:rsidRPr="007F708C" w:rsidRDefault="001115EE" w:rsidP="00553E5A">
      <w:pPr>
        <w:tabs>
          <w:tab w:val="left" w:pos="470"/>
        </w:tabs>
        <w:rPr>
          <w:rFonts w:asciiTheme="minorEastAsia" w:eastAsiaTheme="minorEastAsia" w:hAnsiTheme="minorEastAsia"/>
          <w:szCs w:val="28"/>
        </w:rPr>
      </w:pPr>
      <w:r w:rsidRPr="001115EE">
        <w:rPr>
          <w:rFonts w:asciiTheme="minorEastAsia" w:eastAsiaTheme="minorEastAsia" w:hAnsiTheme="minorEastAsia" w:hint="eastAsia"/>
          <w:szCs w:val="28"/>
        </w:rPr>
        <w:t>对无标签文本数据中的至少一个领域无关的情感词和/或表情字符进行掩盖操作，并将无标签文本数据和掩盖操作之后的无标签文本数据作为训练样本；利用训练样本训练待训练的情感预测模型，其中，待训练的情感预测模型被配置为：针对训练样本中的被掩盖词进行</w:t>
      </w:r>
      <w:proofErr w:type="gramStart"/>
      <w:r w:rsidRPr="001115EE">
        <w:rPr>
          <w:rFonts w:asciiTheme="minorEastAsia" w:eastAsiaTheme="minorEastAsia" w:hAnsiTheme="minorEastAsia" w:hint="eastAsia"/>
          <w:szCs w:val="28"/>
        </w:rPr>
        <w:t>词预测</w:t>
      </w:r>
      <w:proofErr w:type="gramEnd"/>
      <w:r w:rsidRPr="001115EE">
        <w:rPr>
          <w:rFonts w:asciiTheme="minorEastAsia" w:eastAsiaTheme="minorEastAsia" w:hAnsiTheme="minorEastAsia" w:hint="eastAsia"/>
          <w:szCs w:val="28"/>
        </w:rPr>
        <w:t>及词情感预测，并根据</w:t>
      </w:r>
      <w:proofErr w:type="gramStart"/>
      <w:r w:rsidRPr="001115EE">
        <w:rPr>
          <w:rFonts w:asciiTheme="minorEastAsia" w:eastAsiaTheme="minorEastAsia" w:hAnsiTheme="minorEastAsia" w:hint="eastAsia"/>
          <w:szCs w:val="28"/>
        </w:rPr>
        <w:t>词预</w:t>
      </w:r>
      <w:proofErr w:type="gramEnd"/>
      <w:r w:rsidRPr="001115EE">
        <w:rPr>
          <w:rFonts w:asciiTheme="minorEastAsia" w:eastAsiaTheme="minorEastAsia" w:hAnsiTheme="minorEastAsia" w:hint="eastAsia"/>
          <w:szCs w:val="28"/>
        </w:rPr>
        <w:t>测结果、词情感预测结果以及无标签文本数据计算误差，并基于误差修正权重系数。</w:t>
      </w:r>
      <w:r w:rsidR="008E31DA">
        <w:rPr>
          <w:rFonts w:asciiTheme="minorEastAsia" w:eastAsiaTheme="minorEastAsia" w:hAnsiTheme="minorEastAsia" w:hint="eastAsia"/>
          <w:szCs w:val="28"/>
        </w:rPr>
        <w:t>该方法</w:t>
      </w:r>
      <w:r w:rsidR="00AE0F50" w:rsidRPr="00AE0F50">
        <w:rPr>
          <w:rFonts w:asciiTheme="minorEastAsia" w:eastAsiaTheme="minorEastAsia" w:hAnsiTheme="minorEastAsia" w:hint="eastAsia"/>
          <w:szCs w:val="28"/>
        </w:rPr>
        <w:t>基于大量领域无关的情感词和表情字符训练模型，使得训练好的模型能够适用于多个领域的情感预测，当将训练好的模型从</w:t>
      </w:r>
      <w:proofErr w:type="gramStart"/>
      <w:r w:rsidR="00AE0F50" w:rsidRPr="00AE0F50">
        <w:rPr>
          <w:rFonts w:asciiTheme="minorEastAsia" w:eastAsiaTheme="minorEastAsia" w:hAnsiTheme="minorEastAsia" w:hint="eastAsia"/>
          <w:szCs w:val="28"/>
        </w:rPr>
        <w:t>源领域</w:t>
      </w:r>
      <w:proofErr w:type="gramEnd"/>
      <w:r w:rsidR="00AE0F50" w:rsidRPr="00AE0F50">
        <w:rPr>
          <w:rFonts w:asciiTheme="minorEastAsia" w:eastAsiaTheme="minorEastAsia" w:hAnsiTheme="minorEastAsia" w:hint="eastAsia"/>
          <w:szCs w:val="28"/>
        </w:rPr>
        <w:t>迁移到目标领域时，权重系数无需调整或者调整很小。</w:t>
      </w:r>
    </w:p>
    <w:p w14:paraId="33031FBA" w14:textId="1E3D3F75" w:rsidR="001F4322" w:rsidRPr="007F708C" w:rsidRDefault="00F37A4F" w:rsidP="00F37A4F">
      <w:pPr>
        <w:tabs>
          <w:tab w:val="left" w:pos="1033"/>
        </w:tabs>
        <w:rPr>
          <w:rFonts w:asciiTheme="minorEastAsia" w:eastAsiaTheme="minorEastAsia" w:hAnsiTheme="minorEastAsia"/>
          <w:szCs w:val="28"/>
        </w:rPr>
        <w:sectPr w:rsidR="001F4322" w:rsidRPr="007F708C">
          <w:headerReference w:type="default" r:id="rId9"/>
          <w:footerReference w:type="default" r:id="rId10"/>
          <w:pgSz w:w="11906" w:h="16838"/>
          <w:pgMar w:top="1418" w:right="1418" w:bottom="1134" w:left="1797" w:header="1134" w:footer="1134" w:gutter="0"/>
          <w:pgNumType w:start="1"/>
          <w:cols w:space="425"/>
          <w:docGrid w:type="lines" w:linePitch="476"/>
        </w:sectPr>
      </w:pPr>
      <w:r w:rsidRPr="007F708C">
        <w:rPr>
          <w:rFonts w:asciiTheme="minorEastAsia" w:eastAsiaTheme="minorEastAsia" w:hAnsiTheme="minorEastAsia"/>
          <w:szCs w:val="28"/>
        </w:rPr>
        <w:tab/>
      </w:r>
    </w:p>
    <w:p w14:paraId="64EA09C5" w14:textId="2CFF2EB6" w:rsidR="00786613" w:rsidRPr="007F708C" w:rsidRDefault="00B143D3" w:rsidP="00786613">
      <w:pPr>
        <w:pBdr>
          <w:bottom w:val="single" w:sz="4" w:space="1" w:color="auto"/>
        </w:pBdr>
        <w:spacing w:line="460" w:lineRule="exact"/>
        <w:jc w:val="center"/>
        <w:rPr>
          <w:rFonts w:asciiTheme="minorEastAsia" w:eastAsiaTheme="minorEastAsia" w:hAnsiTheme="minorEastAsia"/>
          <w:b/>
          <w:szCs w:val="28"/>
        </w:rPr>
      </w:pPr>
      <w:r w:rsidRPr="007F708C">
        <w:rPr>
          <w:rFonts w:asciiTheme="minorEastAsia" w:eastAsiaTheme="minorEastAsia" w:hAnsiTheme="minorEastAsia" w:hint="eastAsia"/>
          <w:b/>
          <w:szCs w:val="28"/>
        </w:rPr>
        <w:lastRenderedPageBreak/>
        <w:t>摘要附图</w:t>
      </w:r>
    </w:p>
    <w:p w14:paraId="0185B99D" w14:textId="3D87FACF" w:rsidR="00786613" w:rsidRPr="007F708C" w:rsidRDefault="00786613" w:rsidP="00121AAF">
      <w:pPr>
        <w:numPr>
          <w:ilvl w:val="255"/>
          <w:numId w:val="0"/>
        </w:numPr>
        <w:autoSpaceDE w:val="0"/>
        <w:autoSpaceDN w:val="0"/>
        <w:spacing w:line="460" w:lineRule="atLeast"/>
        <w:ind w:firstLineChars="200" w:firstLine="560"/>
        <w:jc w:val="left"/>
        <w:textAlignment w:val="bottom"/>
        <w:outlineLvl w:val="0"/>
        <w:rPr>
          <w:rFonts w:asciiTheme="minorEastAsia" w:eastAsiaTheme="minorEastAsia" w:hAnsiTheme="minorEastAsia"/>
          <w:szCs w:val="28"/>
        </w:rPr>
      </w:pPr>
    </w:p>
    <w:p w14:paraId="0849E57A" w14:textId="16C3ECD5" w:rsidR="002E63CC" w:rsidRPr="007F708C" w:rsidRDefault="007D7451" w:rsidP="00BA15FF">
      <w:pPr>
        <w:autoSpaceDE w:val="0"/>
        <w:autoSpaceDN w:val="0"/>
        <w:spacing w:line="460" w:lineRule="atLeast"/>
        <w:ind w:firstLine="601"/>
        <w:textAlignment w:val="bottom"/>
        <w:outlineLvl w:val="0"/>
        <w:rPr>
          <w:rFonts w:asciiTheme="minorEastAsia" w:eastAsiaTheme="minorEastAsia" w:hAnsiTheme="minorEastAsia"/>
          <w:szCs w:val="28"/>
        </w:rPr>
      </w:pPr>
      <w:r w:rsidRPr="007F708C">
        <w:rPr>
          <w:rFonts w:asciiTheme="minorEastAsia" w:eastAsiaTheme="minorEastAsia" w:hAnsiTheme="minorEastAsia"/>
          <w:szCs w:val="28"/>
        </w:rPr>
        <w:object w:dxaOrig="8341" w:dyaOrig="4230" w14:anchorId="5E62FE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6.5pt;height:211.5pt" o:ole="">
            <v:imagedata r:id="rId11" o:title=""/>
          </v:shape>
          <o:OLEObject Type="Embed" ProgID="Visio.DrawingMacroEnabled.15" ShapeID="_x0000_i1025" DrawAspect="Content" ObjectID="_1656945178" r:id="rId12"/>
        </w:object>
      </w:r>
    </w:p>
    <w:p w14:paraId="40E6D4D9" w14:textId="4994A945" w:rsidR="008306C9" w:rsidRPr="007F708C" w:rsidRDefault="008306C9" w:rsidP="00272613">
      <w:pPr>
        <w:autoSpaceDE w:val="0"/>
        <w:autoSpaceDN w:val="0"/>
        <w:spacing w:line="460" w:lineRule="atLeast"/>
        <w:ind w:firstLine="601"/>
        <w:jc w:val="center"/>
        <w:textAlignment w:val="bottom"/>
        <w:outlineLvl w:val="0"/>
        <w:rPr>
          <w:rFonts w:asciiTheme="minorEastAsia" w:eastAsiaTheme="minorEastAsia" w:hAnsiTheme="minorEastAsia"/>
          <w:szCs w:val="28"/>
        </w:rPr>
      </w:pPr>
      <w:r w:rsidRPr="007F708C">
        <w:rPr>
          <w:rFonts w:asciiTheme="minorEastAsia" w:eastAsiaTheme="minorEastAsia" w:hAnsiTheme="minorEastAsia"/>
          <w:szCs w:val="28"/>
        </w:rPr>
        <w:br w:type="page"/>
      </w:r>
    </w:p>
    <w:p w14:paraId="672EA02B" w14:textId="77777777" w:rsidR="00090539" w:rsidRPr="007F708C" w:rsidRDefault="00090539" w:rsidP="00272613">
      <w:pPr>
        <w:autoSpaceDE w:val="0"/>
        <w:autoSpaceDN w:val="0"/>
        <w:spacing w:line="460" w:lineRule="atLeast"/>
        <w:ind w:firstLine="601"/>
        <w:jc w:val="center"/>
        <w:textAlignment w:val="bottom"/>
        <w:outlineLvl w:val="0"/>
        <w:rPr>
          <w:rFonts w:asciiTheme="minorEastAsia" w:eastAsiaTheme="minorEastAsia" w:hAnsiTheme="minorEastAsia"/>
          <w:szCs w:val="28"/>
        </w:rPr>
        <w:sectPr w:rsidR="00090539" w:rsidRPr="007F708C">
          <w:pgSz w:w="11906" w:h="16838"/>
          <w:pgMar w:top="1418" w:right="1418" w:bottom="1134" w:left="1797" w:header="1134" w:footer="1134" w:gutter="0"/>
          <w:pgNumType w:start="1"/>
          <w:cols w:space="425"/>
          <w:docGrid w:type="lines" w:linePitch="476"/>
        </w:sectPr>
      </w:pPr>
    </w:p>
    <w:p w14:paraId="0784CD32" w14:textId="014B4D73" w:rsidR="00CB2174" w:rsidRPr="007F708C" w:rsidRDefault="00CB2174" w:rsidP="00272613">
      <w:pPr>
        <w:autoSpaceDE w:val="0"/>
        <w:autoSpaceDN w:val="0"/>
        <w:spacing w:line="460" w:lineRule="atLeast"/>
        <w:ind w:firstLine="601"/>
        <w:jc w:val="center"/>
        <w:textAlignment w:val="bottom"/>
        <w:outlineLvl w:val="0"/>
        <w:rPr>
          <w:rFonts w:asciiTheme="minorEastAsia" w:eastAsiaTheme="minorEastAsia" w:hAnsiTheme="minorEastAsia"/>
          <w:szCs w:val="28"/>
        </w:rPr>
        <w:sectPr w:rsidR="00CB2174" w:rsidRPr="007F708C">
          <w:pgSz w:w="11906" w:h="16838"/>
          <w:pgMar w:top="1418" w:right="1418" w:bottom="1134" w:left="1797" w:header="1134" w:footer="1134" w:gutter="0"/>
          <w:pgNumType w:start="1"/>
          <w:cols w:space="425"/>
          <w:docGrid w:type="lines" w:linePitch="476"/>
        </w:sectPr>
      </w:pPr>
    </w:p>
    <w:p w14:paraId="2097FA1B" w14:textId="31A202CD" w:rsidR="00404412" w:rsidRPr="007F708C" w:rsidRDefault="00795F73" w:rsidP="00BA3045">
      <w:pPr>
        <w:pBdr>
          <w:bottom w:val="single" w:sz="4" w:space="1" w:color="auto"/>
        </w:pBdr>
        <w:spacing w:line="460" w:lineRule="exact"/>
        <w:jc w:val="center"/>
        <w:rPr>
          <w:rFonts w:asciiTheme="minorEastAsia" w:eastAsiaTheme="minorEastAsia" w:hAnsiTheme="minorEastAsia"/>
          <w:b/>
          <w:szCs w:val="28"/>
        </w:rPr>
      </w:pPr>
      <w:r w:rsidRPr="007F708C">
        <w:rPr>
          <w:rFonts w:asciiTheme="minorEastAsia" w:eastAsiaTheme="minorEastAsia" w:hAnsiTheme="minorEastAsia" w:hint="eastAsia"/>
          <w:b/>
          <w:szCs w:val="28"/>
        </w:rPr>
        <w:lastRenderedPageBreak/>
        <w:t>权利要求书</w:t>
      </w:r>
    </w:p>
    <w:p w14:paraId="0E3374B6" w14:textId="77777777" w:rsidR="000A5C88" w:rsidRPr="007F708C" w:rsidRDefault="00FC4837" w:rsidP="000A5C88">
      <w:pPr>
        <w:spacing w:line="460" w:lineRule="exact"/>
        <w:ind w:firstLineChars="200" w:firstLine="560"/>
        <w:textAlignment w:val="bottom"/>
        <w:rPr>
          <w:rFonts w:asciiTheme="minorEastAsia" w:eastAsiaTheme="minorEastAsia" w:hAnsiTheme="minorEastAsia"/>
          <w:szCs w:val="28"/>
        </w:rPr>
      </w:pPr>
      <w:r w:rsidRPr="007F708C">
        <w:rPr>
          <w:rFonts w:asciiTheme="minorEastAsia" w:eastAsiaTheme="minorEastAsia" w:hAnsiTheme="minorEastAsia"/>
          <w:szCs w:val="28"/>
        </w:rPr>
        <w:t xml:space="preserve"> </w:t>
      </w:r>
    </w:p>
    <w:p w14:paraId="5766BBDA" w14:textId="554A67AC" w:rsidR="00FD6BBA" w:rsidRPr="007F708C" w:rsidRDefault="005D3D01" w:rsidP="000A5C88">
      <w:pPr>
        <w:spacing w:line="460" w:lineRule="exact"/>
        <w:ind w:firstLineChars="200" w:firstLine="560"/>
        <w:textAlignment w:val="bottom"/>
        <w:rPr>
          <w:rFonts w:asciiTheme="minorEastAsia" w:eastAsiaTheme="minorEastAsia" w:hAnsiTheme="minorEastAsia"/>
          <w:szCs w:val="28"/>
        </w:rPr>
      </w:pPr>
      <w:r w:rsidRPr="007F708C">
        <w:rPr>
          <w:rFonts w:asciiTheme="minorEastAsia" w:eastAsiaTheme="minorEastAsia" w:hAnsiTheme="minorEastAsia" w:hint="eastAsia"/>
          <w:szCs w:val="28"/>
        </w:rPr>
        <w:t>1、一种</w:t>
      </w:r>
      <w:r w:rsidR="001B4450">
        <w:rPr>
          <w:rFonts w:asciiTheme="minorEastAsia" w:eastAsiaTheme="minorEastAsia" w:hAnsiTheme="minorEastAsia" w:hint="eastAsia"/>
          <w:szCs w:val="28"/>
        </w:rPr>
        <w:t>模型</w:t>
      </w:r>
      <w:proofErr w:type="gramStart"/>
      <w:r w:rsidR="001B4450">
        <w:rPr>
          <w:rFonts w:asciiTheme="minorEastAsia" w:eastAsiaTheme="minorEastAsia" w:hAnsiTheme="minorEastAsia" w:hint="eastAsia"/>
          <w:szCs w:val="28"/>
        </w:rPr>
        <w:t>预训练</w:t>
      </w:r>
      <w:proofErr w:type="gramEnd"/>
      <w:r w:rsidR="001B4450">
        <w:rPr>
          <w:rFonts w:asciiTheme="minorEastAsia" w:eastAsiaTheme="minorEastAsia" w:hAnsiTheme="minorEastAsia" w:hint="eastAsia"/>
          <w:szCs w:val="28"/>
        </w:rPr>
        <w:t>方法</w:t>
      </w:r>
      <w:r w:rsidRPr="007F708C">
        <w:rPr>
          <w:rFonts w:asciiTheme="minorEastAsia" w:eastAsiaTheme="minorEastAsia" w:hAnsiTheme="minorEastAsia" w:hint="eastAsia"/>
          <w:szCs w:val="28"/>
        </w:rPr>
        <w:t>，包括：</w:t>
      </w:r>
    </w:p>
    <w:p w14:paraId="7413C7B5" w14:textId="4C88AD33" w:rsidR="00E712E5" w:rsidRPr="007F708C" w:rsidRDefault="00FD6BBA" w:rsidP="00E712E5">
      <w:pPr>
        <w:spacing w:line="460" w:lineRule="exact"/>
        <w:ind w:firstLineChars="200" w:firstLine="560"/>
        <w:textAlignment w:val="bottom"/>
        <w:rPr>
          <w:rFonts w:asciiTheme="minorEastAsia" w:eastAsiaTheme="minorEastAsia" w:hAnsiTheme="minorEastAsia"/>
          <w:szCs w:val="28"/>
        </w:rPr>
      </w:pPr>
      <w:r w:rsidRPr="007F708C">
        <w:rPr>
          <w:rFonts w:asciiTheme="minorEastAsia" w:eastAsiaTheme="minorEastAsia" w:hAnsiTheme="minorEastAsia" w:hint="eastAsia"/>
          <w:szCs w:val="28"/>
        </w:rPr>
        <w:t>获取</w:t>
      </w:r>
      <w:r w:rsidR="00414BFC" w:rsidRPr="007F708C">
        <w:rPr>
          <w:rFonts w:asciiTheme="minorEastAsia" w:eastAsiaTheme="minorEastAsia" w:hAnsiTheme="minorEastAsia" w:hint="eastAsia"/>
          <w:szCs w:val="28"/>
        </w:rPr>
        <w:t>多个</w:t>
      </w:r>
      <w:r w:rsidR="00226F1E" w:rsidRPr="007F708C">
        <w:rPr>
          <w:rFonts w:asciiTheme="minorEastAsia" w:eastAsiaTheme="minorEastAsia" w:hAnsiTheme="minorEastAsia" w:hint="eastAsia"/>
          <w:szCs w:val="28"/>
        </w:rPr>
        <w:t>无标签文本数据</w:t>
      </w:r>
      <w:r w:rsidR="00E712E5" w:rsidRPr="007F708C">
        <w:rPr>
          <w:rFonts w:asciiTheme="minorEastAsia" w:eastAsiaTheme="minorEastAsia" w:hAnsiTheme="minorEastAsia" w:hint="eastAsia"/>
          <w:szCs w:val="28"/>
        </w:rPr>
        <w:t>；</w:t>
      </w:r>
    </w:p>
    <w:p w14:paraId="36D5FFDE" w14:textId="1D13AAB1" w:rsidR="00E23BBA" w:rsidRPr="007F708C" w:rsidRDefault="00E23BBA" w:rsidP="0079533A">
      <w:pPr>
        <w:spacing w:line="460" w:lineRule="exact"/>
        <w:ind w:firstLineChars="200" w:firstLine="560"/>
        <w:textAlignment w:val="bottom"/>
        <w:rPr>
          <w:rFonts w:asciiTheme="minorEastAsia" w:eastAsiaTheme="minorEastAsia" w:hAnsiTheme="minorEastAsia"/>
          <w:szCs w:val="28"/>
        </w:rPr>
      </w:pPr>
      <w:r w:rsidRPr="007F708C">
        <w:rPr>
          <w:rFonts w:asciiTheme="minorEastAsia" w:eastAsiaTheme="minorEastAsia" w:hAnsiTheme="minorEastAsia" w:hint="eastAsia"/>
          <w:szCs w:val="28"/>
        </w:rPr>
        <w:t>对</w:t>
      </w:r>
      <w:r w:rsidR="002E7C51" w:rsidRPr="007F708C">
        <w:rPr>
          <w:rFonts w:asciiTheme="minorEastAsia" w:eastAsiaTheme="minorEastAsia" w:hAnsiTheme="minorEastAsia" w:hint="eastAsia"/>
          <w:szCs w:val="28"/>
        </w:rPr>
        <w:t>所述</w:t>
      </w:r>
      <w:r w:rsidR="00226F1E" w:rsidRPr="007F708C">
        <w:rPr>
          <w:rFonts w:asciiTheme="minorEastAsia" w:eastAsiaTheme="minorEastAsia" w:hAnsiTheme="minorEastAsia" w:hint="eastAsia"/>
          <w:szCs w:val="28"/>
        </w:rPr>
        <w:t>无标签文本数据</w:t>
      </w:r>
      <w:r w:rsidRPr="007F708C">
        <w:rPr>
          <w:rFonts w:asciiTheme="minorEastAsia" w:eastAsiaTheme="minorEastAsia" w:hAnsiTheme="minorEastAsia" w:hint="eastAsia"/>
          <w:szCs w:val="28"/>
        </w:rPr>
        <w:t>中的</w:t>
      </w:r>
      <w:r w:rsidR="00414BFC" w:rsidRPr="007F708C">
        <w:rPr>
          <w:rFonts w:asciiTheme="minorEastAsia" w:eastAsiaTheme="minorEastAsia" w:hAnsiTheme="minorEastAsia" w:hint="eastAsia"/>
          <w:szCs w:val="28"/>
        </w:rPr>
        <w:t>至少一个</w:t>
      </w:r>
      <w:r w:rsidR="007D7451" w:rsidRPr="007F708C">
        <w:rPr>
          <w:rFonts w:asciiTheme="minorEastAsia" w:eastAsiaTheme="minorEastAsia" w:hAnsiTheme="minorEastAsia" w:hint="eastAsia"/>
          <w:szCs w:val="28"/>
        </w:rPr>
        <w:t>领域无关的情感词</w:t>
      </w:r>
      <w:r w:rsidR="00E81262" w:rsidRPr="007F708C">
        <w:rPr>
          <w:rFonts w:asciiTheme="minorEastAsia" w:eastAsiaTheme="minorEastAsia" w:hAnsiTheme="minorEastAsia" w:hint="eastAsia"/>
          <w:szCs w:val="28"/>
        </w:rPr>
        <w:t>和</w:t>
      </w:r>
      <w:r w:rsidR="00F53EE7" w:rsidRPr="007F708C">
        <w:rPr>
          <w:rFonts w:asciiTheme="minorEastAsia" w:eastAsiaTheme="minorEastAsia" w:hAnsiTheme="minorEastAsia" w:hint="eastAsia"/>
          <w:szCs w:val="28"/>
        </w:rPr>
        <w:t>/或</w:t>
      </w:r>
      <w:r w:rsidR="00E81262" w:rsidRPr="007F708C">
        <w:rPr>
          <w:rFonts w:asciiTheme="minorEastAsia" w:eastAsiaTheme="minorEastAsia" w:hAnsiTheme="minorEastAsia" w:hint="eastAsia"/>
          <w:szCs w:val="28"/>
        </w:rPr>
        <w:t>表情字符</w:t>
      </w:r>
      <w:r w:rsidR="00E712E5" w:rsidRPr="007F708C">
        <w:rPr>
          <w:rFonts w:asciiTheme="minorEastAsia" w:eastAsiaTheme="minorEastAsia" w:hAnsiTheme="minorEastAsia" w:hint="eastAsia"/>
          <w:szCs w:val="28"/>
        </w:rPr>
        <w:t>进行掩盖操作</w:t>
      </w:r>
      <w:r w:rsidR="00674C80" w:rsidRPr="007F708C">
        <w:rPr>
          <w:rFonts w:asciiTheme="minorEastAsia" w:eastAsiaTheme="minorEastAsia" w:hAnsiTheme="minorEastAsia" w:hint="eastAsia"/>
          <w:szCs w:val="28"/>
        </w:rPr>
        <w:t>，并</w:t>
      </w:r>
      <w:r w:rsidR="005D1E5E" w:rsidRPr="007F708C">
        <w:rPr>
          <w:rFonts w:asciiTheme="minorEastAsia" w:eastAsiaTheme="minorEastAsia" w:hAnsiTheme="minorEastAsia" w:hint="eastAsia"/>
          <w:szCs w:val="28"/>
        </w:rPr>
        <w:t>将</w:t>
      </w:r>
      <w:r w:rsidR="0065373E" w:rsidRPr="007F708C">
        <w:rPr>
          <w:rFonts w:asciiTheme="minorEastAsia" w:eastAsiaTheme="minorEastAsia" w:hAnsiTheme="minorEastAsia" w:hint="eastAsia"/>
          <w:szCs w:val="28"/>
        </w:rPr>
        <w:t>所述</w:t>
      </w:r>
      <w:r w:rsidR="005D1E5E" w:rsidRPr="007F708C">
        <w:rPr>
          <w:rFonts w:asciiTheme="minorEastAsia" w:eastAsiaTheme="minorEastAsia" w:hAnsiTheme="minorEastAsia" w:hint="eastAsia"/>
          <w:szCs w:val="28"/>
        </w:rPr>
        <w:t>无标签文本数据和</w:t>
      </w:r>
      <w:r w:rsidR="009773DE" w:rsidRPr="007F708C">
        <w:rPr>
          <w:rFonts w:asciiTheme="minorEastAsia" w:eastAsiaTheme="minorEastAsia" w:hAnsiTheme="minorEastAsia" w:hint="eastAsia"/>
          <w:szCs w:val="28"/>
        </w:rPr>
        <w:t>掩盖操作之后的</w:t>
      </w:r>
      <w:r w:rsidR="00226F1E" w:rsidRPr="007F708C">
        <w:rPr>
          <w:rFonts w:asciiTheme="minorEastAsia" w:eastAsiaTheme="minorEastAsia" w:hAnsiTheme="minorEastAsia" w:hint="eastAsia"/>
          <w:szCs w:val="28"/>
        </w:rPr>
        <w:t>无标签文本数据</w:t>
      </w:r>
      <w:r w:rsidR="00A976EE" w:rsidRPr="007F708C">
        <w:rPr>
          <w:rFonts w:asciiTheme="minorEastAsia" w:eastAsiaTheme="minorEastAsia" w:hAnsiTheme="minorEastAsia" w:hint="eastAsia"/>
          <w:szCs w:val="28"/>
        </w:rPr>
        <w:t>作为训练样本</w:t>
      </w:r>
      <w:r w:rsidR="005C1703" w:rsidRPr="007F708C">
        <w:rPr>
          <w:rFonts w:asciiTheme="minorEastAsia" w:eastAsiaTheme="minorEastAsia" w:hAnsiTheme="minorEastAsia" w:hint="eastAsia"/>
          <w:szCs w:val="28"/>
        </w:rPr>
        <w:t>；</w:t>
      </w:r>
    </w:p>
    <w:p w14:paraId="421A435A" w14:textId="2295C2AD" w:rsidR="00587DC5" w:rsidRPr="007F708C" w:rsidRDefault="00D576B8" w:rsidP="00A976EE">
      <w:pPr>
        <w:spacing w:line="460" w:lineRule="exact"/>
        <w:ind w:firstLineChars="200" w:firstLine="560"/>
        <w:textAlignment w:val="bottom"/>
        <w:rPr>
          <w:rFonts w:asciiTheme="minorEastAsia" w:eastAsiaTheme="minorEastAsia" w:hAnsiTheme="minorEastAsia"/>
          <w:szCs w:val="28"/>
        </w:rPr>
      </w:pPr>
      <w:r w:rsidRPr="007F708C">
        <w:rPr>
          <w:rFonts w:asciiTheme="minorEastAsia" w:eastAsiaTheme="minorEastAsia" w:hAnsiTheme="minorEastAsia" w:hint="eastAsia"/>
          <w:szCs w:val="28"/>
        </w:rPr>
        <w:t>利用</w:t>
      </w:r>
      <w:r w:rsidR="0079283E" w:rsidRPr="007F708C">
        <w:rPr>
          <w:rFonts w:asciiTheme="minorEastAsia" w:eastAsiaTheme="minorEastAsia" w:hAnsiTheme="minorEastAsia" w:hint="eastAsia"/>
          <w:szCs w:val="28"/>
        </w:rPr>
        <w:t>所述</w:t>
      </w:r>
      <w:r w:rsidR="00A976EE" w:rsidRPr="007F708C">
        <w:rPr>
          <w:rFonts w:asciiTheme="minorEastAsia" w:eastAsiaTheme="minorEastAsia" w:hAnsiTheme="minorEastAsia" w:hint="eastAsia"/>
          <w:szCs w:val="28"/>
        </w:rPr>
        <w:t>训练样本训练</w:t>
      </w:r>
      <w:r w:rsidRPr="007F708C">
        <w:rPr>
          <w:rFonts w:asciiTheme="minorEastAsia" w:eastAsiaTheme="minorEastAsia" w:hAnsiTheme="minorEastAsia" w:hint="eastAsia"/>
          <w:szCs w:val="28"/>
        </w:rPr>
        <w:t>所述</w:t>
      </w:r>
      <w:r w:rsidR="00CE6403" w:rsidRPr="007F708C">
        <w:rPr>
          <w:rFonts w:asciiTheme="minorEastAsia" w:eastAsiaTheme="minorEastAsia" w:hAnsiTheme="minorEastAsia" w:hint="eastAsia"/>
          <w:szCs w:val="28"/>
        </w:rPr>
        <w:t>待训练的情感预测模型</w:t>
      </w:r>
      <w:r w:rsidR="00587DC5" w:rsidRPr="007F708C">
        <w:rPr>
          <w:rFonts w:asciiTheme="minorEastAsia" w:eastAsiaTheme="minorEastAsia" w:hAnsiTheme="minorEastAsia" w:hint="eastAsia"/>
          <w:szCs w:val="28"/>
        </w:rPr>
        <w:t>，</w:t>
      </w:r>
      <w:r w:rsidR="005D1E5E" w:rsidRPr="007F708C">
        <w:rPr>
          <w:rFonts w:asciiTheme="minorEastAsia" w:eastAsiaTheme="minorEastAsia" w:hAnsiTheme="minorEastAsia" w:hint="eastAsia"/>
          <w:szCs w:val="28"/>
        </w:rPr>
        <w:t>其中，</w:t>
      </w:r>
      <w:r w:rsidRPr="007F708C">
        <w:rPr>
          <w:rFonts w:asciiTheme="minorEastAsia" w:eastAsiaTheme="minorEastAsia" w:hAnsiTheme="minorEastAsia" w:hint="eastAsia"/>
          <w:szCs w:val="28"/>
        </w:rPr>
        <w:t>所述</w:t>
      </w:r>
      <w:r w:rsidR="005D1E5E" w:rsidRPr="007F708C">
        <w:rPr>
          <w:rFonts w:asciiTheme="minorEastAsia" w:eastAsiaTheme="minorEastAsia" w:hAnsiTheme="minorEastAsia" w:hint="eastAsia"/>
          <w:szCs w:val="28"/>
        </w:rPr>
        <w:t>待训练的</w:t>
      </w:r>
      <w:r w:rsidRPr="007F708C">
        <w:rPr>
          <w:rFonts w:asciiTheme="minorEastAsia" w:eastAsiaTheme="minorEastAsia" w:hAnsiTheme="minorEastAsia" w:hint="eastAsia"/>
          <w:szCs w:val="28"/>
        </w:rPr>
        <w:t>情感预测模型</w:t>
      </w:r>
      <w:r w:rsidR="002D31C5" w:rsidRPr="007F708C">
        <w:rPr>
          <w:rFonts w:asciiTheme="minorEastAsia" w:eastAsiaTheme="minorEastAsia" w:hAnsiTheme="minorEastAsia" w:hint="eastAsia"/>
          <w:szCs w:val="28"/>
        </w:rPr>
        <w:t>被配置为</w:t>
      </w:r>
      <w:r w:rsidR="00FB2C45" w:rsidRPr="007F708C">
        <w:rPr>
          <w:rFonts w:asciiTheme="minorEastAsia" w:eastAsiaTheme="minorEastAsia" w:hAnsiTheme="minorEastAsia" w:hint="eastAsia"/>
          <w:szCs w:val="28"/>
        </w:rPr>
        <w:t>：</w:t>
      </w:r>
      <w:r w:rsidRPr="007F708C">
        <w:rPr>
          <w:rFonts w:asciiTheme="minorEastAsia" w:eastAsiaTheme="minorEastAsia" w:hAnsiTheme="minorEastAsia" w:hint="eastAsia"/>
          <w:szCs w:val="28"/>
        </w:rPr>
        <w:t>针对所述训练样本中的被掩盖词</w:t>
      </w:r>
      <w:r w:rsidR="006319A5">
        <w:rPr>
          <w:rFonts w:asciiTheme="minorEastAsia" w:eastAsiaTheme="minorEastAsia" w:hAnsiTheme="minorEastAsia" w:hint="eastAsia"/>
          <w:szCs w:val="28"/>
        </w:rPr>
        <w:t>进行</w:t>
      </w:r>
      <w:proofErr w:type="gramStart"/>
      <w:r w:rsidRPr="007F708C">
        <w:rPr>
          <w:rFonts w:asciiTheme="minorEastAsia" w:eastAsiaTheme="minorEastAsia" w:hAnsiTheme="minorEastAsia" w:hint="eastAsia"/>
          <w:szCs w:val="28"/>
        </w:rPr>
        <w:t>词预测</w:t>
      </w:r>
      <w:proofErr w:type="gramEnd"/>
      <w:r w:rsidRPr="007F708C">
        <w:rPr>
          <w:rFonts w:asciiTheme="minorEastAsia" w:eastAsiaTheme="minorEastAsia" w:hAnsiTheme="minorEastAsia" w:hint="eastAsia"/>
          <w:szCs w:val="28"/>
        </w:rPr>
        <w:t>及词情感预测，并</w:t>
      </w:r>
      <w:r w:rsidR="005411BE" w:rsidRPr="007F708C">
        <w:rPr>
          <w:rFonts w:asciiTheme="minorEastAsia" w:eastAsiaTheme="minorEastAsia" w:hAnsiTheme="minorEastAsia" w:hint="eastAsia"/>
          <w:szCs w:val="28"/>
        </w:rPr>
        <w:t>根据</w:t>
      </w:r>
      <w:proofErr w:type="gramStart"/>
      <w:r w:rsidR="005411BE" w:rsidRPr="007F708C">
        <w:rPr>
          <w:rFonts w:asciiTheme="minorEastAsia" w:eastAsiaTheme="minorEastAsia" w:hAnsiTheme="minorEastAsia" w:hint="eastAsia"/>
          <w:szCs w:val="28"/>
        </w:rPr>
        <w:t>词预</w:t>
      </w:r>
      <w:proofErr w:type="gramEnd"/>
      <w:r w:rsidR="005411BE" w:rsidRPr="007F708C">
        <w:rPr>
          <w:rFonts w:asciiTheme="minorEastAsia" w:eastAsiaTheme="minorEastAsia" w:hAnsiTheme="minorEastAsia" w:hint="eastAsia"/>
          <w:szCs w:val="28"/>
        </w:rPr>
        <w:t>测</w:t>
      </w:r>
      <w:r w:rsidR="006319A5">
        <w:rPr>
          <w:rFonts w:asciiTheme="minorEastAsia" w:eastAsiaTheme="minorEastAsia" w:hAnsiTheme="minorEastAsia" w:hint="eastAsia"/>
          <w:szCs w:val="28"/>
        </w:rPr>
        <w:t>结果、</w:t>
      </w:r>
      <w:r w:rsidR="005411BE" w:rsidRPr="007F708C">
        <w:rPr>
          <w:rFonts w:asciiTheme="minorEastAsia" w:eastAsiaTheme="minorEastAsia" w:hAnsiTheme="minorEastAsia" w:hint="eastAsia"/>
          <w:szCs w:val="28"/>
        </w:rPr>
        <w:t>词情感预测</w:t>
      </w:r>
      <w:r w:rsidR="006319A5">
        <w:rPr>
          <w:rFonts w:asciiTheme="minorEastAsia" w:eastAsiaTheme="minorEastAsia" w:hAnsiTheme="minorEastAsia" w:hint="eastAsia"/>
          <w:szCs w:val="28"/>
        </w:rPr>
        <w:t>结果</w:t>
      </w:r>
      <w:r w:rsidR="002D31C5" w:rsidRPr="007F708C">
        <w:rPr>
          <w:rFonts w:asciiTheme="minorEastAsia" w:eastAsiaTheme="minorEastAsia" w:hAnsiTheme="minorEastAsia" w:hint="eastAsia"/>
          <w:szCs w:val="28"/>
        </w:rPr>
        <w:t>以及所述无标签文本数据计算误差，并基于</w:t>
      </w:r>
      <w:r w:rsidR="005D1E5E" w:rsidRPr="007F708C">
        <w:rPr>
          <w:rFonts w:asciiTheme="minorEastAsia" w:eastAsiaTheme="minorEastAsia" w:hAnsiTheme="minorEastAsia" w:hint="eastAsia"/>
          <w:szCs w:val="28"/>
        </w:rPr>
        <w:t>误差修正权重系数</w:t>
      </w:r>
      <w:r w:rsidRPr="007F708C">
        <w:rPr>
          <w:rFonts w:asciiTheme="minorEastAsia" w:eastAsiaTheme="minorEastAsia" w:hAnsiTheme="minorEastAsia" w:hint="eastAsia"/>
          <w:szCs w:val="28"/>
        </w:rPr>
        <w:t>。</w:t>
      </w:r>
    </w:p>
    <w:p w14:paraId="381A2025" w14:textId="7523009E" w:rsidR="0079283E" w:rsidRPr="007F708C" w:rsidRDefault="0079283E" w:rsidP="0079283E">
      <w:pPr>
        <w:spacing w:line="460" w:lineRule="exact"/>
        <w:ind w:firstLineChars="200" w:firstLine="560"/>
        <w:textAlignment w:val="bottom"/>
        <w:rPr>
          <w:rFonts w:asciiTheme="minorEastAsia" w:eastAsiaTheme="minorEastAsia" w:hAnsiTheme="minorEastAsia"/>
          <w:szCs w:val="28"/>
        </w:rPr>
      </w:pPr>
      <w:r w:rsidRPr="007F708C">
        <w:rPr>
          <w:rFonts w:asciiTheme="minorEastAsia" w:eastAsiaTheme="minorEastAsia" w:hAnsiTheme="minorEastAsia" w:hint="eastAsia"/>
          <w:szCs w:val="28"/>
        </w:rPr>
        <w:t>2、根据权利要求1</w:t>
      </w:r>
      <w:r w:rsidR="002B129C" w:rsidRPr="007F708C">
        <w:rPr>
          <w:rFonts w:asciiTheme="minorEastAsia" w:eastAsiaTheme="minorEastAsia" w:hAnsiTheme="minorEastAsia" w:hint="eastAsia"/>
          <w:szCs w:val="28"/>
        </w:rPr>
        <w:t>所述的</w:t>
      </w:r>
      <w:r w:rsidR="001B4450">
        <w:rPr>
          <w:rFonts w:asciiTheme="minorEastAsia" w:eastAsiaTheme="minorEastAsia" w:hAnsiTheme="minorEastAsia" w:hint="eastAsia"/>
          <w:szCs w:val="28"/>
        </w:rPr>
        <w:t>模型</w:t>
      </w:r>
      <w:proofErr w:type="gramStart"/>
      <w:r w:rsidR="001B4450">
        <w:rPr>
          <w:rFonts w:asciiTheme="minorEastAsia" w:eastAsiaTheme="minorEastAsia" w:hAnsiTheme="minorEastAsia" w:hint="eastAsia"/>
          <w:szCs w:val="28"/>
        </w:rPr>
        <w:t>预训练</w:t>
      </w:r>
      <w:proofErr w:type="gramEnd"/>
      <w:r w:rsidR="001B4450">
        <w:rPr>
          <w:rFonts w:asciiTheme="minorEastAsia" w:eastAsiaTheme="minorEastAsia" w:hAnsiTheme="minorEastAsia" w:hint="eastAsia"/>
          <w:szCs w:val="28"/>
        </w:rPr>
        <w:t>方法</w:t>
      </w:r>
      <w:r w:rsidR="002B129C" w:rsidRPr="007F708C">
        <w:rPr>
          <w:rFonts w:asciiTheme="minorEastAsia" w:eastAsiaTheme="minorEastAsia" w:hAnsiTheme="minorEastAsia" w:hint="eastAsia"/>
          <w:szCs w:val="28"/>
        </w:rPr>
        <w:t>，其中，所述掩盖操作</w:t>
      </w:r>
      <w:r w:rsidRPr="007F708C">
        <w:rPr>
          <w:rFonts w:asciiTheme="minorEastAsia" w:eastAsiaTheme="minorEastAsia" w:hAnsiTheme="minorEastAsia" w:hint="eastAsia"/>
          <w:szCs w:val="28"/>
        </w:rPr>
        <w:t>为随机的掩盖操作，</w:t>
      </w:r>
      <w:r w:rsidR="00452FD0" w:rsidRPr="007F708C">
        <w:rPr>
          <w:rFonts w:asciiTheme="minorEastAsia" w:eastAsiaTheme="minorEastAsia" w:hAnsiTheme="minorEastAsia" w:hint="eastAsia"/>
          <w:szCs w:val="28"/>
        </w:rPr>
        <w:t>但</w:t>
      </w:r>
      <w:r w:rsidRPr="007F708C">
        <w:rPr>
          <w:rFonts w:asciiTheme="minorEastAsia" w:eastAsiaTheme="minorEastAsia" w:hAnsiTheme="minorEastAsia" w:hint="eastAsia"/>
          <w:szCs w:val="28"/>
        </w:rPr>
        <w:t>所述</w:t>
      </w:r>
      <w:r w:rsidR="007D7451" w:rsidRPr="007F708C">
        <w:rPr>
          <w:rFonts w:asciiTheme="minorEastAsia" w:eastAsiaTheme="minorEastAsia" w:hAnsiTheme="minorEastAsia" w:hint="eastAsia"/>
          <w:szCs w:val="28"/>
        </w:rPr>
        <w:t>领域无关的情感词</w:t>
      </w:r>
      <w:r w:rsidRPr="007F708C">
        <w:rPr>
          <w:rFonts w:asciiTheme="minorEastAsia" w:eastAsiaTheme="minorEastAsia" w:hAnsiTheme="minorEastAsia" w:hint="eastAsia"/>
          <w:szCs w:val="28"/>
        </w:rPr>
        <w:t>和/或表情字符被设置为比其他词有更大的概率被掩盖。</w:t>
      </w:r>
    </w:p>
    <w:p w14:paraId="5D500415" w14:textId="3A014EDC" w:rsidR="0079283E" w:rsidRPr="007F708C" w:rsidRDefault="0079283E" w:rsidP="005F6B78">
      <w:pPr>
        <w:spacing w:line="460" w:lineRule="exact"/>
        <w:ind w:leftChars="200" w:left="560"/>
        <w:textAlignment w:val="bottom"/>
        <w:rPr>
          <w:rFonts w:asciiTheme="minorEastAsia" w:eastAsiaTheme="minorEastAsia" w:hAnsiTheme="minorEastAsia"/>
          <w:szCs w:val="28"/>
        </w:rPr>
      </w:pPr>
      <w:r w:rsidRPr="007F708C">
        <w:rPr>
          <w:rFonts w:asciiTheme="minorEastAsia" w:eastAsiaTheme="minorEastAsia" w:hAnsiTheme="minorEastAsia" w:hint="eastAsia"/>
          <w:szCs w:val="28"/>
        </w:rPr>
        <w:t>3、根据权利要求1所述的</w:t>
      </w:r>
      <w:r w:rsidR="001B4450">
        <w:rPr>
          <w:rFonts w:asciiTheme="minorEastAsia" w:eastAsiaTheme="minorEastAsia" w:hAnsiTheme="minorEastAsia" w:hint="eastAsia"/>
          <w:szCs w:val="28"/>
        </w:rPr>
        <w:t>模型</w:t>
      </w:r>
      <w:proofErr w:type="gramStart"/>
      <w:r w:rsidR="001B4450">
        <w:rPr>
          <w:rFonts w:asciiTheme="minorEastAsia" w:eastAsiaTheme="minorEastAsia" w:hAnsiTheme="minorEastAsia" w:hint="eastAsia"/>
          <w:szCs w:val="28"/>
        </w:rPr>
        <w:t>预训练</w:t>
      </w:r>
      <w:proofErr w:type="gramEnd"/>
      <w:r w:rsidR="001B4450">
        <w:rPr>
          <w:rFonts w:asciiTheme="minorEastAsia" w:eastAsiaTheme="minorEastAsia" w:hAnsiTheme="minorEastAsia" w:hint="eastAsia"/>
          <w:szCs w:val="28"/>
        </w:rPr>
        <w:t>方法</w:t>
      </w:r>
      <w:r w:rsidR="005F6B78" w:rsidRPr="007F708C">
        <w:rPr>
          <w:rFonts w:asciiTheme="minorEastAsia" w:eastAsiaTheme="minorEastAsia" w:hAnsiTheme="minorEastAsia" w:hint="eastAsia"/>
          <w:szCs w:val="28"/>
        </w:rPr>
        <w:t>，其中，所述掩盖操作包括：将所述</w:t>
      </w:r>
      <w:r w:rsidR="00F14A53" w:rsidRPr="00F14A53">
        <w:rPr>
          <w:rFonts w:asciiTheme="minorEastAsia" w:eastAsiaTheme="minorEastAsia" w:hAnsiTheme="minorEastAsia" w:hint="eastAsia"/>
          <w:szCs w:val="28"/>
        </w:rPr>
        <w:t>领域无关的情感词和/或表情字符</w:t>
      </w:r>
      <w:r w:rsidR="005F6B78" w:rsidRPr="007F708C">
        <w:rPr>
          <w:rFonts w:asciiTheme="minorEastAsia" w:eastAsiaTheme="minorEastAsia" w:hAnsiTheme="minorEastAsia" w:hint="eastAsia"/>
          <w:szCs w:val="28"/>
        </w:rPr>
        <w:t>替换为特殊字符；</w:t>
      </w:r>
    </w:p>
    <w:p w14:paraId="61B96EE5" w14:textId="0D4C13E9" w:rsidR="0079283E" w:rsidRPr="007F708C" w:rsidRDefault="0079283E" w:rsidP="0079283E">
      <w:pPr>
        <w:spacing w:line="460" w:lineRule="exact"/>
        <w:ind w:firstLineChars="200" w:firstLine="560"/>
        <w:textAlignment w:val="bottom"/>
        <w:rPr>
          <w:rFonts w:asciiTheme="minorEastAsia" w:eastAsiaTheme="minorEastAsia" w:hAnsiTheme="minorEastAsia"/>
          <w:szCs w:val="28"/>
        </w:rPr>
      </w:pPr>
      <w:r w:rsidRPr="007F708C">
        <w:rPr>
          <w:rFonts w:asciiTheme="minorEastAsia" w:eastAsiaTheme="minorEastAsia" w:hAnsiTheme="minorEastAsia" w:hint="eastAsia"/>
          <w:szCs w:val="28"/>
        </w:rPr>
        <w:t>将</w:t>
      </w:r>
      <w:r w:rsidR="005F6B78" w:rsidRPr="007F708C">
        <w:rPr>
          <w:rFonts w:asciiTheme="minorEastAsia" w:eastAsiaTheme="minorEastAsia" w:hAnsiTheme="minorEastAsia" w:hint="eastAsia"/>
          <w:szCs w:val="28"/>
        </w:rPr>
        <w:t>所述</w:t>
      </w:r>
      <w:r w:rsidR="00B63F56" w:rsidRPr="00B63F56">
        <w:rPr>
          <w:rFonts w:asciiTheme="minorEastAsia" w:eastAsiaTheme="minorEastAsia" w:hAnsiTheme="minorEastAsia" w:hint="eastAsia"/>
          <w:szCs w:val="28"/>
        </w:rPr>
        <w:t>领域无关的情感词和/或表情字符</w:t>
      </w:r>
      <w:r w:rsidRPr="007F708C">
        <w:rPr>
          <w:rFonts w:asciiTheme="minorEastAsia" w:eastAsiaTheme="minorEastAsia" w:hAnsiTheme="minorEastAsia" w:hint="eastAsia"/>
          <w:szCs w:val="28"/>
        </w:rPr>
        <w:t>替换为其他词。</w:t>
      </w:r>
    </w:p>
    <w:p w14:paraId="3326D91A" w14:textId="7C3D4C54" w:rsidR="00B0157F" w:rsidRPr="007F708C" w:rsidRDefault="0079283E" w:rsidP="002D31C5">
      <w:pPr>
        <w:spacing w:line="460" w:lineRule="exact"/>
        <w:ind w:firstLineChars="200" w:firstLine="560"/>
        <w:textAlignment w:val="bottom"/>
        <w:rPr>
          <w:rFonts w:asciiTheme="minorEastAsia" w:eastAsiaTheme="minorEastAsia" w:hAnsiTheme="minorEastAsia"/>
          <w:szCs w:val="28"/>
        </w:rPr>
      </w:pPr>
      <w:r w:rsidRPr="007F708C">
        <w:rPr>
          <w:rFonts w:asciiTheme="minorEastAsia" w:eastAsiaTheme="minorEastAsia" w:hAnsiTheme="minorEastAsia" w:hint="eastAsia"/>
          <w:szCs w:val="28"/>
        </w:rPr>
        <w:t>4、根据权利要求1所述的</w:t>
      </w:r>
      <w:r w:rsidR="001B4450">
        <w:rPr>
          <w:rFonts w:asciiTheme="minorEastAsia" w:eastAsiaTheme="minorEastAsia" w:hAnsiTheme="minorEastAsia" w:hint="eastAsia"/>
          <w:szCs w:val="28"/>
        </w:rPr>
        <w:t>模型</w:t>
      </w:r>
      <w:proofErr w:type="gramStart"/>
      <w:r w:rsidR="001B4450">
        <w:rPr>
          <w:rFonts w:asciiTheme="minorEastAsia" w:eastAsiaTheme="minorEastAsia" w:hAnsiTheme="minorEastAsia" w:hint="eastAsia"/>
          <w:szCs w:val="28"/>
        </w:rPr>
        <w:t>预训练</w:t>
      </w:r>
      <w:proofErr w:type="gramEnd"/>
      <w:r w:rsidR="001B4450">
        <w:rPr>
          <w:rFonts w:asciiTheme="minorEastAsia" w:eastAsiaTheme="minorEastAsia" w:hAnsiTheme="minorEastAsia" w:hint="eastAsia"/>
          <w:szCs w:val="28"/>
        </w:rPr>
        <w:t>方法</w:t>
      </w:r>
      <w:r w:rsidRPr="007F708C">
        <w:rPr>
          <w:rFonts w:asciiTheme="minorEastAsia" w:eastAsiaTheme="minorEastAsia" w:hAnsiTheme="minorEastAsia" w:hint="eastAsia"/>
          <w:szCs w:val="28"/>
        </w:rPr>
        <w:t>，其中，</w:t>
      </w:r>
      <w:r w:rsidR="00FB2C45" w:rsidRPr="007F708C">
        <w:rPr>
          <w:rFonts w:asciiTheme="minorEastAsia" w:eastAsiaTheme="minorEastAsia" w:hAnsiTheme="minorEastAsia" w:hint="eastAsia"/>
          <w:szCs w:val="28"/>
        </w:rPr>
        <w:t>所述待训练的情感预测模型</w:t>
      </w:r>
      <w:r w:rsidR="002D31C5" w:rsidRPr="007F708C">
        <w:rPr>
          <w:rFonts w:asciiTheme="minorEastAsia" w:eastAsiaTheme="minorEastAsia" w:hAnsiTheme="minorEastAsia" w:hint="eastAsia"/>
          <w:szCs w:val="28"/>
        </w:rPr>
        <w:t>还被配置为</w:t>
      </w:r>
      <w:r w:rsidR="00B0157F" w:rsidRPr="007F708C">
        <w:rPr>
          <w:rFonts w:asciiTheme="minorEastAsia" w:eastAsiaTheme="minorEastAsia" w:hAnsiTheme="minorEastAsia" w:hint="eastAsia"/>
          <w:szCs w:val="28"/>
        </w:rPr>
        <w:t>：</w:t>
      </w:r>
    </w:p>
    <w:p w14:paraId="3BC24DF4" w14:textId="151FA3DE" w:rsidR="003671FC" w:rsidRPr="007F708C" w:rsidRDefault="00626221" w:rsidP="003671FC">
      <w:pPr>
        <w:spacing w:line="460" w:lineRule="exact"/>
        <w:ind w:firstLineChars="200" w:firstLine="560"/>
        <w:textAlignment w:val="bottom"/>
        <w:rPr>
          <w:rFonts w:asciiTheme="minorEastAsia" w:eastAsiaTheme="minorEastAsia" w:hAnsiTheme="minorEastAsia"/>
          <w:szCs w:val="28"/>
        </w:rPr>
      </w:pPr>
      <w:r w:rsidRPr="007F708C">
        <w:rPr>
          <w:rFonts w:asciiTheme="minorEastAsia" w:eastAsiaTheme="minorEastAsia" w:hAnsiTheme="minorEastAsia" w:hint="eastAsia"/>
          <w:szCs w:val="28"/>
        </w:rPr>
        <w:t>针对</w:t>
      </w:r>
      <w:r w:rsidR="003671FC" w:rsidRPr="007F708C">
        <w:rPr>
          <w:rFonts w:asciiTheme="minorEastAsia" w:eastAsiaTheme="minorEastAsia" w:hAnsiTheme="minorEastAsia" w:hint="eastAsia"/>
          <w:szCs w:val="28"/>
        </w:rPr>
        <w:t>所述无标签文本数据</w:t>
      </w:r>
      <w:r w:rsidR="00FF0D6C">
        <w:rPr>
          <w:rFonts w:asciiTheme="minorEastAsia" w:eastAsiaTheme="minorEastAsia" w:hAnsiTheme="minorEastAsia" w:hint="eastAsia"/>
          <w:szCs w:val="28"/>
        </w:rPr>
        <w:t>进行</w:t>
      </w:r>
      <w:proofErr w:type="gramStart"/>
      <w:r w:rsidR="003671FC" w:rsidRPr="007F708C">
        <w:rPr>
          <w:rFonts w:asciiTheme="minorEastAsia" w:eastAsiaTheme="minorEastAsia" w:hAnsiTheme="minorEastAsia" w:hint="eastAsia"/>
          <w:szCs w:val="28"/>
        </w:rPr>
        <w:t>句子级</w:t>
      </w:r>
      <w:proofErr w:type="gramEnd"/>
      <w:r w:rsidR="003671FC" w:rsidRPr="007F708C">
        <w:rPr>
          <w:rFonts w:asciiTheme="minorEastAsia" w:eastAsiaTheme="minorEastAsia" w:hAnsiTheme="minorEastAsia" w:hint="eastAsia"/>
          <w:szCs w:val="28"/>
        </w:rPr>
        <w:t>情感预测；以及</w:t>
      </w:r>
      <w:r w:rsidR="003671FC" w:rsidRPr="007F708C">
        <w:rPr>
          <w:rFonts w:asciiTheme="minorEastAsia" w:eastAsiaTheme="minorEastAsia" w:hAnsiTheme="minorEastAsia"/>
          <w:szCs w:val="28"/>
        </w:rPr>
        <w:t xml:space="preserve"> </w:t>
      </w:r>
    </w:p>
    <w:p w14:paraId="23067E93" w14:textId="052C965A" w:rsidR="003671FC" w:rsidRPr="007F708C" w:rsidRDefault="003671FC" w:rsidP="003671FC">
      <w:pPr>
        <w:spacing w:line="460" w:lineRule="exact"/>
        <w:ind w:firstLineChars="200" w:firstLine="560"/>
        <w:textAlignment w:val="bottom"/>
        <w:rPr>
          <w:rFonts w:asciiTheme="minorEastAsia" w:eastAsiaTheme="minorEastAsia" w:hAnsiTheme="minorEastAsia"/>
          <w:szCs w:val="28"/>
        </w:rPr>
      </w:pPr>
      <w:r w:rsidRPr="007F708C">
        <w:rPr>
          <w:rFonts w:asciiTheme="minorEastAsia" w:eastAsiaTheme="minorEastAsia" w:hAnsiTheme="minorEastAsia" w:hint="eastAsia"/>
          <w:szCs w:val="28"/>
        </w:rPr>
        <w:t>根据</w:t>
      </w:r>
      <w:proofErr w:type="gramStart"/>
      <w:r w:rsidRPr="007F708C">
        <w:rPr>
          <w:rFonts w:asciiTheme="minorEastAsia" w:eastAsiaTheme="minorEastAsia" w:hAnsiTheme="minorEastAsia" w:hint="eastAsia"/>
          <w:szCs w:val="28"/>
        </w:rPr>
        <w:t>句子级</w:t>
      </w:r>
      <w:proofErr w:type="gramEnd"/>
      <w:r w:rsidRPr="007F708C">
        <w:rPr>
          <w:rFonts w:asciiTheme="minorEastAsia" w:eastAsiaTheme="minorEastAsia" w:hAnsiTheme="minorEastAsia" w:hint="eastAsia"/>
          <w:szCs w:val="28"/>
        </w:rPr>
        <w:t>情感预测</w:t>
      </w:r>
      <w:r w:rsidR="00FF0D6C">
        <w:rPr>
          <w:rFonts w:asciiTheme="minorEastAsia" w:eastAsiaTheme="minorEastAsia" w:hAnsiTheme="minorEastAsia" w:hint="eastAsia"/>
          <w:szCs w:val="28"/>
        </w:rPr>
        <w:t>结果</w:t>
      </w:r>
      <w:r w:rsidR="002D31C5" w:rsidRPr="007F708C">
        <w:rPr>
          <w:rFonts w:asciiTheme="minorEastAsia" w:eastAsiaTheme="minorEastAsia" w:hAnsiTheme="minorEastAsia" w:hint="eastAsia"/>
          <w:szCs w:val="28"/>
        </w:rPr>
        <w:t>和所述无标签文本数据</w:t>
      </w:r>
      <w:r w:rsidR="0099074F" w:rsidRPr="007F708C">
        <w:rPr>
          <w:rFonts w:asciiTheme="minorEastAsia" w:eastAsiaTheme="minorEastAsia" w:hAnsiTheme="minorEastAsia" w:hint="eastAsia"/>
          <w:szCs w:val="28"/>
        </w:rPr>
        <w:t>计算误差，并基于误差</w:t>
      </w:r>
      <w:r w:rsidRPr="007F708C">
        <w:rPr>
          <w:rFonts w:asciiTheme="minorEastAsia" w:eastAsiaTheme="minorEastAsia" w:hAnsiTheme="minorEastAsia" w:hint="eastAsia"/>
          <w:szCs w:val="28"/>
        </w:rPr>
        <w:t>修正权重系数</w:t>
      </w:r>
      <w:r w:rsidR="0099074F" w:rsidRPr="007F708C">
        <w:rPr>
          <w:rFonts w:asciiTheme="minorEastAsia" w:eastAsiaTheme="minorEastAsia" w:hAnsiTheme="minorEastAsia" w:hint="eastAsia"/>
          <w:szCs w:val="28"/>
        </w:rPr>
        <w:t>。</w:t>
      </w:r>
    </w:p>
    <w:p w14:paraId="2514CA66" w14:textId="3D4898CE" w:rsidR="00882998" w:rsidRPr="007F708C" w:rsidRDefault="00882998" w:rsidP="003671FC">
      <w:pPr>
        <w:spacing w:line="460" w:lineRule="exact"/>
        <w:ind w:firstLineChars="200" w:firstLine="560"/>
        <w:textAlignment w:val="bottom"/>
        <w:rPr>
          <w:rFonts w:asciiTheme="minorEastAsia" w:eastAsiaTheme="minorEastAsia" w:hAnsiTheme="minorEastAsia"/>
          <w:szCs w:val="28"/>
        </w:rPr>
      </w:pPr>
      <w:r w:rsidRPr="007F708C">
        <w:rPr>
          <w:rFonts w:asciiTheme="minorEastAsia" w:eastAsiaTheme="minorEastAsia" w:hAnsiTheme="minorEastAsia" w:hint="eastAsia"/>
          <w:szCs w:val="28"/>
        </w:rPr>
        <w:t>5、根据权利要求</w:t>
      </w:r>
      <w:r w:rsidRPr="007F708C">
        <w:rPr>
          <w:rFonts w:asciiTheme="minorEastAsia" w:eastAsiaTheme="minorEastAsia" w:hAnsiTheme="minorEastAsia"/>
          <w:szCs w:val="28"/>
        </w:rPr>
        <w:t>4</w:t>
      </w:r>
      <w:r w:rsidRPr="007F708C">
        <w:rPr>
          <w:rFonts w:asciiTheme="minorEastAsia" w:eastAsiaTheme="minorEastAsia" w:hAnsiTheme="minorEastAsia" w:hint="eastAsia"/>
          <w:szCs w:val="28"/>
        </w:rPr>
        <w:t>所述的</w:t>
      </w:r>
      <w:r w:rsidR="001B4450">
        <w:rPr>
          <w:rFonts w:asciiTheme="minorEastAsia" w:eastAsiaTheme="minorEastAsia" w:hAnsiTheme="minorEastAsia" w:hint="eastAsia"/>
          <w:szCs w:val="28"/>
        </w:rPr>
        <w:t>模型</w:t>
      </w:r>
      <w:proofErr w:type="gramStart"/>
      <w:r w:rsidR="001B4450">
        <w:rPr>
          <w:rFonts w:asciiTheme="minorEastAsia" w:eastAsiaTheme="minorEastAsia" w:hAnsiTheme="minorEastAsia" w:hint="eastAsia"/>
          <w:szCs w:val="28"/>
        </w:rPr>
        <w:t>预训练</w:t>
      </w:r>
      <w:proofErr w:type="gramEnd"/>
      <w:r w:rsidR="001B4450">
        <w:rPr>
          <w:rFonts w:asciiTheme="minorEastAsia" w:eastAsiaTheme="minorEastAsia" w:hAnsiTheme="minorEastAsia" w:hint="eastAsia"/>
          <w:szCs w:val="28"/>
        </w:rPr>
        <w:t>方法</w:t>
      </w:r>
      <w:r w:rsidRPr="007F708C">
        <w:rPr>
          <w:rFonts w:asciiTheme="minorEastAsia" w:eastAsiaTheme="minorEastAsia" w:hAnsiTheme="minorEastAsia" w:hint="eastAsia"/>
          <w:szCs w:val="28"/>
        </w:rPr>
        <w:t>，其中，所述无标签文本数据包括评论打分，所述</w:t>
      </w:r>
      <w:r w:rsidR="00FF0D6C">
        <w:rPr>
          <w:rFonts w:asciiTheme="minorEastAsia" w:eastAsiaTheme="minorEastAsia" w:hAnsiTheme="minorEastAsia" w:hint="eastAsia"/>
          <w:szCs w:val="28"/>
        </w:rPr>
        <w:t>针对所述无标签文本数据进行</w:t>
      </w:r>
      <w:proofErr w:type="gramStart"/>
      <w:r w:rsidR="00BD2496" w:rsidRPr="007F708C">
        <w:rPr>
          <w:rFonts w:asciiTheme="minorEastAsia" w:eastAsiaTheme="minorEastAsia" w:hAnsiTheme="minorEastAsia" w:hint="eastAsia"/>
          <w:szCs w:val="28"/>
        </w:rPr>
        <w:t>句子</w:t>
      </w:r>
      <w:proofErr w:type="gramEnd"/>
      <w:r w:rsidR="00BD2496" w:rsidRPr="007F708C">
        <w:rPr>
          <w:rFonts w:asciiTheme="minorEastAsia" w:eastAsiaTheme="minorEastAsia" w:hAnsiTheme="minorEastAsia" w:hint="eastAsia"/>
          <w:szCs w:val="28"/>
        </w:rPr>
        <w:t>级情感预测</w:t>
      </w:r>
      <w:r w:rsidR="00CC25EE" w:rsidRPr="007F708C">
        <w:rPr>
          <w:rFonts w:asciiTheme="minorEastAsia" w:eastAsiaTheme="minorEastAsia" w:hAnsiTheme="minorEastAsia" w:hint="eastAsia"/>
          <w:szCs w:val="28"/>
        </w:rPr>
        <w:t>包括：</w:t>
      </w:r>
      <w:r w:rsidRPr="007F708C">
        <w:rPr>
          <w:rFonts w:asciiTheme="minorEastAsia" w:eastAsiaTheme="minorEastAsia" w:hAnsiTheme="minorEastAsia" w:hint="eastAsia"/>
          <w:szCs w:val="28"/>
        </w:rPr>
        <w:t>根据评论打分和所述无标签文本数据</w:t>
      </w:r>
      <w:r w:rsidR="00FF0D6C">
        <w:rPr>
          <w:rFonts w:asciiTheme="minorEastAsia" w:eastAsiaTheme="minorEastAsia" w:hAnsiTheme="minorEastAsia" w:hint="eastAsia"/>
          <w:szCs w:val="28"/>
        </w:rPr>
        <w:t>的语义信息进行</w:t>
      </w:r>
      <w:proofErr w:type="gramStart"/>
      <w:r w:rsidR="00CF46A3" w:rsidRPr="007F708C">
        <w:rPr>
          <w:rFonts w:asciiTheme="minorEastAsia" w:eastAsiaTheme="minorEastAsia" w:hAnsiTheme="minorEastAsia" w:hint="eastAsia"/>
          <w:szCs w:val="28"/>
        </w:rPr>
        <w:t>句子级</w:t>
      </w:r>
      <w:proofErr w:type="gramEnd"/>
      <w:r w:rsidR="00CF46A3" w:rsidRPr="007F708C">
        <w:rPr>
          <w:rFonts w:asciiTheme="minorEastAsia" w:eastAsiaTheme="minorEastAsia" w:hAnsiTheme="minorEastAsia" w:hint="eastAsia"/>
          <w:szCs w:val="28"/>
        </w:rPr>
        <w:t>情感预测</w:t>
      </w:r>
      <w:r w:rsidR="00BD2496" w:rsidRPr="007F708C">
        <w:rPr>
          <w:rFonts w:asciiTheme="minorEastAsia" w:eastAsiaTheme="minorEastAsia" w:hAnsiTheme="minorEastAsia" w:hint="eastAsia"/>
          <w:szCs w:val="28"/>
        </w:rPr>
        <w:t>。</w:t>
      </w:r>
    </w:p>
    <w:p w14:paraId="23BB2094" w14:textId="163986E4" w:rsidR="0079283E" w:rsidRPr="007F708C" w:rsidRDefault="001228DE" w:rsidP="00793FDD">
      <w:pPr>
        <w:spacing w:line="460" w:lineRule="exact"/>
        <w:ind w:firstLineChars="200" w:firstLine="560"/>
        <w:textAlignment w:val="bottom"/>
        <w:rPr>
          <w:rFonts w:asciiTheme="minorEastAsia" w:eastAsiaTheme="minorEastAsia" w:hAnsiTheme="minorEastAsia"/>
          <w:szCs w:val="28"/>
        </w:rPr>
      </w:pPr>
      <w:r w:rsidRPr="007F708C">
        <w:rPr>
          <w:rFonts w:asciiTheme="minorEastAsia" w:eastAsiaTheme="minorEastAsia" w:hAnsiTheme="minorEastAsia"/>
          <w:szCs w:val="28"/>
        </w:rPr>
        <w:t>6</w:t>
      </w:r>
      <w:r w:rsidR="00AF4B9A" w:rsidRPr="007F708C">
        <w:rPr>
          <w:rFonts w:asciiTheme="minorEastAsia" w:eastAsiaTheme="minorEastAsia" w:hAnsiTheme="minorEastAsia" w:hint="eastAsia"/>
          <w:szCs w:val="28"/>
        </w:rPr>
        <w:t>、根据权利要求</w:t>
      </w:r>
      <w:r w:rsidR="00AF4B9A" w:rsidRPr="007F708C">
        <w:rPr>
          <w:rFonts w:asciiTheme="minorEastAsia" w:eastAsiaTheme="minorEastAsia" w:hAnsiTheme="minorEastAsia"/>
          <w:szCs w:val="28"/>
        </w:rPr>
        <w:t>4</w:t>
      </w:r>
      <w:r w:rsidR="00AF4B9A" w:rsidRPr="007F708C">
        <w:rPr>
          <w:rFonts w:asciiTheme="minorEastAsia" w:eastAsiaTheme="minorEastAsia" w:hAnsiTheme="minorEastAsia" w:hint="eastAsia"/>
          <w:szCs w:val="28"/>
        </w:rPr>
        <w:t>所述的</w:t>
      </w:r>
      <w:r w:rsidR="001B4450">
        <w:rPr>
          <w:rFonts w:asciiTheme="minorEastAsia" w:eastAsiaTheme="minorEastAsia" w:hAnsiTheme="minorEastAsia" w:hint="eastAsia"/>
          <w:szCs w:val="28"/>
        </w:rPr>
        <w:t>模型</w:t>
      </w:r>
      <w:proofErr w:type="gramStart"/>
      <w:r w:rsidR="001B4450">
        <w:rPr>
          <w:rFonts w:asciiTheme="minorEastAsia" w:eastAsiaTheme="minorEastAsia" w:hAnsiTheme="minorEastAsia" w:hint="eastAsia"/>
          <w:szCs w:val="28"/>
        </w:rPr>
        <w:t>预训练</w:t>
      </w:r>
      <w:proofErr w:type="gramEnd"/>
      <w:r w:rsidR="001B4450">
        <w:rPr>
          <w:rFonts w:asciiTheme="minorEastAsia" w:eastAsiaTheme="minorEastAsia" w:hAnsiTheme="minorEastAsia" w:hint="eastAsia"/>
          <w:szCs w:val="28"/>
        </w:rPr>
        <w:t>方法</w:t>
      </w:r>
      <w:r w:rsidR="00AF4B9A" w:rsidRPr="007F708C">
        <w:rPr>
          <w:rFonts w:asciiTheme="minorEastAsia" w:eastAsiaTheme="minorEastAsia" w:hAnsiTheme="minorEastAsia" w:hint="eastAsia"/>
          <w:szCs w:val="28"/>
        </w:rPr>
        <w:t>，其中，</w:t>
      </w:r>
      <w:r w:rsidR="00C4714F" w:rsidRPr="007F708C">
        <w:rPr>
          <w:rFonts w:asciiTheme="minorEastAsia" w:eastAsiaTheme="minorEastAsia" w:hAnsiTheme="minorEastAsia" w:hint="eastAsia"/>
          <w:szCs w:val="28"/>
        </w:rPr>
        <w:t>所述待训练的情感预测模型还被配置为</w:t>
      </w:r>
      <w:r w:rsidR="00B45011" w:rsidRPr="007F708C">
        <w:rPr>
          <w:rFonts w:asciiTheme="minorEastAsia" w:eastAsiaTheme="minorEastAsia" w:hAnsiTheme="minorEastAsia" w:hint="eastAsia"/>
          <w:szCs w:val="28"/>
        </w:rPr>
        <w:t>：</w:t>
      </w:r>
      <w:r w:rsidR="00A82152" w:rsidRPr="007F708C">
        <w:rPr>
          <w:rFonts w:asciiTheme="minorEastAsia" w:eastAsiaTheme="minorEastAsia" w:hAnsiTheme="minorEastAsia" w:hint="eastAsia"/>
          <w:szCs w:val="28"/>
        </w:rPr>
        <w:t>根据</w:t>
      </w:r>
      <w:proofErr w:type="gramStart"/>
      <w:r w:rsidR="00A82152" w:rsidRPr="007F708C">
        <w:rPr>
          <w:rFonts w:asciiTheme="minorEastAsia" w:eastAsiaTheme="minorEastAsia" w:hAnsiTheme="minorEastAsia" w:hint="eastAsia"/>
          <w:szCs w:val="28"/>
        </w:rPr>
        <w:t>句子级</w:t>
      </w:r>
      <w:proofErr w:type="gramEnd"/>
      <w:r w:rsidR="00FF0D6C">
        <w:rPr>
          <w:rFonts w:asciiTheme="minorEastAsia" w:eastAsiaTheme="minorEastAsia" w:hAnsiTheme="minorEastAsia" w:hint="eastAsia"/>
          <w:szCs w:val="28"/>
        </w:rPr>
        <w:t>情感预测</w:t>
      </w:r>
      <w:r w:rsidR="006319A5">
        <w:rPr>
          <w:rFonts w:asciiTheme="minorEastAsia" w:eastAsiaTheme="minorEastAsia" w:hAnsiTheme="minorEastAsia" w:hint="eastAsia"/>
          <w:szCs w:val="28"/>
        </w:rPr>
        <w:t>结果</w:t>
      </w:r>
      <w:r w:rsidR="00A82152" w:rsidRPr="007F708C">
        <w:rPr>
          <w:rFonts w:asciiTheme="minorEastAsia" w:eastAsiaTheme="minorEastAsia" w:hAnsiTheme="minorEastAsia" w:hint="eastAsia"/>
          <w:szCs w:val="28"/>
        </w:rPr>
        <w:t>和词情感预测</w:t>
      </w:r>
      <w:r w:rsidR="006319A5">
        <w:rPr>
          <w:rFonts w:asciiTheme="minorEastAsia" w:eastAsiaTheme="minorEastAsia" w:hAnsiTheme="minorEastAsia" w:hint="eastAsia"/>
          <w:szCs w:val="28"/>
        </w:rPr>
        <w:t>结果</w:t>
      </w:r>
      <w:r w:rsidR="00A82152" w:rsidRPr="007F708C">
        <w:rPr>
          <w:rFonts w:asciiTheme="minorEastAsia" w:eastAsiaTheme="minorEastAsia" w:hAnsiTheme="minorEastAsia" w:hint="eastAsia"/>
          <w:szCs w:val="28"/>
        </w:rPr>
        <w:t>得到所述无标签文本数据的情感预测结果</w:t>
      </w:r>
      <w:r w:rsidR="00B45011" w:rsidRPr="007F708C">
        <w:rPr>
          <w:rFonts w:asciiTheme="minorEastAsia" w:eastAsiaTheme="minorEastAsia" w:hAnsiTheme="minorEastAsia" w:hint="eastAsia"/>
          <w:szCs w:val="28"/>
        </w:rPr>
        <w:t>。</w:t>
      </w:r>
    </w:p>
    <w:p w14:paraId="69824488" w14:textId="58E892F1" w:rsidR="003C7028" w:rsidRPr="007F708C" w:rsidRDefault="0038712D" w:rsidP="0079283E">
      <w:pPr>
        <w:spacing w:line="460" w:lineRule="exact"/>
        <w:ind w:firstLineChars="200" w:firstLine="560"/>
        <w:textAlignment w:val="bottom"/>
        <w:rPr>
          <w:rFonts w:asciiTheme="minorEastAsia" w:eastAsiaTheme="minorEastAsia" w:hAnsiTheme="minorEastAsia"/>
          <w:szCs w:val="28"/>
        </w:rPr>
      </w:pPr>
      <w:r w:rsidRPr="007F708C">
        <w:rPr>
          <w:rFonts w:asciiTheme="minorEastAsia" w:eastAsiaTheme="minorEastAsia" w:hAnsiTheme="minorEastAsia"/>
          <w:szCs w:val="28"/>
        </w:rPr>
        <w:t>7</w:t>
      </w:r>
      <w:r w:rsidR="00793FDD" w:rsidRPr="007F708C">
        <w:rPr>
          <w:rFonts w:asciiTheme="minorEastAsia" w:eastAsiaTheme="minorEastAsia" w:hAnsiTheme="minorEastAsia" w:hint="eastAsia"/>
          <w:szCs w:val="28"/>
        </w:rPr>
        <w:t>、根据权利要求1至</w:t>
      </w:r>
      <w:r w:rsidR="006602B9" w:rsidRPr="007F708C">
        <w:rPr>
          <w:rFonts w:asciiTheme="minorEastAsia" w:eastAsiaTheme="minorEastAsia" w:hAnsiTheme="minorEastAsia"/>
          <w:szCs w:val="28"/>
        </w:rPr>
        <w:t>6</w:t>
      </w:r>
      <w:r w:rsidR="00793FDD" w:rsidRPr="007F708C">
        <w:rPr>
          <w:rFonts w:asciiTheme="minorEastAsia" w:eastAsiaTheme="minorEastAsia" w:hAnsiTheme="minorEastAsia" w:hint="eastAsia"/>
          <w:szCs w:val="28"/>
        </w:rPr>
        <w:t>任一项所述的</w:t>
      </w:r>
      <w:r w:rsidR="001B4450">
        <w:rPr>
          <w:rFonts w:asciiTheme="minorEastAsia" w:eastAsiaTheme="minorEastAsia" w:hAnsiTheme="minorEastAsia" w:hint="eastAsia"/>
          <w:szCs w:val="28"/>
        </w:rPr>
        <w:t>模型</w:t>
      </w:r>
      <w:proofErr w:type="gramStart"/>
      <w:r w:rsidR="001B4450">
        <w:rPr>
          <w:rFonts w:asciiTheme="minorEastAsia" w:eastAsiaTheme="minorEastAsia" w:hAnsiTheme="minorEastAsia" w:hint="eastAsia"/>
          <w:szCs w:val="28"/>
        </w:rPr>
        <w:t>预训练</w:t>
      </w:r>
      <w:proofErr w:type="gramEnd"/>
      <w:r w:rsidR="001B4450">
        <w:rPr>
          <w:rFonts w:asciiTheme="minorEastAsia" w:eastAsiaTheme="minorEastAsia" w:hAnsiTheme="minorEastAsia" w:hint="eastAsia"/>
          <w:szCs w:val="28"/>
        </w:rPr>
        <w:t>方法</w:t>
      </w:r>
      <w:r w:rsidR="00793FDD" w:rsidRPr="007F708C">
        <w:rPr>
          <w:rFonts w:asciiTheme="minorEastAsia" w:eastAsiaTheme="minorEastAsia" w:hAnsiTheme="minorEastAsia" w:hint="eastAsia"/>
          <w:szCs w:val="28"/>
        </w:rPr>
        <w:t>，其中，</w:t>
      </w:r>
      <w:r w:rsidR="003C7028" w:rsidRPr="007F708C">
        <w:rPr>
          <w:rFonts w:asciiTheme="minorEastAsia" w:eastAsiaTheme="minorEastAsia" w:hAnsiTheme="minorEastAsia" w:hint="eastAsia"/>
          <w:szCs w:val="28"/>
        </w:rPr>
        <w:t>所述</w:t>
      </w:r>
      <w:r w:rsidR="00351FAD" w:rsidRPr="007F708C">
        <w:rPr>
          <w:rFonts w:asciiTheme="minorEastAsia" w:eastAsiaTheme="minorEastAsia" w:hAnsiTheme="minorEastAsia" w:hint="eastAsia"/>
          <w:szCs w:val="28"/>
        </w:rPr>
        <w:lastRenderedPageBreak/>
        <w:t>情感预测模型</w:t>
      </w:r>
      <w:r w:rsidR="003C7028" w:rsidRPr="007F708C">
        <w:rPr>
          <w:rFonts w:asciiTheme="minorEastAsia" w:eastAsiaTheme="minorEastAsia" w:hAnsiTheme="minorEastAsia" w:hint="eastAsia"/>
          <w:szCs w:val="28"/>
        </w:rPr>
        <w:t>包括多个编码器，所述编码器包括</w:t>
      </w:r>
      <w:proofErr w:type="gramStart"/>
      <w:r w:rsidR="003C7028" w:rsidRPr="007F708C">
        <w:rPr>
          <w:rFonts w:asciiTheme="minorEastAsia" w:eastAsiaTheme="minorEastAsia" w:hAnsiTheme="minorEastAsia" w:hint="eastAsia"/>
          <w:szCs w:val="28"/>
        </w:rPr>
        <w:t>自注意</w:t>
      </w:r>
      <w:proofErr w:type="gramEnd"/>
      <w:r w:rsidR="003C7028" w:rsidRPr="007F708C">
        <w:rPr>
          <w:rFonts w:asciiTheme="minorEastAsia" w:eastAsiaTheme="minorEastAsia" w:hAnsiTheme="minorEastAsia" w:hint="eastAsia"/>
          <w:szCs w:val="28"/>
        </w:rPr>
        <w:t>层和前馈神经网络层。</w:t>
      </w:r>
    </w:p>
    <w:p w14:paraId="184787E6" w14:textId="32333CA5" w:rsidR="003F0182" w:rsidRPr="007F708C" w:rsidRDefault="003F0182" w:rsidP="0079283E">
      <w:pPr>
        <w:spacing w:line="460" w:lineRule="exact"/>
        <w:ind w:firstLineChars="200" w:firstLine="560"/>
        <w:textAlignment w:val="bottom"/>
        <w:rPr>
          <w:rFonts w:asciiTheme="minorEastAsia" w:eastAsiaTheme="minorEastAsia" w:hAnsiTheme="minorEastAsia"/>
          <w:szCs w:val="28"/>
        </w:rPr>
      </w:pPr>
      <w:r w:rsidRPr="007F708C">
        <w:rPr>
          <w:rFonts w:asciiTheme="minorEastAsia" w:eastAsiaTheme="minorEastAsia" w:hAnsiTheme="minorEastAsia" w:hint="eastAsia"/>
          <w:szCs w:val="28"/>
        </w:rPr>
        <w:t>8、根据权利要求</w:t>
      </w:r>
      <w:r w:rsidRPr="007F708C">
        <w:rPr>
          <w:rFonts w:asciiTheme="minorEastAsia" w:eastAsiaTheme="minorEastAsia" w:hAnsiTheme="minorEastAsia"/>
          <w:szCs w:val="28"/>
        </w:rPr>
        <w:t>7</w:t>
      </w:r>
      <w:r w:rsidRPr="007F708C">
        <w:rPr>
          <w:rFonts w:asciiTheme="minorEastAsia" w:eastAsiaTheme="minorEastAsia" w:hAnsiTheme="minorEastAsia" w:hint="eastAsia"/>
          <w:szCs w:val="28"/>
        </w:rPr>
        <w:t>所述的</w:t>
      </w:r>
      <w:r w:rsidR="001B4450">
        <w:rPr>
          <w:rFonts w:asciiTheme="minorEastAsia" w:eastAsiaTheme="minorEastAsia" w:hAnsiTheme="minorEastAsia" w:hint="eastAsia"/>
          <w:szCs w:val="28"/>
        </w:rPr>
        <w:t>模型</w:t>
      </w:r>
      <w:proofErr w:type="gramStart"/>
      <w:r w:rsidR="001B4450">
        <w:rPr>
          <w:rFonts w:asciiTheme="minorEastAsia" w:eastAsiaTheme="minorEastAsia" w:hAnsiTheme="minorEastAsia" w:hint="eastAsia"/>
          <w:szCs w:val="28"/>
        </w:rPr>
        <w:t>预训练</w:t>
      </w:r>
      <w:proofErr w:type="gramEnd"/>
      <w:r w:rsidR="001B4450">
        <w:rPr>
          <w:rFonts w:asciiTheme="minorEastAsia" w:eastAsiaTheme="minorEastAsia" w:hAnsiTheme="minorEastAsia" w:hint="eastAsia"/>
          <w:szCs w:val="28"/>
        </w:rPr>
        <w:t>方法</w:t>
      </w:r>
      <w:r w:rsidRPr="007F708C">
        <w:rPr>
          <w:rFonts w:asciiTheme="minorEastAsia" w:eastAsiaTheme="minorEastAsia" w:hAnsiTheme="minorEastAsia" w:hint="eastAsia"/>
          <w:szCs w:val="28"/>
        </w:rPr>
        <w:t>，其中，所述编码器为transformer结构的编码器。</w:t>
      </w:r>
    </w:p>
    <w:p w14:paraId="67AEFF1E" w14:textId="0D8B08EF" w:rsidR="0079283E" w:rsidRPr="007F708C" w:rsidRDefault="00175F6E" w:rsidP="0079283E">
      <w:pPr>
        <w:spacing w:line="460" w:lineRule="exact"/>
        <w:ind w:firstLineChars="200" w:firstLine="560"/>
        <w:textAlignment w:val="bottom"/>
        <w:rPr>
          <w:rFonts w:asciiTheme="minorEastAsia" w:eastAsiaTheme="minorEastAsia" w:hAnsiTheme="minorEastAsia"/>
          <w:szCs w:val="28"/>
        </w:rPr>
      </w:pPr>
      <w:r w:rsidRPr="007F708C">
        <w:rPr>
          <w:rFonts w:asciiTheme="minorEastAsia" w:eastAsiaTheme="minorEastAsia" w:hAnsiTheme="minorEastAsia"/>
          <w:szCs w:val="28"/>
        </w:rPr>
        <w:t>9</w:t>
      </w:r>
      <w:r w:rsidR="0079283E" w:rsidRPr="007F708C">
        <w:rPr>
          <w:rFonts w:asciiTheme="minorEastAsia" w:eastAsiaTheme="minorEastAsia" w:hAnsiTheme="minorEastAsia" w:hint="eastAsia"/>
          <w:szCs w:val="28"/>
        </w:rPr>
        <w:t>、根据权利要求1所述的</w:t>
      </w:r>
      <w:r w:rsidR="001B4450">
        <w:rPr>
          <w:rFonts w:asciiTheme="minorEastAsia" w:eastAsiaTheme="minorEastAsia" w:hAnsiTheme="minorEastAsia" w:hint="eastAsia"/>
          <w:szCs w:val="28"/>
        </w:rPr>
        <w:t>模型</w:t>
      </w:r>
      <w:proofErr w:type="gramStart"/>
      <w:r w:rsidR="001B4450">
        <w:rPr>
          <w:rFonts w:asciiTheme="minorEastAsia" w:eastAsiaTheme="minorEastAsia" w:hAnsiTheme="minorEastAsia" w:hint="eastAsia"/>
          <w:szCs w:val="28"/>
        </w:rPr>
        <w:t>预训练</w:t>
      </w:r>
      <w:proofErr w:type="gramEnd"/>
      <w:r w:rsidR="001B4450">
        <w:rPr>
          <w:rFonts w:asciiTheme="minorEastAsia" w:eastAsiaTheme="minorEastAsia" w:hAnsiTheme="minorEastAsia" w:hint="eastAsia"/>
          <w:szCs w:val="28"/>
        </w:rPr>
        <w:t>方法</w:t>
      </w:r>
      <w:r w:rsidR="0079283E" w:rsidRPr="007F708C">
        <w:rPr>
          <w:rFonts w:asciiTheme="minorEastAsia" w:eastAsiaTheme="minorEastAsia" w:hAnsiTheme="minorEastAsia" w:hint="eastAsia"/>
          <w:szCs w:val="28"/>
        </w:rPr>
        <w:t>，其中，在所述掩盖操作中，利用通用的情感字典在所述无标签文本数据确定所述</w:t>
      </w:r>
      <w:r w:rsidR="007D7451" w:rsidRPr="007F708C">
        <w:rPr>
          <w:rFonts w:asciiTheme="minorEastAsia" w:eastAsiaTheme="minorEastAsia" w:hAnsiTheme="minorEastAsia" w:hint="eastAsia"/>
          <w:szCs w:val="28"/>
        </w:rPr>
        <w:t>领域无关的情感词</w:t>
      </w:r>
      <w:r w:rsidR="0079283E" w:rsidRPr="007F708C">
        <w:rPr>
          <w:rFonts w:asciiTheme="minorEastAsia" w:eastAsiaTheme="minorEastAsia" w:hAnsiTheme="minorEastAsia" w:hint="eastAsia"/>
          <w:szCs w:val="28"/>
        </w:rPr>
        <w:t>，以及利用正则表达式在所述无标签文本数据确定所述表情字符。</w:t>
      </w:r>
    </w:p>
    <w:p w14:paraId="19CD5E38" w14:textId="54C4ECA4" w:rsidR="002F4636" w:rsidRPr="007F708C" w:rsidRDefault="007B268D" w:rsidP="002F4636">
      <w:pPr>
        <w:spacing w:line="460" w:lineRule="exact"/>
        <w:ind w:firstLineChars="200" w:firstLine="560"/>
        <w:textAlignment w:val="bottom"/>
        <w:rPr>
          <w:rFonts w:asciiTheme="minorEastAsia" w:eastAsiaTheme="minorEastAsia" w:hAnsiTheme="minorEastAsia"/>
          <w:szCs w:val="28"/>
        </w:rPr>
      </w:pPr>
      <w:r w:rsidRPr="007F708C">
        <w:rPr>
          <w:rFonts w:asciiTheme="minorEastAsia" w:eastAsiaTheme="minorEastAsia" w:hAnsiTheme="minorEastAsia" w:hint="eastAsia"/>
          <w:szCs w:val="28"/>
        </w:rPr>
        <w:t>1</w:t>
      </w:r>
      <w:r w:rsidRPr="007F708C">
        <w:rPr>
          <w:rFonts w:asciiTheme="minorEastAsia" w:eastAsiaTheme="minorEastAsia" w:hAnsiTheme="minorEastAsia"/>
          <w:szCs w:val="28"/>
        </w:rPr>
        <w:t>0</w:t>
      </w:r>
      <w:r w:rsidRPr="007F708C">
        <w:rPr>
          <w:rFonts w:asciiTheme="minorEastAsia" w:eastAsiaTheme="minorEastAsia" w:hAnsiTheme="minorEastAsia" w:hint="eastAsia"/>
          <w:szCs w:val="28"/>
        </w:rPr>
        <w:t>、</w:t>
      </w:r>
      <w:r w:rsidR="000D34C8" w:rsidRPr="007F708C">
        <w:rPr>
          <w:rFonts w:asciiTheme="minorEastAsia" w:eastAsiaTheme="minorEastAsia" w:hAnsiTheme="minorEastAsia" w:hint="eastAsia"/>
          <w:szCs w:val="28"/>
        </w:rPr>
        <w:t>一种</w:t>
      </w:r>
      <w:r w:rsidR="001B4450">
        <w:rPr>
          <w:rFonts w:asciiTheme="minorEastAsia" w:eastAsiaTheme="minorEastAsia" w:hAnsiTheme="minorEastAsia" w:hint="eastAsia"/>
          <w:szCs w:val="28"/>
        </w:rPr>
        <w:t>模型</w:t>
      </w:r>
      <w:proofErr w:type="gramStart"/>
      <w:r w:rsidR="001B4450">
        <w:rPr>
          <w:rFonts w:asciiTheme="minorEastAsia" w:eastAsiaTheme="minorEastAsia" w:hAnsiTheme="minorEastAsia" w:hint="eastAsia"/>
          <w:szCs w:val="28"/>
        </w:rPr>
        <w:t>预训练</w:t>
      </w:r>
      <w:proofErr w:type="gramEnd"/>
      <w:r w:rsidR="001B4450">
        <w:rPr>
          <w:rFonts w:asciiTheme="minorEastAsia" w:eastAsiaTheme="minorEastAsia" w:hAnsiTheme="minorEastAsia" w:hint="eastAsia"/>
          <w:szCs w:val="28"/>
        </w:rPr>
        <w:t>系统</w:t>
      </w:r>
      <w:r w:rsidR="002F4636" w:rsidRPr="007F708C">
        <w:rPr>
          <w:rFonts w:asciiTheme="minorEastAsia" w:eastAsiaTheme="minorEastAsia" w:hAnsiTheme="minorEastAsia" w:hint="eastAsia"/>
          <w:szCs w:val="28"/>
        </w:rPr>
        <w:t>，包括：</w:t>
      </w:r>
    </w:p>
    <w:p w14:paraId="76A44995" w14:textId="096F92C7" w:rsidR="002F4636" w:rsidRPr="007F708C" w:rsidRDefault="000D34C8" w:rsidP="002F4636">
      <w:pPr>
        <w:spacing w:line="460" w:lineRule="exact"/>
        <w:ind w:firstLineChars="200" w:firstLine="560"/>
        <w:textAlignment w:val="bottom"/>
        <w:rPr>
          <w:rFonts w:asciiTheme="minorEastAsia" w:eastAsiaTheme="minorEastAsia" w:hAnsiTheme="minorEastAsia"/>
          <w:szCs w:val="28"/>
        </w:rPr>
      </w:pPr>
      <w:r w:rsidRPr="007F708C">
        <w:rPr>
          <w:rFonts w:asciiTheme="minorEastAsia" w:eastAsiaTheme="minorEastAsia" w:hAnsiTheme="minorEastAsia" w:hint="eastAsia"/>
          <w:szCs w:val="28"/>
        </w:rPr>
        <w:t>数据获取模块，用于</w:t>
      </w:r>
      <w:r w:rsidR="002F4636" w:rsidRPr="007F708C">
        <w:rPr>
          <w:rFonts w:asciiTheme="minorEastAsia" w:eastAsiaTheme="minorEastAsia" w:hAnsiTheme="minorEastAsia" w:hint="eastAsia"/>
          <w:szCs w:val="28"/>
        </w:rPr>
        <w:t>获取多个无标签文本数据；</w:t>
      </w:r>
    </w:p>
    <w:p w14:paraId="17A7D5AA" w14:textId="0B4DE8A2" w:rsidR="002F4636" w:rsidRPr="007F708C" w:rsidRDefault="000D34C8" w:rsidP="002F4636">
      <w:pPr>
        <w:spacing w:line="460" w:lineRule="exact"/>
        <w:ind w:firstLineChars="200" w:firstLine="560"/>
        <w:textAlignment w:val="bottom"/>
        <w:rPr>
          <w:rFonts w:asciiTheme="minorEastAsia" w:eastAsiaTheme="minorEastAsia" w:hAnsiTheme="minorEastAsia"/>
          <w:szCs w:val="28"/>
        </w:rPr>
      </w:pPr>
      <w:r w:rsidRPr="007F708C">
        <w:rPr>
          <w:rFonts w:asciiTheme="minorEastAsia" w:eastAsiaTheme="minorEastAsia" w:hAnsiTheme="minorEastAsia" w:hint="eastAsia"/>
          <w:szCs w:val="28"/>
        </w:rPr>
        <w:t>样本准备模块，用于</w:t>
      </w:r>
      <w:r w:rsidR="00D724DF" w:rsidRPr="00D724DF">
        <w:rPr>
          <w:rFonts w:asciiTheme="minorEastAsia" w:eastAsiaTheme="minorEastAsia" w:hAnsiTheme="minorEastAsia" w:hint="eastAsia"/>
          <w:szCs w:val="28"/>
        </w:rPr>
        <w:t>对所述无标签文本数据中的至少一个领域无关的情感词和/或表情字符进行掩盖操作，并将所述无标签文本数据和掩盖操作之后的无标签文本数据作为训练样本</w:t>
      </w:r>
      <w:r w:rsidR="002F4636" w:rsidRPr="007F708C">
        <w:rPr>
          <w:rFonts w:asciiTheme="minorEastAsia" w:eastAsiaTheme="minorEastAsia" w:hAnsiTheme="minorEastAsia" w:hint="eastAsia"/>
          <w:szCs w:val="28"/>
        </w:rPr>
        <w:t>；</w:t>
      </w:r>
    </w:p>
    <w:p w14:paraId="1CBC8A0A" w14:textId="0CF954C9" w:rsidR="002F4636" w:rsidRPr="007F708C" w:rsidRDefault="000D34C8" w:rsidP="002F4636">
      <w:pPr>
        <w:spacing w:line="460" w:lineRule="exact"/>
        <w:ind w:firstLineChars="200" w:firstLine="560"/>
        <w:textAlignment w:val="bottom"/>
        <w:rPr>
          <w:rFonts w:asciiTheme="minorEastAsia" w:eastAsiaTheme="minorEastAsia" w:hAnsiTheme="minorEastAsia"/>
          <w:szCs w:val="28"/>
        </w:rPr>
      </w:pPr>
      <w:r w:rsidRPr="007F708C">
        <w:rPr>
          <w:rFonts w:asciiTheme="minorEastAsia" w:eastAsiaTheme="minorEastAsia" w:hAnsiTheme="minorEastAsia" w:hint="eastAsia"/>
          <w:szCs w:val="28"/>
        </w:rPr>
        <w:t>模型训练模块，用于</w:t>
      </w:r>
      <w:r w:rsidR="00B348FA" w:rsidRPr="00B348FA">
        <w:rPr>
          <w:rFonts w:asciiTheme="minorEastAsia" w:eastAsiaTheme="minorEastAsia" w:hAnsiTheme="minorEastAsia" w:hint="eastAsia"/>
          <w:szCs w:val="28"/>
        </w:rPr>
        <w:t>利用所述训练样本训练所述待训练的情感预测模型，其中，所述待训练的情感预测模型被配置为：针对所述训练样本中的被掩盖词进行</w:t>
      </w:r>
      <w:proofErr w:type="gramStart"/>
      <w:r w:rsidR="00B348FA" w:rsidRPr="00B348FA">
        <w:rPr>
          <w:rFonts w:asciiTheme="minorEastAsia" w:eastAsiaTheme="minorEastAsia" w:hAnsiTheme="minorEastAsia" w:hint="eastAsia"/>
          <w:szCs w:val="28"/>
        </w:rPr>
        <w:t>词预测</w:t>
      </w:r>
      <w:proofErr w:type="gramEnd"/>
      <w:r w:rsidR="00B348FA" w:rsidRPr="00B348FA">
        <w:rPr>
          <w:rFonts w:asciiTheme="minorEastAsia" w:eastAsiaTheme="minorEastAsia" w:hAnsiTheme="minorEastAsia" w:hint="eastAsia"/>
          <w:szCs w:val="28"/>
        </w:rPr>
        <w:t>及词情感预测，并根据</w:t>
      </w:r>
      <w:proofErr w:type="gramStart"/>
      <w:r w:rsidR="00B348FA" w:rsidRPr="00B348FA">
        <w:rPr>
          <w:rFonts w:asciiTheme="minorEastAsia" w:eastAsiaTheme="minorEastAsia" w:hAnsiTheme="minorEastAsia" w:hint="eastAsia"/>
          <w:szCs w:val="28"/>
        </w:rPr>
        <w:t>词预</w:t>
      </w:r>
      <w:proofErr w:type="gramEnd"/>
      <w:r w:rsidR="00B348FA" w:rsidRPr="00B348FA">
        <w:rPr>
          <w:rFonts w:asciiTheme="minorEastAsia" w:eastAsiaTheme="minorEastAsia" w:hAnsiTheme="minorEastAsia" w:hint="eastAsia"/>
          <w:szCs w:val="28"/>
        </w:rPr>
        <w:t>测结果、词情感预测结果以及所述无标签文本数据计算误差，并基于误差修正权重系数</w:t>
      </w:r>
      <w:r w:rsidR="002F4636" w:rsidRPr="007F708C">
        <w:rPr>
          <w:rFonts w:asciiTheme="minorEastAsia" w:eastAsiaTheme="minorEastAsia" w:hAnsiTheme="minorEastAsia" w:hint="eastAsia"/>
          <w:szCs w:val="28"/>
        </w:rPr>
        <w:t>。</w:t>
      </w:r>
    </w:p>
    <w:p w14:paraId="76F56FA7" w14:textId="0BD672DF" w:rsidR="00FD2814" w:rsidRPr="007F708C" w:rsidRDefault="000D34C8" w:rsidP="00FD2814">
      <w:pPr>
        <w:spacing w:line="460" w:lineRule="exact"/>
        <w:ind w:firstLineChars="200" w:firstLine="560"/>
        <w:textAlignment w:val="bottom"/>
        <w:rPr>
          <w:rFonts w:asciiTheme="minorEastAsia" w:eastAsiaTheme="minorEastAsia" w:hAnsiTheme="minorEastAsia"/>
          <w:szCs w:val="28"/>
        </w:rPr>
      </w:pPr>
      <w:r w:rsidRPr="007F708C">
        <w:rPr>
          <w:rFonts w:asciiTheme="minorEastAsia" w:eastAsiaTheme="minorEastAsia" w:hAnsiTheme="minorEastAsia"/>
          <w:szCs w:val="28"/>
        </w:rPr>
        <w:t>11</w:t>
      </w:r>
      <w:r w:rsidR="002F4636" w:rsidRPr="007F708C">
        <w:rPr>
          <w:rFonts w:asciiTheme="minorEastAsia" w:eastAsiaTheme="minorEastAsia" w:hAnsiTheme="minorEastAsia" w:hint="eastAsia"/>
          <w:szCs w:val="28"/>
        </w:rPr>
        <w:t>、根据权利要求1</w:t>
      </w:r>
      <w:r w:rsidRPr="007F708C">
        <w:rPr>
          <w:rFonts w:asciiTheme="minorEastAsia" w:eastAsiaTheme="minorEastAsia" w:hAnsiTheme="minorEastAsia"/>
          <w:szCs w:val="28"/>
        </w:rPr>
        <w:t>0</w:t>
      </w:r>
      <w:r w:rsidR="002F4636" w:rsidRPr="007F708C">
        <w:rPr>
          <w:rFonts w:asciiTheme="minorEastAsia" w:eastAsiaTheme="minorEastAsia" w:hAnsiTheme="minorEastAsia" w:hint="eastAsia"/>
          <w:szCs w:val="28"/>
        </w:rPr>
        <w:t>所述的</w:t>
      </w:r>
      <w:r w:rsidR="001B4450">
        <w:rPr>
          <w:rFonts w:asciiTheme="minorEastAsia" w:eastAsiaTheme="minorEastAsia" w:hAnsiTheme="minorEastAsia" w:hint="eastAsia"/>
          <w:szCs w:val="28"/>
        </w:rPr>
        <w:t>模型</w:t>
      </w:r>
      <w:proofErr w:type="gramStart"/>
      <w:r w:rsidR="001B4450">
        <w:rPr>
          <w:rFonts w:asciiTheme="minorEastAsia" w:eastAsiaTheme="minorEastAsia" w:hAnsiTheme="minorEastAsia" w:hint="eastAsia"/>
          <w:szCs w:val="28"/>
        </w:rPr>
        <w:t>预训练</w:t>
      </w:r>
      <w:proofErr w:type="gramEnd"/>
      <w:r w:rsidR="001B4450">
        <w:rPr>
          <w:rFonts w:asciiTheme="minorEastAsia" w:eastAsiaTheme="minorEastAsia" w:hAnsiTheme="minorEastAsia" w:hint="eastAsia"/>
          <w:szCs w:val="28"/>
        </w:rPr>
        <w:t>系统</w:t>
      </w:r>
      <w:r w:rsidR="002F4636" w:rsidRPr="007F708C">
        <w:rPr>
          <w:rFonts w:asciiTheme="minorEastAsia" w:eastAsiaTheme="minorEastAsia" w:hAnsiTheme="minorEastAsia" w:hint="eastAsia"/>
          <w:szCs w:val="28"/>
        </w:rPr>
        <w:t>，其中，所述掩盖操作为随机的掩盖操作，所述</w:t>
      </w:r>
      <w:r w:rsidR="007D7451" w:rsidRPr="007F708C">
        <w:rPr>
          <w:rFonts w:asciiTheme="minorEastAsia" w:eastAsiaTheme="minorEastAsia" w:hAnsiTheme="minorEastAsia" w:hint="eastAsia"/>
          <w:szCs w:val="28"/>
        </w:rPr>
        <w:t>领域无关的情感词</w:t>
      </w:r>
      <w:r w:rsidR="002F4636" w:rsidRPr="007F708C">
        <w:rPr>
          <w:rFonts w:asciiTheme="minorEastAsia" w:eastAsiaTheme="minorEastAsia" w:hAnsiTheme="minorEastAsia" w:hint="eastAsia"/>
          <w:szCs w:val="28"/>
        </w:rPr>
        <w:t>和/或表情字符被设置为比其他词有更大的概率被掩盖。</w:t>
      </w:r>
    </w:p>
    <w:p w14:paraId="4674C0F1" w14:textId="01845691" w:rsidR="00B80780" w:rsidRPr="00B80780" w:rsidRDefault="000D34C8" w:rsidP="00B80780">
      <w:pPr>
        <w:spacing w:line="460" w:lineRule="exact"/>
        <w:ind w:firstLineChars="200" w:firstLine="560"/>
        <w:textAlignment w:val="bottom"/>
        <w:rPr>
          <w:rFonts w:asciiTheme="minorEastAsia" w:eastAsiaTheme="minorEastAsia" w:hAnsiTheme="minorEastAsia"/>
          <w:szCs w:val="28"/>
        </w:rPr>
      </w:pPr>
      <w:r w:rsidRPr="007F708C">
        <w:rPr>
          <w:rFonts w:asciiTheme="minorEastAsia" w:eastAsiaTheme="minorEastAsia" w:hAnsiTheme="minorEastAsia"/>
          <w:szCs w:val="28"/>
        </w:rPr>
        <w:t>12</w:t>
      </w:r>
      <w:r w:rsidR="002F4636" w:rsidRPr="007F708C">
        <w:rPr>
          <w:rFonts w:asciiTheme="minorEastAsia" w:eastAsiaTheme="minorEastAsia" w:hAnsiTheme="minorEastAsia" w:hint="eastAsia"/>
          <w:szCs w:val="28"/>
        </w:rPr>
        <w:t>、根据权利要求1</w:t>
      </w:r>
      <w:r w:rsidRPr="007F708C">
        <w:rPr>
          <w:rFonts w:asciiTheme="minorEastAsia" w:eastAsiaTheme="minorEastAsia" w:hAnsiTheme="minorEastAsia"/>
          <w:szCs w:val="28"/>
        </w:rPr>
        <w:t>0</w:t>
      </w:r>
      <w:r w:rsidRPr="007F708C">
        <w:rPr>
          <w:rFonts w:asciiTheme="minorEastAsia" w:eastAsiaTheme="minorEastAsia" w:hAnsiTheme="minorEastAsia" w:hint="eastAsia"/>
          <w:szCs w:val="28"/>
        </w:rPr>
        <w:t>所述的</w:t>
      </w:r>
      <w:r w:rsidR="001B4450">
        <w:rPr>
          <w:rFonts w:asciiTheme="minorEastAsia" w:eastAsiaTheme="minorEastAsia" w:hAnsiTheme="minorEastAsia" w:hint="eastAsia"/>
          <w:szCs w:val="28"/>
        </w:rPr>
        <w:t>模型</w:t>
      </w:r>
      <w:proofErr w:type="gramStart"/>
      <w:r w:rsidR="001B4450">
        <w:rPr>
          <w:rFonts w:asciiTheme="minorEastAsia" w:eastAsiaTheme="minorEastAsia" w:hAnsiTheme="minorEastAsia" w:hint="eastAsia"/>
          <w:szCs w:val="28"/>
        </w:rPr>
        <w:t>预训练</w:t>
      </w:r>
      <w:proofErr w:type="gramEnd"/>
      <w:r w:rsidR="001B4450">
        <w:rPr>
          <w:rFonts w:asciiTheme="minorEastAsia" w:eastAsiaTheme="minorEastAsia" w:hAnsiTheme="minorEastAsia" w:hint="eastAsia"/>
          <w:szCs w:val="28"/>
        </w:rPr>
        <w:t>系统</w:t>
      </w:r>
      <w:r w:rsidR="002F4636" w:rsidRPr="007F708C">
        <w:rPr>
          <w:rFonts w:asciiTheme="minorEastAsia" w:eastAsiaTheme="minorEastAsia" w:hAnsiTheme="minorEastAsia" w:hint="eastAsia"/>
          <w:szCs w:val="28"/>
        </w:rPr>
        <w:t>，其中，所述掩盖操作包括：</w:t>
      </w:r>
      <w:r w:rsidR="00B80780" w:rsidRPr="00B80780">
        <w:rPr>
          <w:rFonts w:asciiTheme="minorEastAsia" w:eastAsiaTheme="minorEastAsia" w:hAnsiTheme="minorEastAsia" w:hint="eastAsia"/>
          <w:szCs w:val="28"/>
        </w:rPr>
        <w:t>将所述领域无关的情感词和/或表情字符替换为特殊字符；</w:t>
      </w:r>
    </w:p>
    <w:p w14:paraId="07BD576C" w14:textId="12E202C3" w:rsidR="002F4636" w:rsidRPr="007F708C" w:rsidRDefault="00B80780" w:rsidP="00B80780">
      <w:pPr>
        <w:spacing w:line="460" w:lineRule="exact"/>
        <w:ind w:firstLineChars="200" w:firstLine="560"/>
        <w:textAlignment w:val="bottom"/>
        <w:rPr>
          <w:rFonts w:asciiTheme="minorEastAsia" w:eastAsiaTheme="minorEastAsia" w:hAnsiTheme="minorEastAsia"/>
          <w:szCs w:val="28"/>
        </w:rPr>
      </w:pPr>
      <w:r w:rsidRPr="00B80780">
        <w:rPr>
          <w:rFonts w:asciiTheme="minorEastAsia" w:eastAsiaTheme="minorEastAsia" w:hAnsiTheme="minorEastAsia" w:hint="eastAsia"/>
          <w:szCs w:val="28"/>
        </w:rPr>
        <w:t>将所述领域无关的情感词和/或表情字符替换为其他词。</w:t>
      </w:r>
    </w:p>
    <w:p w14:paraId="05CF7506" w14:textId="1F377DE6" w:rsidR="002F4636" w:rsidRPr="007F708C" w:rsidRDefault="000D34C8" w:rsidP="002F4636">
      <w:pPr>
        <w:spacing w:line="460" w:lineRule="exact"/>
        <w:ind w:firstLineChars="200" w:firstLine="560"/>
        <w:textAlignment w:val="bottom"/>
        <w:rPr>
          <w:rFonts w:asciiTheme="minorEastAsia" w:eastAsiaTheme="minorEastAsia" w:hAnsiTheme="minorEastAsia"/>
          <w:szCs w:val="28"/>
        </w:rPr>
      </w:pPr>
      <w:r w:rsidRPr="007F708C">
        <w:rPr>
          <w:rFonts w:asciiTheme="minorEastAsia" w:eastAsiaTheme="minorEastAsia" w:hAnsiTheme="minorEastAsia"/>
          <w:szCs w:val="28"/>
        </w:rPr>
        <w:t>13</w:t>
      </w:r>
      <w:r w:rsidR="002F4636" w:rsidRPr="007F708C">
        <w:rPr>
          <w:rFonts w:asciiTheme="minorEastAsia" w:eastAsiaTheme="minorEastAsia" w:hAnsiTheme="minorEastAsia" w:hint="eastAsia"/>
          <w:szCs w:val="28"/>
        </w:rPr>
        <w:t>、根据权利要求1</w:t>
      </w:r>
      <w:r w:rsidRPr="007F708C">
        <w:rPr>
          <w:rFonts w:asciiTheme="minorEastAsia" w:eastAsiaTheme="minorEastAsia" w:hAnsiTheme="minorEastAsia"/>
          <w:szCs w:val="28"/>
        </w:rPr>
        <w:t>0</w:t>
      </w:r>
      <w:r w:rsidR="002F4636" w:rsidRPr="007F708C">
        <w:rPr>
          <w:rFonts w:asciiTheme="minorEastAsia" w:eastAsiaTheme="minorEastAsia" w:hAnsiTheme="minorEastAsia" w:hint="eastAsia"/>
          <w:szCs w:val="28"/>
        </w:rPr>
        <w:t>所述的</w:t>
      </w:r>
      <w:r w:rsidR="001B4450">
        <w:rPr>
          <w:rFonts w:asciiTheme="minorEastAsia" w:eastAsiaTheme="minorEastAsia" w:hAnsiTheme="minorEastAsia" w:hint="eastAsia"/>
          <w:szCs w:val="28"/>
        </w:rPr>
        <w:t>模型</w:t>
      </w:r>
      <w:proofErr w:type="gramStart"/>
      <w:r w:rsidR="001B4450">
        <w:rPr>
          <w:rFonts w:asciiTheme="minorEastAsia" w:eastAsiaTheme="minorEastAsia" w:hAnsiTheme="minorEastAsia" w:hint="eastAsia"/>
          <w:szCs w:val="28"/>
        </w:rPr>
        <w:t>预训练</w:t>
      </w:r>
      <w:proofErr w:type="gramEnd"/>
      <w:r w:rsidR="001B4450">
        <w:rPr>
          <w:rFonts w:asciiTheme="minorEastAsia" w:eastAsiaTheme="minorEastAsia" w:hAnsiTheme="minorEastAsia" w:hint="eastAsia"/>
          <w:szCs w:val="28"/>
        </w:rPr>
        <w:t>系统</w:t>
      </w:r>
      <w:r w:rsidR="002F4636" w:rsidRPr="007F708C">
        <w:rPr>
          <w:rFonts w:asciiTheme="minorEastAsia" w:eastAsiaTheme="minorEastAsia" w:hAnsiTheme="minorEastAsia" w:hint="eastAsia"/>
          <w:szCs w:val="28"/>
        </w:rPr>
        <w:t>，其中，所述待训练的情感预测模型还被配置为：</w:t>
      </w:r>
    </w:p>
    <w:p w14:paraId="2A04029C" w14:textId="77777777" w:rsidR="00966498" w:rsidRPr="00966498" w:rsidRDefault="00966498" w:rsidP="00966498">
      <w:pPr>
        <w:spacing w:line="460" w:lineRule="exact"/>
        <w:ind w:firstLineChars="200" w:firstLine="560"/>
        <w:textAlignment w:val="bottom"/>
        <w:rPr>
          <w:rFonts w:asciiTheme="minorEastAsia" w:eastAsiaTheme="minorEastAsia" w:hAnsiTheme="minorEastAsia"/>
          <w:szCs w:val="28"/>
        </w:rPr>
      </w:pPr>
      <w:r w:rsidRPr="00966498">
        <w:rPr>
          <w:rFonts w:asciiTheme="minorEastAsia" w:eastAsiaTheme="minorEastAsia" w:hAnsiTheme="minorEastAsia" w:hint="eastAsia"/>
          <w:szCs w:val="28"/>
        </w:rPr>
        <w:t>针对所述无标签文本数据进行</w:t>
      </w:r>
      <w:proofErr w:type="gramStart"/>
      <w:r w:rsidRPr="00966498">
        <w:rPr>
          <w:rFonts w:asciiTheme="minorEastAsia" w:eastAsiaTheme="minorEastAsia" w:hAnsiTheme="minorEastAsia" w:hint="eastAsia"/>
          <w:szCs w:val="28"/>
        </w:rPr>
        <w:t>句子级</w:t>
      </w:r>
      <w:proofErr w:type="gramEnd"/>
      <w:r w:rsidRPr="00966498">
        <w:rPr>
          <w:rFonts w:asciiTheme="minorEastAsia" w:eastAsiaTheme="minorEastAsia" w:hAnsiTheme="minorEastAsia" w:hint="eastAsia"/>
          <w:szCs w:val="28"/>
        </w:rPr>
        <w:t xml:space="preserve">情感预测；以及 </w:t>
      </w:r>
    </w:p>
    <w:p w14:paraId="36F956F8" w14:textId="77777777" w:rsidR="00D45105" w:rsidRDefault="00966498" w:rsidP="00966498">
      <w:pPr>
        <w:spacing w:line="460" w:lineRule="exact"/>
        <w:ind w:firstLineChars="200" w:firstLine="560"/>
        <w:textAlignment w:val="bottom"/>
        <w:rPr>
          <w:rFonts w:asciiTheme="minorEastAsia" w:eastAsiaTheme="minorEastAsia" w:hAnsiTheme="minorEastAsia"/>
          <w:szCs w:val="28"/>
        </w:rPr>
      </w:pPr>
      <w:r w:rsidRPr="00966498">
        <w:rPr>
          <w:rFonts w:asciiTheme="minorEastAsia" w:eastAsiaTheme="minorEastAsia" w:hAnsiTheme="minorEastAsia" w:hint="eastAsia"/>
          <w:szCs w:val="28"/>
        </w:rPr>
        <w:t>根据</w:t>
      </w:r>
      <w:proofErr w:type="gramStart"/>
      <w:r w:rsidRPr="00966498">
        <w:rPr>
          <w:rFonts w:asciiTheme="minorEastAsia" w:eastAsiaTheme="minorEastAsia" w:hAnsiTheme="minorEastAsia" w:hint="eastAsia"/>
          <w:szCs w:val="28"/>
        </w:rPr>
        <w:t>句子级</w:t>
      </w:r>
      <w:proofErr w:type="gramEnd"/>
      <w:r w:rsidRPr="00966498">
        <w:rPr>
          <w:rFonts w:asciiTheme="minorEastAsia" w:eastAsiaTheme="minorEastAsia" w:hAnsiTheme="minorEastAsia" w:hint="eastAsia"/>
          <w:szCs w:val="28"/>
        </w:rPr>
        <w:t>情感预测结果和所述无标签文本数据计算误差，并基于误差修正权重系数。</w:t>
      </w:r>
    </w:p>
    <w:p w14:paraId="7B2CAA8E" w14:textId="39F696DC" w:rsidR="002F4636" w:rsidRPr="007F708C" w:rsidRDefault="009A39CF" w:rsidP="00966498">
      <w:pPr>
        <w:spacing w:line="460" w:lineRule="exact"/>
        <w:ind w:firstLineChars="200" w:firstLine="560"/>
        <w:textAlignment w:val="bottom"/>
        <w:rPr>
          <w:rFonts w:asciiTheme="minorEastAsia" w:eastAsiaTheme="minorEastAsia" w:hAnsiTheme="minorEastAsia"/>
          <w:szCs w:val="28"/>
        </w:rPr>
      </w:pPr>
      <w:r w:rsidRPr="007F708C">
        <w:rPr>
          <w:rFonts w:asciiTheme="minorEastAsia" w:eastAsiaTheme="minorEastAsia" w:hAnsiTheme="minorEastAsia"/>
          <w:szCs w:val="28"/>
        </w:rPr>
        <w:t>14</w:t>
      </w:r>
      <w:r w:rsidR="002F4636" w:rsidRPr="007F708C">
        <w:rPr>
          <w:rFonts w:asciiTheme="minorEastAsia" w:eastAsiaTheme="minorEastAsia" w:hAnsiTheme="minorEastAsia" w:hint="eastAsia"/>
          <w:szCs w:val="28"/>
        </w:rPr>
        <w:t>、根据权利要求</w:t>
      </w:r>
      <w:r w:rsidRPr="007F708C">
        <w:rPr>
          <w:rFonts w:asciiTheme="minorEastAsia" w:eastAsiaTheme="minorEastAsia" w:hAnsiTheme="minorEastAsia"/>
          <w:szCs w:val="28"/>
        </w:rPr>
        <w:t>13</w:t>
      </w:r>
      <w:r w:rsidR="002F4636" w:rsidRPr="007F708C">
        <w:rPr>
          <w:rFonts w:asciiTheme="minorEastAsia" w:eastAsiaTheme="minorEastAsia" w:hAnsiTheme="minorEastAsia" w:hint="eastAsia"/>
          <w:szCs w:val="28"/>
        </w:rPr>
        <w:t>所述的</w:t>
      </w:r>
      <w:r w:rsidR="001B4450">
        <w:rPr>
          <w:rFonts w:asciiTheme="minorEastAsia" w:eastAsiaTheme="minorEastAsia" w:hAnsiTheme="minorEastAsia" w:hint="eastAsia"/>
          <w:szCs w:val="28"/>
        </w:rPr>
        <w:t>模型</w:t>
      </w:r>
      <w:proofErr w:type="gramStart"/>
      <w:r w:rsidR="001B4450">
        <w:rPr>
          <w:rFonts w:asciiTheme="minorEastAsia" w:eastAsiaTheme="minorEastAsia" w:hAnsiTheme="minorEastAsia" w:hint="eastAsia"/>
          <w:szCs w:val="28"/>
        </w:rPr>
        <w:t>预训练</w:t>
      </w:r>
      <w:proofErr w:type="gramEnd"/>
      <w:r w:rsidR="001B4450">
        <w:rPr>
          <w:rFonts w:asciiTheme="minorEastAsia" w:eastAsiaTheme="minorEastAsia" w:hAnsiTheme="minorEastAsia" w:hint="eastAsia"/>
          <w:szCs w:val="28"/>
        </w:rPr>
        <w:t>系统</w:t>
      </w:r>
      <w:r w:rsidR="002F4636" w:rsidRPr="007F708C">
        <w:rPr>
          <w:rFonts w:asciiTheme="minorEastAsia" w:eastAsiaTheme="minorEastAsia" w:hAnsiTheme="minorEastAsia" w:hint="eastAsia"/>
          <w:szCs w:val="28"/>
        </w:rPr>
        <w:t>，其中，所述待训练的情感预</w:t>
      </w:r>
      <w:r w:rsidR="006167AA" w:rsidRPr="007F708C">
        <w:rPr>
          <w:rFonts w:asciiTheme="minorEastAsia" w:eastAsiaTheme="minorEastAsia" w:hAnsiTheme="minorEastAsia" w:hint="eastAsia"/>
          <w:szCs w:val="28"/>
        </w:rPr>
        <w:t>测模型还被配置为：</w:t>
      </w:r>
      <w:r w:rsidR="00A3337A" w:rsidRPr="00A3337A">
        <w:rPr>
          <w:rFonts w:asciiTheme="minorEastAsia" w:eastAsiaTheme="minorEastAsia" w:hAnsiTheme="minorEastAsia" w:hint="eastAsia"/>
          <w:szCs w:val="28"/>
        </w:rPr>
        <w:t>根据</w:t>
      </w:r>
      <w:proofErr w:type="gramStart"/>
      <w:r w:rsidR="00A3337A" w:rsidRPr="00A3337A">
        <w:rPr>
          <w:rFonts w:asciiTheme="minorEastAsia" w:eastAsiaTheme="minorEastAsia" w:hAnsiTheme="minorEastAsia" w:hint="eastAsia"/>
          <w:szCs w:val="28"/>
        </w:rPr>
        <w:t>句子级</w:t>
      </w:r>
      <w:proofErr w:type="gramEnd"/>
      <w:r w:rsidR="00A3337A" w:rsidRPr="00A3337A">
        <w:rPr>
          <w:rFonts w:asciiTheme="minorEastAsia" w:eastAsiaTheme="minorEastAsia" w:hAnsiTheme="minorEastAsia" w:hint="eastAsia"/>
          <w:szCs w:val="28"/>
        </w:rPr>
        <w:t>情感预测结果和词情感预测结果得到所述无标签文本数据的情感预测结果</w:t>
      </w:r>
      <w:r w:rsidR="002F4636" w:rsidRPr="007F708C">
        <w:rPr>
          <w:rFonts w:asciiTheme="minorEastAsia" w:eastAsiaTheme="minorEastAsia" w:hAnsiTheme="minorEastAsia" w:hint="eastAsia"/>
          <w:szCs w:val="28"/>
        </w:rPr>
        <w:t>。</w:t>
      </w:r>
    </w:p>
    <w:p w14:paraId="7B980584" w14:textId="42BE4B89" w:rsidR="002F4636" w:rsidRPr="007F708C" w:rsidRDefault="00AF6727" w:rsidP="002F4636">
      <w:pPr>
        <w:spacing w:line="460" w:lineRule="exact"/>
        <w:ind w:firstLineChars="200" w:firstLine="560"/>
        <w:textAlignment w:val="bottom"/>
        <w:rPr>
          <w:rFonts w:asciiTheme="minorEastAsia" w:eastAsiaTheme="minorEastAsia" w:hAnsiTheme="minorEastAsia"/>
          <w:szCs w:val="28"/>
        </w:rPr>
      </w:pPr>
      <w:r w:rsidRPr="007F708C">
        <w:rPr>
          <w:rFonts w:asciiTheme="minorEastAsia" w:eastAsiaTheme="minorEastAsia" w:hAnsiTheme="minorEastAsia"/>
          <w:szCs w:val="28"/>
        </w:rPr>
        <w:lastRenderedPageBreak/>
        <w:t>15</w:t>
      </w:r>
      <w:r w:rsidR="002F4636" w:rsidRPr="007F708C">
        <w:rPr>
          <w:rFonts w:asciiTheme="minorEastAsia" w:eastAsiaTheme="minorEastAsia" w:hAnsiTheme="minorEastAsia" w:hint="eastAsia"/>
          <w:szCs w:val="28"/>
        </w:rPr>
        <w:t>、根据权利要求1</w:t>
      </w:r>
      <w:r w:rsidRPr="007F708C">
        <w:rPr>
          <w:rFonts w:asciiTheme="minorEastAsia" w:eastAsiaTheme="minorEastAsia" w:hAnsiTheme="minorEastAsia"/>
          <w:szCs w:val="28"/>
        </w:rPr>
        <w:t>0</w:t>
      </w:r>
      <w:r w:rsidR="002F4636" w:rsidRPr="007F708C">
        <w:rPr>
          <w:rFonts w:asciiTheme="minorEastAsia" w:eastAsiaTheme="minorEastAsia" w:hAnsiTheme="minorEastAsia" w:hint="eastAsia"/>
          <w:szCs w:val="28"/>
        </w:rPr>
        <w:t>至</w:t>
      </w:r>
      <w:r w:rsidRPr="007F708C">
        <w:rPr>
          <w:rFonts w:asciiTheme="minorEastAsia" w:eastAsiaTheme="minorEastAsia" w:hAnsiTheme="minorEastAsia"/>
          <w:szCs w:val="28"/>
        </w:rPr>
        <w:t>14</w:t>
      </w:r>
      <w:r w:rsidR="002F4636" w:rsidRPr="007F708C">
        <w:rPr>
          <w:rFonts w:asciiTheme="minorEastAsia" w:eastAsiaTheme="minorEastAsia" w:hAnsiTheme="minorEastAsia" w:hint="eastAsia"/>
          <w:szCs w:val="28"/>
        </w:rPr>
        <w:t>任一项所述的</w:t>
      </w:r>
      <w:r w:rsidR="001B4450">
        <w:rPr>
          <w:rFonts w:asciiTheme="minorEastAsia" w:eastAsiaTheme="minorEastAsia" w:hAnsiTheme="minorEastAsia" w:hint="eastAsia"/>
          <w:szCs w:val="28"/>
        </w:rPr>
        <w:t>模型</w:t>
      </w:r>
      <w:proofErr w:type="gramStart"/>
      <w:r w:rsidR="001B4450">
        <w:rPr>
          <w:rFonts w:asciiTheme="minorEastAsia" w:eastAsiaTheme="minorEastAsia" w:hAnsiTheme="minorEastAsia" w:hint="eastAsia"/>
          <w:szCs w:val="28"/>
        </w:rPr>
        <w:t>预训练</w:t>
      </w:r>
      <w:proofErr w:type="gramEnd"/>
      <w:r w:rsidR="001B4450">
        <w:rPr>
          <w:rFonts w:asciiTheme="minorEastAsia" w:eastAsiaTheme="minorEastAsia" w:hAnsiTheme="minorEastAsia" w:hint="eastAsia"/>
          <w:szCs w:val="28"/>
        </w:rPr>
        <w:t>系统</w:t>
      </w:r>
      <w:r w:rsidR="002F4636" w:rsidRPr="007F708C">
        <w:rPr>
          <w:rFonts w:asciiTheme="minorEastAsia" w:eastAsiaTheme="minorEastAsia" w:hAnsiTheme="minorEastAsia" w:hint="eastAsia"/>
          <w:szCs w:val="28"/>
        </w:rPr>
        <w:t>，其中，所述情感预测模型包括多个编码器，所述编码器包括</w:t>
      </w:r>
      <w:proofErr w:type="gramStart"/>
      <w:r w:rsidR="002F4636" w:rsidRPr="007F708C">
        <w:rPr>
          <w:rFonts w:asciiTheme="minorEastAsia" w:eastAsiaTheme="minorEastAsia" w:hAnsiTheme="minorEastAsia" w:hint="eastAsia"/>
          <w:szCs w:val="28"/>
        </w:rPr>
        <w:t>自注意</w:t>
      </w:r>
      <w:proofErr w:type="gramEnd"/>
      <w:r w:rsidR="002F4636" w:rsidRPr="007F708C">
        <w:rPr>
          <w:rFonts w:asciiTheme="minorEastAsia" w:eastAsiaTheme="minorEastAsia" w:hAnsiTheme="minorEastAsia" w:hint="eastAsia"/>
          <w:szCs w:val="28"/>
        </w:rPr>
        <w:t>层和前馈神经网络层。</w:t>
      </w:r>
    </w:p>
    <w:p w14:paraId="60747291" w14:textId="70500166" w:rsidR="00C90C0F" w:rsidRPr="007F708C" w:rsidRDefault="00A47E06" w:rsidP="00A47E06">
      <w:pPr>
        <w:spacing w:line="460" w:lineRule="exact"/>
        <w:ind w:firstLineChars="200" w:firstLine="560"/>
        <w:textAlignment w:val="bottom"/>
        <w:rPr>
          <w:rFonts w:asciiTheme="minorEastAsia" w:eastAsiaTheme="minorEastAsia" w:hAnsiTheme="minorEastAsia"/>
          <w:szCs w:val="28"/>
        </w:rPr>
      </w:pPr>
      <w:r w:rsidRPr="007F708C">
        <w:rPr>
          <w:rFonts w:asciiTheme="minorEastAsia" w:eastAsiaTheme="minorEastAsia" w:hAnsiTheme="minorEastAsia"/>
          <w:szCs w:val="28"/>
        </w:rPr>
        <w:t>16</w:t>
      </w:r>
      <w:r w:rsidR="00C90C0F" w:rsidRPr="007F708C">
        <w:rPr>
          <w:rFonts w:asciiTheme="minorEastAsia" w:eastAsiaTheme="minorEastAsia" w:hAnsiTheme="minorEastAsia" w:hint="eastAsia"/>
          <w:szCs w:val="28"/>
        </w:rPr>
        <w:t>、一种电子设备，包括存储器和处理器，所述存储器还存储有可由所述处理器执行的计算机指令，所述计算机指令被执行时，实现所述</w:t>
      </w:r>
      <w:proofErr w:type="gramStart"/>
      <w:r w:rsidR="00C90C0F" w:rsidRPr="007F708C">
        <w:rPr>
          <w:rFonts w:asciiTheme="minorEastAsia" w:eastAsiaTheme="minorEastAsia" w:hAnsiTheme="minorEastAsia" w:hint="eastAsia"/>
          <w:szCs w:val="28"/>
        </w:rPr>
        <w:t>如权利</w:t>
      </w:r>
      <w:proofErr w:type="gramEnd"/>
      <w:r w:rsidR="00C90C0F" w:rsidRPr="007F708C">
        <w:rPr>
          <w:rFonts w:asciiTheme="minorEastAsia" w:eastAsiaTheme="minorEastAsia" w:hAnsiTheme="minorEastAsia" w:hint="eastAsia"/>
          <w:szCs w:val="28"/>
        </w:rPr>
        <w:t>要求</w:t>
      </w:r>
      <w:r w:rsidR="00C90C0F" w:rsidRPr="007F708C">
        <w:rPr>
          <w:rFonts w:asciiTheme="minorEastAsia" w:eastAsiaTheme="minorEastAsia" w:hAnsiTheme="minorEastAsia"/>
          <w:szCs w:val="28"/>
        </w:rPr>
        <w:t>1</w:t>
      </w:r>
      <w:r w:rsidR="00C90C0F" w:rsidRPr="007F708C">
        <w:rPr>
          <w:rFonts w:asciiTheme="minorEastAsia" w:eastAsiaTheme="minorEastAsia" w:hAnsiTheme="minorEastAsia" w:hint="eastAsia"/>
          <w:szCs w:val="28"/>
        </w:rPr>
        <w:t>至</w:t>
      </w:r>
      <w:r w:rsidR="00397A60" w:rsidRPr="007F708C">
        <w:rPr>
          <w:rFonts w:asciiTheme="minorEastAsia" w:eastAsiaTheme="minorEastAsia" w:hAnsiTheme="minorEastAsia"/>
          <w:szCs w:val="28"/>
        </w:rPr>
        <w:t>9</w:t>
      </w:r>
      <w:r w:rsidR="00C90C0F" w:rsidRPr="007F708C">
        <w:rPr>
          <w:rFonts w:asciiTheme="minorEastAsia" w:eastAsiaTheme="minorEastAsia" w:hAnsiTheme="minorEastAsia" w:hint="eastAsia"/>
          <w:szCs w:val="28"/>
        </w:rPr>
        <w:t>任一项所述的</w:t>
      </w:r>
      <w:r w:rsidR="001B4450">
        <w:rPr>
          <w:rFonts w:asciiTheme="minorEastAsia" w:eastAsiaTheme="minorEastAsia" w:hAnsiTheme="minorEastAsia" w:hint="eastAsia"/>
          <w:szCs w:val="28"/>
        </w:rPr>
        <w:t>模型</w:t>
      </w:r>
      <w:proofErr w:type="gramStart"/>
      <w:r w:rsidR="001B4450">
        <w:rPr>
          <w:rFonts w:asciiTheme="minorEastAsia" w:eastAsiaTheme="minorEastAsia" w:hAnsiTheme="minorEastAsia" w:hint="eastAsia"/>
          <w:szCs w:val="28"/>
        </w:rPr>
        <w:t>预训</w:t>
      </w:r>
      <w:proofErr w:type="gramEnd"/>
      <w:r w:rsidR="001B4450">
        <w:rPr>
          <w:rFonts w:asciiTheme="minorEastAsia" w:eastAsiaTheme="minorEastAsia" w:hAnsiTheme="minorEastAsia" w:hint="eastAsia"/>
          <w:szCs w:val="28"/>
        </w:rPr>
        <w:t>练方法</w:t>
      </w:r>
      <w:r w:rsidR="00C90C0F" w:rsidRPr="007F708C">
        <w:rPr>
          <w:rFonts w:asciiTheme="minorEastAsia" w:eastAsiaTheme="minorEastAsia" w:hAnsiTheme="minorEastAsia" w:hint="eastAsia"/>
          <w:szCs w:val="28"/>
        </w:rPr>
        <w:t>。</w:t>
      </w:r>
    </w:p>
    <w:p w14:paraId="4017444B" w14:textId="22F2640F" w:rsidR="00601D78" w:rsidRPr="007F708C" w:rsidRDefault="00A47E06" w:rsidP="0079283E">
      <w:pPr>
        <w:spacing w:line="460" w:lineRule="exact"/>
        <w:ind w:firstLineChars="200" w:firstLine="560"/>
        <w:textAlignment w:val="bottom"/>
        <w:rPr>
          <w:rFonts w:asciiTheme="minorEastAsia" w:eastAsiaTheme="minorEastAsia" w:hAnsiTheme="minorEastAsia"/>
          <w:szCs w:val="28"/>
        </w:rPr>
        <w:sectPr w:rsidR="00601D78" w:rsidRPr="007F708C" w:rsidSect="00AF2BFE">
          <w:footerReference w:type="default" r:id="rId13"/>
          <w:pgSz w:w="11906" w:h="16838"/>
          <w:pgMar w:top="1418" w:right="1418" w:bottom="1134" w:left="1797" w:header="1134" w:footer="1134" w:gutter="0"/>
          <w:pgNumType w:start="1"/>
          <w:cols w:space="425"/>
          <w:docGrid w:type="lines" w:linePitch="476"/>
        </w:sectPr>
      </w:pPr>
      <w:r w:rsidRPr="007F708C">
        <w:rPr>
          <w:rFonts w:asciiTheme="minorEastAsia" w:eastAsiaTheme="minorEastAsia" w:hAnsiTheme="minorEastAsia"/>
          <w:szCs w:val="28"/>
        </w:rPr>
        <w:t>17</w:t>
      </w:r>
      <w:r w:rsidR="00C90C0F" w:rsidRPr="007F708C">
        <w:rPr>
          <w:rFonts w:asciiTheme="minorEastAsia" w:eastAsiaTheme="minorEastAsia" w:hAnsiTheme="minorEastAsia" w:hint="eastAsia"/>
          <w:szCs w:val="28"/>
        </w:rPr>
        <w:t>、一种计算机可读介质，所述计算机可读介质存储有可由电子设备执行的计算机指令，所述计算机指令被执行时，实现所述</w:t>
      </w:r>
      <w:proofErr w:type="gramStart"/>
      <w:r w:rsidR="00C90C0F" w:rsidRPr="007F708C">
        <w:rPr>
          <w:rFonts w:asciiTheme="minorEastAsia" w:eastAsiaTheme="minorEastAsia" w:hAnsiTheme="minorEastAsia" w:hint="eastAsia"/>
          <w:szCs w:val="28"/>
        </w:rPr>
        <w:t>如权利</w:t>
      </w:r>
      <w:proofErr w:type="gramEnd"/>
      <w:r w:rsidR="00C90C0F" w:rsidRPr="007F708C">
        <w:rPr>
          <w:rFonts w:asciiTheme="minorEastAsia" w:eastAsiaTheme="minorEastAsia" w:hAnsiTheme="minorEastAsia" w:hint="eastAsia"/>
          <w:szCs w:val="28"/>
        </w:rPr>
        <w:t>要求</w:t>
      </w:r>
      <w:r w:rsidR="00C90C0F" w:rsidRPr="007F708C">
        <w:rPr>
          <w:rFonts w:asciiTheme="minorEastAsia" w:eastAsiaTheme="minorEastAsia" w:hAnsiTheme="minorEastAsia"/>
          <w:szCs w:val="28"/>
        </w:rPr>
        <w:t>1</w:t>
      </w:r>
      <w:r w:rsidR="00C90C0F" w:rsidRPr="007F708C">
        <w:rPr>
          <w:rFonts w:asciiTheme="minorEastAsia" w:eastAsiaTheme="minorEastAsia" w:hAnsiTheme="minorEastAsia" w:hint="eastAsia"/>
          <w:szCs w:val="28"/>
        </w:rPr>
        <w:t>至</w:t>
      </w:r>
      <w:r w:rsidR="00B763BB" w:rsidRPr="007F708C">
        <w:rPr>
          <w:rFonts w:asciiTheme="minorEastAsia" w:eastAsiaTheme="minorEastAsia" w:hAnsiTheme="minorEastAsia" w:hint="eastAsia"/>
          <w:szCs w:val="28"/>
        </w:rPr>
        <w:t>9</w:t>
      </w:r>
      <w:r w:rsidR="00C90C0F" w:rsidRPr="007F708C">
        <w:rPr>
          <w:rFonts w:asciiTheme="minorEastAsia" w:eastAsiaTheme="minorEastAsia" w:hAnsiTheme="minorEastAsia" w:hint="eastAsia"/>
          <w:szCs w:val="28"/>
        </w:rPr>
        <w:t>任一项所述的</w:t>
      </w:r>
      <w:r w:rsidR="001B4450">
        <w:rPr>
          <w:rFonts w:asciiTheme="minorEastAsia" w:eastAsiaTheme="minorEastAsia" w:hAnsiTheme="minorEastAsia" w:hint="eastAsia"/>
          <w:szCs w:val="28"/>
        </w:rPr>
        <w:t>模型</w:t>
      </w:r>
      <w:proofErr w:type="gramStart"/>
      <w:r w:rsidR="001B4450">
        <w:rPr>
          <w:rFonts w:asciiTheme="minorEastAsia" w:eastAsiaTheme="minorEastAsia" w:hAnsiTheme="minorEastAsia" w:hint="eastAsia"/>
          <w:szCs w:val="28"/>
        </w:rPr>
        <w:t>预训</w:t>
      </w:r>
      <w:proofErr w:type="gramEnd"/>
      <w:r w:rsidR="001B4450">
        <w:rPr>
          <w:rFonts w:asciiTheme="minorEastAsia" w:eastAsiaTheme="minorEastAsia" w:hAnsiTheme="minorEastAsia" w:hint="eastAsia"/>
          <w:szCs w:val="28"/>
        </w:rPr>
        <w:t>练方法</w:t>
      </w:r>
      <w:r w:rsidR="00C90C0F" w:rsidRPr="007F708C">
        <w:rPr>
          <w:rFonts w:asciiTheme="minorEastAsia" w:eastAsiaTheme="minorEastAsia" w:hAnsiTheme="minorEastAsia" w:hint="eastAsia"/>
          <w:szCs w:val="28"/>
        </w:rPr>
        <w:t>。</w:t>
      </w:r>
    </w:p>
    <w:p w14:paraId="3C6214A6" w14:textId="7E2132AD" w:rsidR="00C03DC4" w:rsidRPr="007F708C" w:rsidRDefault="00DB0A3C">
      <w:pPr>
        <w:pBdr>
          <w:bottom w:val="single" w:sz="4" w:space="1" w:color="auto"/>
        </w:pBdr>
        <w:spacing w:line="460" w:lineRule="exact"/>
        <w:jc w:val="center"/>
        <w:rPr>
          <w:rFonts w:asciiTheme="minorEastAsia" w:eastAsiaTheme="minorEastAsia" w:hAnsiTheme="minorEastAsia"/>
          <w:b/>
          <w:szCs w:val="28"/>
        </w:rPr>
      </w:pPr>
      <w:r w:rsidRPr="007F708C">
        <w:rPr>
          <w:rFonts w:asciiTheme="minorEastAsia" w:eastAsiaTheme="minorEastAsia" w:hAnsiTheme="minorEastAsia" w:hint="eastAsia"/>
          <w:b/>
          <w:szCs w:val="28"/>
        </w:rPr>
        <w:lastRenderedPageBreak/>
        <w:t>说</w:t>
      </w:r>
      <w:r w:rsidR="00472A11" w:rsidRPr="007F708C">
        <w:rPr>
          <w:rFonts w:asciiTheme="minorEastAsia" w:eastAsiaTheme="minorEastAsia" w:hAnsiTheme="minorEastAsia"/>
          <w:b/>
          <w:szCs w:val="28"/>
        </w:rPr>
        <w:t xml:space="preserve"> </w:t>
      </w:r>
      <w:r w:rsidRPr="007F708C">
        <w:rPr>
          <w:rFonts w:asciiTheme="minorEastAsia" w:eastAsiaTheme="minorEastAsia" w:hAnsiTheme="minorEastAsia" w:hint="eastAsia"/>
          <w:b/>
          <w:szCs w:val="28"/>
        </w:rPr>
        <w:t>明</w:t>
      </w:r>
      <w:r w:rsidR="00472A11" w:rsidRPr="007F708C">
        <w:rPr>
          <w:rFonts w:asciiTheme="minorEastAsia" w:eastAsiaTheme="minorEastAsia" w:hAnsiTheme="minorEastAsia"/>
          <w:b/>
          <w:szCs w:val="28"/>
        </w:rPr>
        <w:t xml:space="preserve"> </w:t>
      </w:r>
      <w:r w:rsidRPr="007F708C">
        <w:rPr>
          <w:rFonts w:asciiTheme="minorEastAsia" w:eastAsiaTheme="minorEastAsia" w:hAnsiTheme="minorEastAsia" w:hint="eastAsia"/>
          <w:b/>
          <w:szCs w:val="28"/>
        </w:rPr>
        <w:t>书</w:t>
      </w:r>
    </w:p>
    <w:p w14:paraId="05283AB0" w14:textId="7FAE6D82" w:rsidR="00A85028" w:rsidRPr="007F708C" w:rsidRDefault="00A85028" w:rsidP="00771921">
      <w:pPr>
        <w:spacing w:line="460" w:lineRule="exact"/>
        <w:ind w:firstLineChars="200" w:firstLine="562"/>
        <w:jc w:val="center"/>
        <w:rPr>
          <w:rFonts w:asciiTheme="minorEastAsia" w:eastAsiaTheme="minorEastAsia" w:hAnsiTheme="minorEastAsia"/>
          <w:b/>
          <w:szCs w:val="28"/>
        </w:rPr>
      </w:pPr>
    </w:p>
    <w:p w14:paraId="4D23E161" w14:textId="1997D8DE" w:rsidR="00321483" w:rsidRPr="007F708C" w:rsidRDefault="001B4450" w:rsidP="00771921">
      <w:pPr>
        <w:spacing w:line="460" w:lineRule="exact"/>
        <w:ind w:firstLineChars="200" w:firstLine="562"/>
        <w:jc w:val="center"/>
        <w:rPr>
          <w:rFonts w:asciiTheme="minorEastAsia" w:eastAsiaTheme="minorEastAsia" w:hAnsiTheme="minorEastAsia"/>
          <w:b/>
          <w:szCs w:val="28"/>
        </w:rPr>
      </w:pPr>
      <w:r>
        <w:rPr>
          <w:rFonts w:asciiTheme="minorEastAsia" w:eastAsiaTheme="minorEastAsia" w:hAnsiTheme="minorEastAsia" w:hint="eastAsia"/>
          <w:b/>
          <w:szCs w:val="28"/>
        </w:rPr>
        <w:t>模型</w:t>
      </w:r>
      <w:proofErr w:type="gramStart"/>
      <w:r>
        <w:rPr>
          <w:rFonts w:asciiTheme="minorEastAsia" w:eastAsiaTheme="minorEastAsia" w:hAnsiTheme="minorEastAsia" w:hint="eastAsia"/>
          <w:b/>
          <w:szCs w:val="28"/>
        </w:rPr>
        <w:t>预训练</w:t>
      </w:r>
      <w:proofErr w:type="gramEnd"/>
      <w:r>
        <w:rPr>
          <w:rFonts w:asciiTheme="minorEastAsia" w:eastAsiaTheme="minorEastAsia" w:hAnsiTheme="minorEastAsia" w:hint="eastAsia"/>
          <w:b/>
          <w:szCs w:val="28"/>
        </w:rPr>
        <w:t>方法</w:t>
      </w:r>
      <w:r w:rsidR="00915818" w:rsidRPr="007F708C">
        <w:rPr>
          <w:rFonts w:asciiTheme="minorEastAsia" w:eastAsiaTheme="minorEastAsia" w:hAnsiTheme="minorEastAsia" w:hint="eastAsia"/>
          <w:b/>
          <w:szCs w:val="28"/>
        </w:rPr>
        <w:t>及系统</w:t>
      </w:r>
    </w:p>
    <w:p w14:paraId="2DDA8410" w14:textId="77777777" w:rsidR="00A60F84" w:rsidRPr="007F708C" w:rsidRDefault="00A60F84" w:rsidP="00771921">
      <w:pPr>
        <w:spacing w:line="460" w:lineRule="exact"/>
        <w:ind w:firstLineChars="200" w:firstLine="562"/>
        <w:jc w:val="center"/>
        <w:rPr>
          <w:rFonts w:asciiTheme="minorEastAsia" w:eastAsiaTheme="minorEastAsia" w:hAnsiTheme="minorEastAsia"/>
          <w:b/>
          <w:szCs w:val="28"/>
        </w:rPr>
      </w:pPr>
    </w:p>
    <w:p w14:paraId="122988C6" w14:textId="4602EA95" w:rsidR="00C03DC4" w:rsidRPr="007F708C" w:rsidRDefault="00DB0A3C">
      <w:pPr>
        <w:spacing w:line="460" w:lineRule="exact"/>
        <w:ind w:firstLineChars="200" w:firstLine="562"/>
        <w:rPr>
          <w:rFonts w:asciiTheme="minorEastAsia" w:eastAsiaTheme="minorEastAsia" w:hAnsiTheme="minorEastAsia"/>
          <w:b/>
          <w:szCs w:val="28"/>
        </w:rPr>
      </w:pPr>
      <w:r w:rsidRPr="007F708C">
        <w:rPr>
          <w:rFonts w:asciiTheme="minorEastAsia" w:eastAsiaTheme="minorEastAsia" w:hAnsiTheme="minorEastAsia" w:hint="eastAsia"/>
          <w:b/>
          <w:szCs w:val="28"/>
        </w:rPr>
        <w:t>技术领域</w:t>
      </w:r>
    </w:p>
    <w:p w14:paraId="461B6E66" w14:textId="2ACC1033" w:rsidR="001C0707" w:rsidRPr="007F708C" w:rsidRDefault="00B44A39" w:rsidP="001C0707">
      <w:pPr>
        <w:spacing w:line="460" w:lineRule="exact"/>
        <w:ind w:firstLineChars="200" w:firstLine="560"/>
        <w:rPr>
          <w:rFonts w:asciiTheme="minorEastAsia" w:eastAsiaTheme="minorEastAsia" w:hAnsiTheme="minorEastAsia"/>
          <w:szCs w:val="28"/>
        </w:rPr>
      </w:pPr>
      <w:proofErr w:type="gramStart"/>
      <w:r w:rsidRPr="007F708C">
        <w:rPr>
          <w:rFonts w:asciiTheme="minorEastAsia" w:eastAsiaTheme="minorEastAsia" w:hAnsiTheme="minorEastAsia" w:hint="eastAsia"/>
          <w:szCs w:val="28"/>
        </w:rPr>
        <w:t>本公开</w:t>
      </w:r>
      <w:proofErr w:type="gramEnd"/>
      <w:r w:rsidR="00CB2ED2" w:rsidRPr="007F708C">
        <w:rPr>
          <w:rFonts w:asciiTheme="minorEastAsia" w:eastAsiaTheme="minorEastAsia" w:hAnsiTheme="minorEastAsia" w:hint="eastAsia"/>
          <w:szCs w:val="28"/>
        </w:rPr>
        <w:t>涉及</w:t>
      </w:r>
      <w:r w:rsidR="00BB3DBF" w:rsidRPr="007F708C">
        <w:rPr>
          <w:rFonts w:asciiTheme="minorEastAsia" w:eastAsiaTheme="minorEastAsia" w:hAnsiTheme="minorEastAsia" w:hint="eastAsia"/>
          <w:szCs w:val="28"/>
        </w:rPr>
        <w:t>自然语言处理</w:t>
      </w:r>
      <w:r w:rsidR="00C77169" w:rsidRPr="007F708C">
        <w:rPr>
          <w:rFonts w:asciiTheme="minorEastAsia" w:eastAsiaTheme="minorEastAsia" w:hAnsiTheme="minorEastAsia" w:hint="eastAsia"/>
          <w:szCs w:val="28"/>
        </w:rPr>
        <w:t>领域</w:t>
      </w:r>
      <w:r w:rsidR="000B66A5" w:rsidRPr="007F708C">
        <w:rPr>
          <w:rFonts w:asciiTheme="minorEastAsia" w:eastAsiaTheme="minorEastAsia" w:hAnsiTheme="minorEastAsia" w:hint="eastAsia"/>
          <w:szCs w:val="28"/>
        </w:rPr>
        <w:t>，具体</w:t>
      </w:r>
      <w:r w:rsidR="00465241" w:rsidRPr="007F708C">
        <w:rPr>
          <w:rFonts w:asciiTheme="minorEastAsia" w:eastAsiaTheme="minorEastAsia" w:hAnsiTheme="minorEastAsia" w:hint="eastAsia"/>
          <w:szCs w:val="28"/>
        </w:rPr>
        <w:t>而言，涉及</w:t>
      </w:r>
      <w:r w:rsidR="006303D8" w:rsidRPr="007F708C">
        <w:rPr>
          <w:rFonts w:asciiTheme="minorEastAsia" w:eastAsiaTheme="minorEastAsia" w:hAnsiTheme="minorEastAsia" w:hint="eastAsia"/>
          <w:szCs w:val="28"/>
        </w:rPr>
        <w:t>一种</w:t>
      </w:r>
      <w:r w:rsidR="001B4450">
        <w:rPr>
          <w:rFonts w:asciiTheme="minorEastAsia" w:eastAsiaTheme="minorEastAsia" w:hAnsiTheme="minorEastAsia" w:hint="eastAsia"/>
          <w:szCs w:val="28"/>
        </w:rPr>
        <w:t>模型</w:t>
      </w:r>
      <w:proofErr w:type="gramStart"/>
      <w:r w:rsidR="001B4450">
        <w:rPr>
          <w:rFonts w:asciiTheme="minorEastAsia" w:eastAsiaTheme="minorEastAsia" w:hAnsiTheme="minorEastAsia" w:hint="eastAsia"/>
          <w:szCs w:val="28"/>
        </w:rPr>
        <w:t>预训</w:t>
      </w:r>
      <w:proofErr w:type="gramEnd"/>
      <w:r w:rsidR="001B4450">
        <w:rPr>
          <w:rFonts w:asciiTheme="minorEastAsia" w:eastAsiaTheme="minorEastAsia" w:hAnsiTheme="minorEastAsia" w:hint="eastAsia"/>
          <w:szCs w:val="28"/>
        </w:rPr>
        <w:t>练方法</w:t>
      </w:r>
      <w:r w:rsidR="00915818" w:rsidRPr="007F708C">
        <w:rPr>
          <w:rFonts w:asciiTheme="minorEastAsia" w:eastAsiaTheme="minorEastAsia" w:hAnsiTheme="minorEastAsia" w:hint="eastAsia"/>
          <w:szCs w:val="28"/>
        </w:rPr>
        <w:t>及系统</w:t>
      </w:r>
      <w:r w:rsidR="001C0707" w:rsidRPr="007F708C">
        <w:rPr>
          <w:rFonts w:asciiTheme="minorEastAsia" w:eastAsiaTheme="minorEastAsia" w:hAnsiTheme="minorEastAsia" w:hint="eastAsia"/>
          <w:szCs w:val="28"/>
        </w:rPr>
        <w:t>。</w:t>
      </w:r>
    </w:p>
    <w:p w14:paraId="4ED0D754" w14:textId="59C02285" w:rsidR="001C0707" w:rsidRPr="007F708C" w:rsidRDefault="001C0707" w:rsidP="007040DE">
      <w:pPr>
        <w:spacing w:line="460" w:lineRule="exact"/>
        <w:rPr>
          <w:rFonts w:asciiTheme="minorEastAsia" w:eastAsiaTheme="minorEastAsia" w:hAnsiTheme="minorEastAsia"/>
          <w:szCs w:val="28"/>
        </w:rPr>
      </w:pPr>
    </w:p>
    <w:p w14:paraId="7D73653A" w14:textId="3D15FA77" w:rsidR="00512784" w:rsidRPr="007F708C" w:rsidRDefault="00DB0A3C" w:rsidP="005D36A4">
      <w:pPr>
        <w:spacing w:line="460" w:lineRule="exact"/>
        <w:ind w:firstLineChars="200" w:firstLine="562"/>
        <w:rPr>
          <w:rFonts w:asciiTheme="minorEastAsia" w:eastAsiaTheme="minorEastAsia" w:hAnsiTheme="minorEastAsia"/>
          <w:b/>
          <w:szCs w:val="28"/>
        </w:rPr>
      </w:pPr>
      <w:r w:rsidRPr="007F708C">
        <w:rPr>
          <w:rFonts w:asciiTheme="minorEastAsia" w:eastAsiaTheme="minorEastAsia" w:hAnsiTheme="minorEastAsia" w:hint="eastAsia"/>
          <w:b/>
          <w:szCs w:val="28"/>
        </w:rPr>
        <w:t>背景技术</w:t>
      </w:r>
    </w:p>
    <w:p w14:paraId="6A2D8612" w14:textId="30ADCFB5" w:rsidR="00464E4B" w:rsidRPr="007F708C" w:rsidRDefault="008B3388" w:rsidP="00DA0E89">
      <w:pPr>
        <w:spacing w:line="460" w:lineRule="exact"/>
        <w:ind w:firstLineChars="200" w:firstLine="560"/>
        <w:rPr>
          <w:rFonts w:asciiTheme="minorEastAsia" w:eastAsiaTheme="minorEastAsia" w:hAnsiTheme="minorEastAsia"/>
          <w:szCs w:val="28"/>
        </w:rPr>
      </w:pPr>
      <w:r w:rsidRPr="007F708C">
        <w:rPr>
          <w:rFonts w:asciiTheme="minorEastAsia" w:eastAsiaTheme="minorEastAsia" w:hAnsiTheme="minorEastAsia" w:hint="eastAsia"/>
          <w:szCs w:val="28"/>
        </w:rPr>
        <w:t>近些年，</w:t>
      </w:r>
      <w:proofErr w:type="gramStart"/>
      <w:r w:rsidRPr="007F708C">
        <w:rPr>
          <w:rFonts w:asciiTheme="minorEastAsia" w:eastAsiaTheme="minorEastAsia" w:hAnsiTheme="minorEastAsia" w:hint="eastAsia"/>
          <w:szCs w:val="28"/>
        </w:rPr>
        <w:t>预训练</w:t>
      </w:r>
      <w:proofErr w:type="gramEnd"/>
      <w:r w:rsidR="00751792" w:rsidRPr="007F708C">
        <w:rPr>
          <w:rFonts w:asciiTheme="minorEastAsia" w:eastAsiaTheme="minorEastAsia" w:hAnsiTheme="minorEastAsia" w:hint="eastAsia"/>
          <w:szCs w:val="28"/>
        </w:rPr>
        <w:t>的</w:t>
      </w:r>
      <w:r w:rsidR="00EB5083" w:rsidRPr="007F708C">
        <w:rPr>
          <w:rFonts w:asciiTheme="minorEastAsia" w:eastAsiaTheme="minorEastAsia" w:hAnsiTheme="minorEastAsia" w:hint="eastAsia"/>
          <w:szCs w:val="28"/>
        </w:rPr>
        <w:t>语言模型在多领域</w:t>
      </w:r>
      <w:r w:rsidRPr="007F708C">
        <w:rPr>
          <w:rFonts w:asciiTheme="minorEastAsia" w:eastAsiaTheme="minorEastAsia" w:hAnsiTheme="minorEastAsia" w:hint="eastAsia"/>
          <w:szCs w:val="28"/>
        </w:rPr>
        <w:t>情感分析</w:t>
      </w:r>
      <w:r w:rsidR="00EB5083" w:rsidRPr="007F708C">
        <w:rPr>
          <w:rFonts w:asciiTheme="minorEastAsia" w:eastAsiaTheme="minorEastAsia" w:hAnsiTheme="minorEastAsia" w:hint="eastAsia"/>
          <w:szCs w:val="28"/>
        </w:rPr>
        <w:t>中得到了广泛的应用，并取得了很好的效果</w:t>
      </w:r>
      <w:r w:rsidRPr="007F708C">
        <w:rPr>
          <w:rFonts w:asciiTheme="minorEastAsia" w:eastAsiaTheme="minorEastAsia" w:hAnsiTheme="minorEastAsia" w:hint="eastAsia"/>
          <w:szCs w:val="28"/>
        </w:rPr>
        <w:t>。然而，由于不同领域上用户表达情感的差异性，</w:t>
      </w:r>
      <w:r w:rsidR="00707AA9" w:rsidRPr="007F708C">
        <w:rPr>
          <w:rFonts w:asciiTheme="minorEastAsia" w:eastAsiaTheme="minorEastAsia" w:hAnsiTheme="minorEastAsia" w:hint="eastAsia"/>
          <w:szCs w:val="28"/>
        </w:rPr>
        <w:t>在</w:t>
      </w:r>
      <w:proofErr w:type="gramStart"/>
      <w:r w:rsidR="00707AA9" w:rsidRPr="007F708C">
        <w:rPr>
          <w:rFonts w:asciiTheme="minorEastAsia" w:eastAsiaTheme="minorEastAsia" w:hAnsiTheme="minorEastAsia" w:hint="eastAsia"/>
          <w:szCs w:val="28"/>
        </w:rPr>
        <w:t>源领域</w:t>
      </w:r>
      <w:proofErr w:type="gramEnd"/>
      <w:r w:rsidR="00707AA9" w:rsidRPr="007F708C">
        <w:rPr>
          <w:rFonts w:asciiTheme="minorEastAsia" w:eastAsiaTheme="minorEastAsia" w:hAnsiTheme="minorEastAsia" w:hint="eastAsia"/>
          <w:szCs w:val="28"/>
        </w:rPr>
        <w:t>对模型进行微调很容易过拟合，从而导致当</w:t>
      </w:r>
      <w:r w:rsidR="00EB5083" w:rsidRPr="007F708C">
        <w:rPr>
          <w:rFonts w:asciiTheme="minorEastAsia" w:eastAsiaTheme="minorEastAsia" w:hAnsiTheme="minorEastAsia" w:hint="eastAsia"/>
          <w:szCs w:val="28"/>
        </w:rPr>
        <w:t>将模型</w:t>
      </w:r>
      <w:r w:rsidR="00751792" w:rsidRPr="007F708C">
        <w:rPr>
          <w:rFonts w:asciiTheme="minorEastAsia" w:eastAsiaTheme="minorEastAsia" w:hAnsiTheme="minorEastAsia" w:hint="eastAsia"/>
          <w:szCs w:val="28"/>
        </w:rPr>
        <w:t>从</w:t>
      </w:r>
      <w:proofErr w:type="gramStart"/>
      <w:r w:rsidRPr="007F708C">
        <w:rPr>
          <w:rFonts w:asciiTheme="minorEastAsia" w:eastAsiaTheme="minorEastAsia" w:hAnsiTheme="minorEastAsia" w:hint="eastAsia"/>
          <w:szCs w:val="28"/>
        </w:rPr>
        <w:t>源领</w:t>
      </w:r>
      <w:proofErr w:type="gramEnd"/>
      <w:r w:rsidRPr="007F708C">
        <w:rPr>
          <w:rFonts w:asciiTheme="minorEastAsia" w:eastAsiaTheme="minorEastAsia" w:hAnsiTheme="minorEastAsia" w:hint="eastAsia"/>
          <w:szCs w:val="28"/>
        </w:rPr>
        <w:t>域</w:t>
      </w:r>
      <w:r w:rsidR="00751792" w:rsidRPr="007F708C">
        <w:rPr>
          <w:rFonts w:asciiTheme="minorEastAsia" w:eastAsiaTheme="minorEastAsia" w:hAnsiTheme="minorEastAsia" w:hint="eastAsia"/>
          <w:szCs w:val="28"/>
        </w:rPr>
        <w:t>迁移到目标领域时</w:t>
      </w:r>
      <w:r w:rsidR="00707AA9" w:rsidRPr="007F708C">
        <w:rPr>
          <w:rFonts w:asciiTheme="minorEastAsia" w:eastAsiaTheme="minorEastAsia" w:hAnsiTheme="minorEastAsia" w:hint="eastAsia"/>
          <w:szCs w:val="28"/>
        </w:rPr>
        <w:t>,</w:t>
      </w:r>
      <w:r w:rsidRPr="007F708C">
        <w:rPr>
          <w:rFonts w:asciiTheme="minorEastAsia" w:eastAsiaTheme="minorEastAsia" w:hAnsiTheme="minorEastAsia" w:hint="eastAsia"/>
          <w:szCs w:val="28"/>
        </w:rPr>
        <w:t>在目标领域表现很差。</w:t>
      </w:r>
      <w:r w:rsidR="00707AA9" w:rsidRPr="007F708C">
        <w:rPr>
          <w:rFonts w:asciiTheme="minorEastAsia" w:eastAsiaTheme="minorEastAsia" w:hAnsiTheme="minorEastAsia" w:hint="eastAsia"/>
          <w:szCs w:val="28"/>
        </w:rPr>
        <w:t>而且由于</w:t>
      </w:r>
      <w:proofErr w:type="gramStart"/>
      <w:r w:rsidR="00707AA9" w:rsidRPr="007F708C">
        <w:rPr>
          <w:rFonts w:asciiTheme="minorEastAsia" w:eastAsiaTheme="minorEastAsia" w:hAnsiTheme="minorEastAsia" w:hint="eastAsia"/>
          <w:szCs w:val="28"/>
        </w:rPr>
        <w:t>预训练</w:t>
      </w:r>
      <w:proofErr w:type="gramEnd"/>
      <w:r w:rsidR="00707AA9" w:rsidRPr="007F708C">
        <w:rPr>
          <w:rFonts w:asciiTheme="minorEastAsia" w:eastAsiaTheme="minorEastAsia" w:hAnsiTheme="minorEastAsia" w:hint="eastAsia"/>
          <w:szCs w:val="28"/>
        </w:rPr>
        <w:t>模型的参数较大，微调</w:t>
      </w:r>
      <w:r w:rsidR="006823C7" w:rsidRPr="007F708C">
        <w:rPr>
          <w:rFonts w:asciiTheme="minorEastAsia" w:eastAsiaTheme="minorEastAsia" w:hAnsiTheme="minorEastAsia" w:hint="eastAsia"/>
          <w:szCs w:val="28"/>
        </w:rPr>
        <w:t>在训练速度和空间上都消耗较大，对训练</w:t>
      </w:r>
      <w:r w:rsidR="00707AA9" w:rsidRPr="007F708C">
        <w:rPr>
          <w:rFonts w:asciiTheme="minorEastAsia" w:eastAsiaTheme="minorEastAsia" w:hAnsiTheme="minorEastAsia" w:hint="eastAsia"/>
          <w:szCs w:val="28"/>
        </w:rPr>
        <w:t>样本</w:t>
      </w:r>
      <w:r w:rsidR="006823C7" w:rsidRPr="007F708C">
        <w:rPr>
          <w:rFonts w:asciiTheme="minorEastAsia" w:eastAsiaTheme="minorEastAsia" w:hAnsiTheme="minorEastAsia" w:hint="eastAsia"/>
          <w:szCs w:val="28"/>
        </w:rPr>
        <w:t>的</w:t>
      </w:r>
      <w:r w:rsidR="00707AA9" w:rsidRPr="007F708C">
        <w:rPr>
          <w:rFonts w:asciiTheme="minorEastAsia" w:eastAsiaTheme="minorEastAsia" w:hAnsiTheme="minorEastAsia" w:hint="eastAsia"/>
          <w:szCs w:val="28"/>
        </w:rPr>
        <w:t>数目也要求更高。</w:t>
      </w:r>
    </w:p>
    <w:p w14:paraId="0D6984CC" w14:textId="77777777" w:rsidR="00396771" w:rsidRPr="007F708C" w:rsidRDefault="00396771" w:rsidP="00EC3117">
      <w:pPr>
        <w:spacing w:line="460" w:lineRule="exact"/>
        <w:ind w:firstLineChars="200" w:firstLine="560"/>
        <w:rPr>
          <w:rFonts w:asciiTheme="minorEastAsia" w:eastAsiaTheme="minorEastAsia" w:hAnsiTheme="minorEastAsia"/>
          <w:szCs w:val="28"/>
        </w:rPr>
      </w:pPr>
    </w:p>
    <w:p w14:paraId="3FFA6049" w14:textId="69F7D587" w:rsidR="00C03DC4" w:rsidRPr="007F708C" w:rsidRDefault="002E4D3F" w:rsidP="008D6F6E">
      <w:pPr>
        <w:spacing w:line="460" w:lineRule="exact"/>
        <w:ind w:firstLineChars="200" w:firstLine="562"/>
        <w:rPr>
          <w:rFonts w:asciiTheme="minorEastAsia" w:eastAsiaTheme="minorEastAsia" w:hAnsiTheme="minorEastAsia"/>
          <w:b/>
          <w:szCs w:val="28"/>
        </w:rPr>
      </w:pPr>
      <w:r w:rsidRPr="007F708C">
        <w:rPr>
          <w:rFonts w:asciiTheme="minorEastAsia" w:eastAsiaTheme="minorEastAsia" w:hAnsiTheme="minorEastAsia" w:hint="eastAsia"/>
          <w:b/>
          <w:szCs w:val="28"/>
        </w:rPr>
        <w:t>发明</w:t>
      </w:r>
      <w:r w:rsidR="00DB0A3C" w:rsidRPr="007F708C">
        <w:rPr>
          <w:rFonts w:asciiTheme="minorEastAsia" w:eastAsiaTheme="minorEastAsia" w:hAnsiTheme="minorEastAsia" w:hint="eastAsia"/>
          <w:b/>
          <w:szCs w:val="28"/>
        </w:rPr>
        <w:t>内容</w:t>
      </w:r>
    </w:p>
    <w:p w14:paraId="0FC8F70C" w14:textId="5A01919A" w:rsidR="00C82CC2" w:rsidRPr="007F708C" w:rsidRDefault="004709CA" w:rsidP="00395B0B">
      <w:pPr>
        <w:spacing w:line="460" w:lineRule="exact"/>
        <w:ind w:firstLineChars="200" w:firstLine="560"/>
        <w:rPr>
          <w:rFonts w:asciiTheme="minorEastAsia" w:eastAsiaTheme="minorEastAsia" w:hAnsiTheme="minorEastAsia"/>
          <w:szCs w:val="28"/>
        </w:rPr>
      </w:pPr>
      <w:r w:rsidRPr="007F708C">
        <w:rPr>
          <w:rFonts w:asciiTheme="minorEastAsia" w:eastAsiaTheme="minorEastAsia" w:hAnsiTheme="minorEastAsia" w:hint="eastAsia"/>
          <w:szCs w:val="28"/>
        </w:rPr>
        <w:t>有鉴于此，</w:t>
      </w:r>
      <w:proofErr w:type="gramStart"/>
      <w:r w:rsidR="00BC3E24" w:rsidRPr="007F708C">
        <w:rPr>
          <w:rFonts w:asciiTheme="minorEastAsia" w:eastAsiaTheme="minorEastAsia" w:hAnsiTheme="minorEastAsia" w:hint="eastAsia"/>
          <w:szCs w:val="28"/>
        </w:rPr>
        <w:t>本</w:t>
      </w:r>
      <w:r w:rsidR="00FD0DB5" w:rsidRPr="007F708C">
        <w:rPr>
          <w:rFonts w:asciiTheme="minorEastAsia" w:eastAsiaTheme="minorEastAsia" w:hAnsiTheme="minorEastAsia" w:hint="eastAsia"/>
          <w:szCs w:val="28"/>
        </w:rPr>
        <w:t>公开</w:t>
      </w:r>
      <w:proofErr w:type="gramEnd"/>
      <w:r w:rsidR="00990FB6" w:rsidRPr="007F708C">
        <w:rPr>
          <w:rFonts w:asciiTheme="minorEastAsia" w:eastAsiaTheme="minorEastAsia" w:hAnsiTheme="minorEastAsia" w:hint="eastAsia"/>
          <w:szCs w:val="28"/>
        </w:rPr>
        <w:t>的目的是</w:t>
      </w:r>
      <w:r w:rsidR="00036B36" w:rsidRPr="007F708C">
        <w:rPr>
          <w:rFonts w:asciiTheme="minorEastAsia" w:eastAsiaTheme="minorEastAsia" w:hAnsiTheme="minorEastAsia" w:hint="eastAsia"/>
          <w:szCs w:val="28"/>
        </w:rPr>
        <w:t>提供</w:t>
      </w:r>
      <w:r w:rsidR="002B5A1A" w:rsidRPr="007F708C">
        <w:rPr>
          <w:rFonts w:asciiTheme="minorEastAsia" w:eastAsiaTheme="minorEastAsia" w:hAnsiTheme="minorEastAsia" w:hint="eastAsia"/>
          <w:szCs w:val="28"/>
        </w:rPr>
        <w:t>一种</w:t>
      </w:r>
      <w:r w:rsidR="00135895" w:rsidRPr="007F708C">
        <w:rPr>
          <w:rFonts w:asciiTheme="minorEastAsia" w:eastAsiaTheme="minorEastAsia" w:hAnsiTheme="minorEastAsia" w:hint="eastAsia"/>
          <w:szCs w:val="28"/>
        </w:rPr>
        <w:t>模型</w:t>
      </w:r>
      <w:proofErr w:type="gramStart"/>
      <w:r w:rsidR="00135895" w:rsidRPr="007F708C">
        <w:rPr>
          <w:rFonts w:asciiTheme="minorEastAsia" w:eastAsiaTheme="minorEastAsia" w:hAnsiTheme="minorEastAsia" w:hint="eastAsia"/>
          <w:szCs w:val="28"/>
        </w:rPr>
        <w:t>预训</w:t>
      </w:r>
      <w:proofErr w:type="gramEnd"/>
      <w:r w:rsidR="00135895" w:rsidRPr="007F708C">
        <w:rPr>
          <w:rFonts w:asciiTheme="minorEastAsia" w:eastAsiaTheme="minorEastAsia" w:hAnsiTheme="minorEastAsia" w:hint="eastAsia"/>
          <w:szCs w:val="28"/>
        </w:rPr>
        <w:t>练方法</w:t>
      </w:r>
      <w:r w:rsidR="00DA0E89" w:rsidRPr="007F708C">
        <w:rPr>
          <w:rFonts w:asciiTheme="minorEastAsia" w:eastAsiaTheme="minorEastAsia" w:hAnsiTheme="minorEastAsia" w:hint="eastAsia"/>
          <w:szCs w:val="28"/>
        </w:rPr>
        <w:t>及系统</w:t>
      </w:r>
      <w:r w:rsidR="00F257B2" w:rsidRPr="007F708C">
        <w:rPr>
          <w:rFonts w:asciiTheme="minorEastAsia" w:eastAsiaTheme="minorEastAsia" w:hAnsiTheme="minorEastAsia" w:hint="eastAsia"/>
          <w:szCs w:val="28"/>
        </w:rPr>
        <w:t>，</w:t>
      </w:r>
      <w:r w:rsidR="00A33CA8">
        <w:rPr>
          <w:rFonts w:asciiTheme="minorEastAsia" w:eastAsiaTheme="minorEastAsia" w:hAnsiTheme="minorEastAsia" w:hint="eastAsia"/>
          <w:szCs w:val="28"/>
        </w:rPr>
        <w:t>得到的模型在领域迁移中</w:t>
      </w:r>
      <w:r w:rsidR="008C406B">
        <w:rPr>
          <w:rFonts w:asciiTheme="minorEastAsia" w:eastAsiaTheme="minorEastAsia" w:hAnsiTheme="minorEastAsia" w:hint="eastAsia"/>
          <w:szCs w:val="28"/>
        </w:rPr>
        <w:t>权重参数无需调整或者</w:t>
      </w:r>
      <w:r w:rsidR="001969CB">
        <w:rPr>
          <w:rFonts w:asciiTheme="minorEastAsia" w:eastAsiaTheme="minorEastAsia" w:hAnsiTheme="minorEastAsia" w:hint="eastAsia"/>
          <w:szCs w:val="28"/>
        </w:rPr>
        <w:t>只</w:t>
      </w:r>
      <w:r w:rsidR="00AE3C58">
        <w:rPr>
          <w:rFonts w:asciiTheme="minorEastAsia" w:eastAsiaTheme="minorEastAsia" w:hAnsiTheme="minorEastAsia" w:hint="eastAsia"/>
          <w:szCs w:val="28"/>
        </w:rPr>
        <w:t>需</w:t>
      </w:r>
      <w:r w:rsidR="001969CB">
        <w:rPr>
          <w:rFonts w:asciiTheme="minorEastAsia" w:eastAsiaTheme="minorEastAsia" w:hAnsiTheme="minorEastAsia" w:hint="eastAsia"/>
          <w:szCs w:val="28"/>
        </w:rPr>
        <w:t>很少资源</w:t>
      </w:r>
      <w:r w:rsidR="00AE3C58">
        <w:rPr>
          <w:rFonts w:asciiTheme="minorEastAsia" w:eastAsiaTheme="minorEastAsia" w:hAnsiTheme="minorEastAsia" w:hint="eastAsia"/>
          <w:szCs w:val="28"/>
        </w:rPr>
        <w:t>就可完成</w:t>
      </w:r>
      <w:r w:rsidR="008C406B">
        <w:rPr>
          <w:rFonts w:asciiTheme="minorEastAsia" w:eastAsiaTheme="minorEastAsia" w:hAnsiTheme="minorEastAsia" w:hint="eastAsia"/>
          <w:szCs w:val="28"/>
        </w:rPr>
        <w:t>调整</w:t>
      </w:r>
      <w:r w:rsidR="00F257B2" w:rsidRPr="007F708C">
        <w:rPr>
          <w:rFonts w:asciiTheme="minorEastAsia" w:eastAsiaTheme="minorEastAsia" w:hAnsiTheme="minorEastAsia" w:hint="eastAsia"/>
          <w:szCs w:val="28"/>
        </w:rPr>
        <w:t>。</w:t>
      </w:r>
    </w:p>
    <w:p w14:paraId="7BBD4A34" w14:textId="2D40C9B8" w:rsidR="00545EE3" w:rsidRPr="00545EE3" w:rsidRDefault="002C5400" w:rsidP="00545EE3">
      <w:pPr>
        <w:spacing w:line="460" w:lineRule="exact"/>
        <w:ind w:firstLineChars="200" w:firstLine="560"/>
        <w:rPr>
          <w:rFonts w:asciiTheme="minorEastAsia" w:eastAsiaTheme="minorEastAsia" w:hAnsiTheme="minorEastAsia"/>
          <w:szCs w:val="28"/>
        </w:rPr>
      </w:pPr>
      <w:r w:rsidRPr="007F708C">
        <w:rPr>
          <w:rFonts w:asciiTheme="minorEastAsia" w:eastAsiaTheme="minorEastAsia" w:hAnsiTheme="minorEastAsia" w:hint="eastAsia"/>
          <w:szCs w:val="28"/>
        </w:rPr>
        <w:t>第一方面，</w:t>
      </w:r>
      <w:proofErr w:type="gramStart"/>
      <w:r w:rsidRPr="007F708C">
        <w:rPr>
          <w:rFonts w:asciiTheme="minorEastAsia" w:eastAsiaTheme="minorEastAsia" w:hAnsiTheme="minorEastAsia" w:hint="eastAsia"/>
          <w:szCs w:val="28"/>
        </w:rPr>
        <w:t>本公开实施例提供</w:t>
      </w:r>
      <w:proofErr w:type="gramEnd"/>
      <w:r w:rsidR="00545EE3" w:rsidRPr="00545EE3">
        <w:rPr>
          <w:rFonts w:asciiTheme="minorEastAsia" w:eastAsiaTheme="minorEastAsia" w:hAnsiTheme="minorEastAsia" w:hint="eastAsia"/>
          <w:szCs w:val="28"/>
        </w:rPr>
        <w:t>一种</w:t>
      </w:r>
      <w:r w:rsidR="001B4450">
        <w:rPr>
          <w:rFonts w:asciiTheme="minorEastAsia" w:eastAsiaTheme="minorEastAsia" w:hAnsiTheme="minorEastAsia" w:hint="eastAsia"/>
          <w:szCs w:val="28"/>
        </w:rPr>
        <w:t>模型</w:t>
      </w:r>
      <w:proofErr w:type="gramStart"/>
      <w:r w:rsidR="001B4450">
        <w:rPr>
          <w:rFonts w:asciiTheme="minorEastAsia" w:eastAsiaTheme="minorEastAsia" w:hAnsiTheme="minorEastAsia" w:hint="eastAsia"/>
          <w:szCs w:val="28"/>
        </w:rPr>
        <w:t>预训</w:t>
      </w:r>
      <w:proofErr w:type="gramEnd"/>
      <w:r w:rsidR="001B4450">
        <w:rPr>
          <w:rFonts w:asciiTheme="minorEastAsia" w:eastAsiaTheme="minorEastAsia" w:hAnsiTheme="minorEastAsia" w:hint="eastAsia"/>
          <w:szCs w:val="28"/>
        </w:rPr>
        <w:t>练方法</w:t>
      </w:r>
      <w:r w:rsidR="00545EE3" w:rsidRPr="00545EE3">
        <w:rPr>
          <w:rFonts w:asciiTheme="minorEastAsia" w:eastAsiaTheme="minorEastAsia" w:hAnsiTheme="minorEastAsia" w:hint="eastAsia"/>
          <w:szCs w:val="28"/>
        </w:rPr>
        <w:t>，包括：</w:t>
      </w:r>
    </w:p>
    <w:p w14:paraId="27D4B5F0" w14:textId="77777777" w:rsidR="00545EE3" w:rsidRPr="00545EE3" w:rsidRDefault="00545EE3" w:rsidP="00545EE3">
      <w:pPr>
        <w:spacing w:line="460" w:lineRule="exact"/>
        <w:ind w:firstLineChars="200" w:firstLine="560"/>
        <w:rPr>
          <w:rFonts w:asciiTheme="minorEastAsia" w:eastAsiaTheme="minorEastAsia" w:hAnsiTheme="minorEastAsia"/>
          <w:szCs w:val="28"/>
        </w:rPr>
      </w:pPr>
      <w:r w:rsidRPr="00545EE3">
        <w:rPr>
          <w:rFonts w:asciiTheme="minorEastAsia" w:eastAsiaTheme="minorEastAsia" w:hAnsiTheme="minorEastAsia" w:hint="eastAsia"/>
          <w:szCs w:val="28"/>
        </w:rPr>
        <w:t>获取多个无标签文本数据；</w:t>
      </w:r>
    </w:p>
    <w:p w14:paraId="26547435" w14:textId="77777777" w:rsidR="00545EE3" w:rsidRPr="00545EE3" w:rsidRDefault="00545EE3" w:rsidP="00545EE3">
      <w:pPr>
        <w:spacing w:line="460" w:lineRule="exact"/>
        <w:ind w:firstLineChars="200" w:firstLine="560"/>
        <w:rPr>
          <w:rFonts w:asciiTheme="minorEastAsia" w:eastAsiaTheme="minorEastAsia" w:hAnsiTheme="minorEastAsia"/>
          <w:szCs w:val="28"/>
        </w:rPr>
      </w:pPr>
      <w:r w:rsidRPr="00545EE3">
        <w:rPr>
          <w:rFonts w:asciiTheme="minorEastAsia" w:eastAsiaTheme="minorEastAsia" w:hAnsiTheme="minorEastAsia" w:hint="eastAsia"/>
          <w:szCs w:val="28"/>
        </w:rPr>
        <w:t>对所述无标签文本数据中的至少一个领域无关的情感词和/或表情字符进行掩盖操作，并将所述无标签文本数据和掩盖操作之后的无标签文本数据作为训练样本；</w:t>
      </w:r>
    </w:p>
    <w:p w14:paraId="10FADBB1" w14:textId="77777777" w:rsidR="00545EE3" w:rsidRPr="00545EE3" w:rsidRDefault="00545EE3" w:rsidP="00545EE3">
      <w:pPr>
        <w:spacing w:line="460" w:lineRule="exact"/>
        <w:ind w:firstLineChars="200" w:firstLine="560"/>
        <w:rPr>
          <w:rFonts w:asciiTheme="minorEastAsia" w:eastAsiaTheme="minorEastAsia" w:hAnsiTheme="minorEastAsia"/>
          <w:szCs w:val="28"/>
        </w:rPr>
      </w:pPr>
      <w:r w:rsidRPr="00545EE3">
        <w:rPr>
          <w:rFonts w:asciiTheme="minorEastAsia" w:eastAsiaTheme="minorEastAsia" w:hAnsiTheme="minorEastAsia" w:hint="eastAsia"/>
          <w:szCs w:val="28"/>
        </w:rPr>
        <w:t>利用所述训练样本训练所述待训练的情感预测模型，其中，所述待训练的情感预测模型被配置为：针对所述训练样本中的被掩盖词进行</w:t>
      </w:r>
      <w:proofErr w:type="gramStart"/>
      <w:r w:rsidRPr="00545EE3">
        <w:rPr>
          <w:rFonts w:asciiTheme="minorEastAsia" w:eastAsiaTheme="minorEastAsia" w:hAnsiTheme="minorEastAsia" w:hint="eastAsia"/>
          <w:szCs w:val="28"/>
        </w:rPr>
        <w:t>词预测</w:t>
      </w:r>
      <w:proofErr w:type="gramEnd"/>
      <w:r w:rsidRPr="00545EE3">
        <w:rPr>
          <w:rFonts w:asciiTheme="minorEastAsia" w:eastAsiaTheme="minorEastAsia" w:hAnsiTheme="minorEastAsia" w:hint="eastAsia"/>
          <w:szCs w:val="28"/>
        </w:rPr>
        <w:t>及词情感预测，并根据</w:t>
      </w:r>
      <w:proofErr w:type="gramStart"/>
      <w:r w:rsidRPr="00545EE3">
        <w:rPr>
          <w:rFonts w:asciiTheme="minorEastAsia" w:eastAsiaTheme="minorEastAsia" w:hAnsiTheme="minorEastAsia" w:hint="eastAsia"/>
          <w:szCs w:val="28"/>
        </w:rPr>
        <w:t>词预</w:t>
      </w:r>
      <w:proofErr w:type="gramEnd"/>
      <w:r w:rsidRPr="00545EE3">
        <w:rPr>
          <w:rFonts w:asciiTheme="minorEastAsia" w:eastAsiaTheme="minorEastAsia" w:hAnsiTheme="minorEastAsia" w:hint="eastAsia"/>
          <w:szCs w:val="28"/>
        </w:rPr>
        <w:t>测结果、词情感预测结果以及所述无标签文本数据计算误差，并基于误差修正权重系数。</w:t>
      </w:r>
    </w:p>
    <w:p w14:paraId="02CABEE4" w14:textId="2DEC08E7" w:rsidR="00545EE3" w:rsidRPr="00545EE3" w:rsidRDefault="002341F8" w:rsidP="00545EE3">
      <w:pPr>
        <w:spacing w:line="460" w:lineRule="exact"/>
        <w:ind w:firstLineChars="200" w:firstLine="560"/>
        <w:rPr>
          <w:rFonts w:asciiTheme="minorEastAsia" w:eastAsiaTheme="minorEastAsia" w:hAnsiTheme="minorEastAsia"/>
          <w:szCs w:val="28"/>
        </w:rPr>
      </w:pPr>
      <w:r>
        <w:rPr>
          <w:rFonts w:asciiTheme="minorEastAsia" w:eastAsiaTheme="minorEastAsia" w:hAnsiTheme="minorEastAsia" w:hint="eastAsia"/>
          <w:szCs w:val="28"/>
        </w:rPr>
        <w:t>在一些实施例</w:t>
      </w:r>
      <w:r w:rsidR="000B70C6">
        <w:rPr>
          <w:rFonts w:asciiTheme="minorEastAsia" w:eastAsiaTheme="minorEastAsia" w:hAnsiTheme="minorEastAsia" w:hint="eastAsia"/>
          <w:szCs w:val="28"/>
        </w:rPr>
        <w:t>中，</w:t>
      </w:r>
      <w:r w:rsidR="00545EE3" w:rsidRPr="00545EE3">
        <w:rPr>
          <w:rFonts w:asciiTheme="minorEastAsia" w:eastAsiaTheme="minorEastAsia" w:hAnsiTheme="minorEastAsia" w:hint="eastAsia"/>
          <w:szCs w:val="28"/>
        </w:rPr>
        <w:t>所述掩盖操作为随机的掩盖操作，但所述领域无关的情感词和/或表情字符被设置为比其他词有更大的概率被掩盖。</w:t>
      </w:r>
    </w:p>
    <w:p w14:paraId="3709DD09" w14:textId="79F574E4" w:rsidR="00545EE3" w:rsidRPr="00545EE3" w:rsidRDefault="008B24BA" w:rsidP="00545EE3">
      <w:pPr>
        <w:spacing w:line="460" w:lineRule="exact"/>
        <w:ind w:firstLineChars="200" w:firstLine="560"/>
        <w:rPr>
          <w:rFonts w:asciiTheme="minorEastAsia" w:eastAsiaTheme="minorEastAsia" w:hAnsiTheme="minorEastAsia"/>
          <w:szCs w:val="28"/>
        </w:rPr>
      </w:pPr>
      <w:r w:rsidRPr="008B24BA">
        <w:rPr>
          <w:rFonts w:asciiTheme="minorEastAsia" w:eastAsiaTheme="minorEastAsia" w:hAnsiTheme="minorEastAsia" w:hint="eastAsia"/>
          <w:szCs w:val="28"/>
        </w:rPr>
        <w:t>在一些实施例中，</w:t>
      </w:r>
      <w:r w:rsidR="00545EE3" w:rsidRPr="00545EE3">
        <w:rPr>
          <w:rFonts w:asciiTheme="minorEastAsia" w:eastAsiaTheme="minorEastAsia" w:hAnsiTheme="minorEastAsia" w:hint="eastAsia"/>
          <w:szCs w:val="28"/>
        </w:rPr>
        <w:t>所述掩盖操作包括：将所述领域无关的情感词和</w:t>
      </w:r>
      <w:r w:rsidR="00545EE3" w:rsidRPr="00545EE3">
        <w:rPr>
          <w:rFonts w:asciiTheme="minorEastAsia" w:eastAsiaTheme="minorEastAsia" w:hAnsiTheme="minorEastAsia" w:hint="eastAsia"/>
          <w:szCs w:val="28"/>
        </w:rPr>
        <w:lastRenderedPageBreak/>
        <w:t>/或表情字符替换为特殊字符；</w:t>
      </w:r>
    </w:p>
    <w:p w14:paraId="1071828F" w14:textId="77777777" w:rsidR="00545EE3" w:rsidRPr="00545EE3" w:rsidRDefault="00545EE3" w:rsidP="00545EE3">
      <w:pPr>
        <w:spacing w:line="460" w:lineRule="exact"/>
        <w:ind w:firstLineChars="200" w:firstLine="560"/>
        <w:rPr>
          <w:rFonts w:asciiTheme="minorEastAsia" w:eastAsiaTheme="minorEastAsia" w:hAnsiTheme="minorEastAsia"/>
          <w:szCs w:val="28"/>
        </w:rPr>
      </w:pPr>
      <w:r w:rsidRPr="00545EE3">
        <w:rPr>
          <w:rFonts w:asciiTheme="minorEastAsia" w:eastAsiaTheme="minorEastAsia" w:hAnsiTheme="minorEastAsia" w:hint="eastAsia"/>
          <w:szCs w:val="28"/>
        </w:rPr>
        <w:t>将所述领域无关的情感词和/或表情字符替换为其他词。</w:t>
      </w:r>
    </w:p>
    <w:p w14:paraId="6DAA5BB9" w14:textId="0C4190C9" w:rsidR="00545EE3" w:rsidRPr="00545EE3" w:rsidRDefault="00FC5974" w:rsidP="00545EE3">
      <w:pPr>
        <w:spacing w:line="460" w:lineRule="exact"/>
        <w:ind w:firstLineChars="200" w:firstLine="560"/>
        <w:rPr>
          <w:rFonts w:asciiTheme="minorEastAsia" w:eastAsiaTheme="minorEastAsia" w:hAnsiTheme="minorEastAsia"/>
          <w:szCs w:val="28"/>
        </w:rPr>
      </w:pPr>
      <w:r w:rsidRPr="00FC5974">
        <w:rPr>
          <w:rFonts w:asciiTheme="minorEastAsia" w:eastAsiaTheme="minorEastAsia" w:hAnsiTheme="minorEastAsia" w:hint="eastAsia"/>
          <w:szCs w:val="28"/>
        </w:rPr>
        <w:t>在一些实施例中，</w:t>
      </w:r>
      <w:r w:rsidR="00545EE3" w:rsidRPr="00545EE3">
        <w:rPr>
          <w:rFonts w:asciiTheme="minorEastAsia" w:eastAsiaTheme="minorEastAsia" w:hAnsiTheme="minorEastAsia" w:hint="eastAsia"/>
          <w:szCs w:val="28"/>
        </w:rPr>
        <w:t>所述待训练的情感预测模型还被配置为：</w:t>
      </w:r>
    </w:p>
    <w:p w14:paraId="3B8DB5C1" w14:textId="77777777" w:rsidR="00545EE3" w:rsidRPr="00545EE3" w:rsidRDefault="00545EE3" w:rsidP="00545EE3">
      <w:pPr>
        <w:spacing w:line="460" w:lineRule="exact"/>
        <w:ind w:firstLineChars="200" w:firstLine="560"/>
        <w:rPr>
          <w:rFonts w:asciiTheme="minorEastAsia" w:eastAsiaTheme="minorEastAsia" w:hAnsiTheme="minorEastAsia"/>
          <w:szCs w:val="28"/>
        </w:rPr>
      </w:pPr>
      <w:r w:rsidRPr="00545EE3">
        <w:rPr>
          <w:rFonts w:asciiTheme="minorEastAsia" w:eastAsiaTheme="minorEastAsia" w:hAnsiTheme="minorEastAsia" w:hint="eastAsia"/>
          <w:szCs w:val="28"/>
        </w:rPr>
        <w:t>针对所述无标签文本数据进行</w:t>
      </w:r>
      <w:proofErr w:type="gramStart"/>
      <w:r w:rsidRPr="00545EE3">
        <w:rPr>
          <w:rFonts w:asciiTheme="minorEastAsia" w:eastAsiaTheme="minorEastAsia" w:hAnsiTheme="minorEastAsia" w:hint="eastAsia"/>
          <w:szCs w:val="28"/>
        </w:rPr>
        <w:t>句子级</w:t>
      </w:r>
      <w:proofErr w:type="gramEnd"/>
      <w:r w:rsidRPr="00545EE3">
        <w:rPr>
          <w:rFonts w:asciiTheme="minorEastAsia" w:eastAsiaTheme="minorEastAsia" w:hAnsiTheme="minorEastAsia" w:hint="eastAsia"/>
          <w:szCs w:val="28"/>
        </w:rPr>
        <w:t xml:space="preserve">情感预测；以及 </w:t>
      </w:r>
    </w:p>
    <w:p w14:paraId="4682762B" w14:textId="77777777" w:rsidR="00545EE3" w:rsidRPr="00545EE3" w:rsidRDefault="00545EE3" w:rsidP="00545EE3">
      <w:pPr>
        <w:spacing w:line="460" w:lineRule="exact"/>
        <w:ind w:firstLineChars="200" w:firstLine="560"/>
        <w:rPr>
          <w:rFonts w:asciiTheme="minorEastAsia" w:eastAsiaTheme="minorEastAsia" w:hAnsiTheme="minorEastAsia"/>
          <w:szCs w:val="28"/>
        </w:rPr>
      </w:pPr>
      <w:r w:rsidRPr="00545EE3">
        <w:rPr>
          <w:rFonts w:asciiTheme="minorEastAsia" w:eastAsiaTheme="minorEastAsia" w:hAnsiTheme="minorEastAsia" w:hint="eastAsia"/>
          <w:szCs w:val="28"/>
        </w:rPr>
        <w:t>根据</w:t>
      </w:r>
      <w:proofErr w:type="gramStart"/>
      <w:r w:rsidRPr="00545EE3">
        <w:rPr>
          <w:rFonts w:asciiTheme="minorEastAsia" w:eastAsiaTheme="minorEastAsia" w:hAnsiTheme="minorEastAsia" w:hint="eastAsia"/>
          <w:szCs w:val="28"/>
        </w:rPr>
        <w:t>句子级</w:t>
      </w:r>
      <w:proofErr w:type="gramEnd"/>
      <w:r w:rsidRPr="00545EE3">
        <w:rPr>
          <w:rFonts w:asciiTheme="minorEastAsia" w:eastAsiaTheme="minorEastAsia" w:hAnsiTheme="minorEastAsia" w:hint="eastAsia"/>
          <w:szCs w:val="28"/>
        </w:rPr>
        <w:t>情感预测结果和所述无标签文本数据计算误差，并基于误差修正权重系数。</w:t>
      </w:r>
    </w:p>
    <w:p w14:paraId="15FC2D49" w14:textId="454D2D2C" w:rsidR="00545EE3" w:rsidRPr="00545EE3" w:rsidRDefault="00234BD3" w:rsidP="00545EE3">
      <w:pPr>
        <w:spacing w:line="460" w:lineRule="exact"/>
        <w:ind w:firstLineChars="200" w:firstLine="560"/>
        <w:rPr>
          <w:rFonts w:asciiTheme="minorEastAsia" w:eastAsiaTheme="minorEastAsia" w:hAnsiTheme="minorEastAsia"/>
          <w:szCs w:val="28"/>
        </w:rPr>
      </w:pPr>
      <w:r w:rsidRPr="00234BD3">
        <w:rPr>
          <w:rFonts w:asciiTheme="minorEastAsia" w:eastAsiaTheme="minorEastAsia" w:hAnsiTheme="minorEastAsia" w:hint="eastAsia"/>
          <w:szCs w:val="28"/>
        </w:rPr>
        <w:t>在一些实施例中，</w:t>
      </w:r>
      <w:r w:rsidR="00545EE3" w:rsidRPr="00545EE3">
        <w:rPr>
          <w:rFonts w:asciiTheme="minorEastAsia" w:eastAsiaTheme="minorEastAsia" w:hAnsiTheme="minorEastAsia" w:hint="eastAsia"/>
          <w:szCs w:val="28"/>
        </w:rPr>
        <w:t>所述无标签文本数据包括评论打分，所述针对所述无标签文本数据进行</w:t>
      </w:r>
      <w:proofErr w:type="gramStart"/>
      <w:r w:rsidR="00545EE3" w:rsidRPr="00545EE3">
        <w:rPr>
          <w:rFonts w:asciiTheme="minorEastAsia" w:eastAsiaTheme="minorEastAsia" w:hAnsiTheme="minorEastAsia" w:hint="eastAsia"/>
          <w:szCs w:val="28"/>
        </w:rPr>
        <w:t>句子级</w:t>
      </w:r>
      <w:proofErr w:type="gramEnd"/>
      <w:r w:rsidR="00545EE3" w:rsidRPr="00545EE3">
        <w:rPr>
          <w:rFonts w:asciiTheme="minorEastAsia" w:eastAsiaTheme="minorEastAsia" w:hAnsiTheme="minorEastAsia" w:hint="eastAsia"/>
          <w:szCs w:val="28"/>
        </w:rPr>
        <w:t>情感预测包括：根据评论打分和所述无标签文本数据的语义信息进行</w:t>
      </w:r>
      <w:proofErr w:type="gramStart"/>
      <w:r w:rsidR="00545EE3" w:rsidRPr="00545EE3">
        <w:rPr>
          <w:rFonts w:asciiTheme="minorEastAsia" w:eastAsiaTheme="minorEastAsia" w:hAnsiTheme="minorEastAsia" w:hint="eastAsia"/>
          <w:szCs w:val="28"/>
        </w:rPr>
        <w:t>句子级</w:t>
      </w:r>
      <w:proofErr w:type="gramEnd"/>
      <w:r w:rsidR="00545EE3" w:rsidRPr="00545EE3">
        <w:rPr>
          <w:rFonts w:asciiTheme="minorEastAsia" w:eastAsiaTheme="minorEastAsia" w:hAnsiTheme="minorEastAsia" w:hint="eastAsia"/>
          <w:szCs w:val="28"/>
        </w:rPr>
        <w:t>情感预测。</w:t>
      </w:r>
    </w:p>
    <w:p w14:paraId="0661FEF2" w14:textId="7D07A602" w:rsidR="00545EE3" w:rsidRPr="00545EE3" w:rsidRDefault="004E6D30" w:rsidP="00545EE3">
      <w:pPr>
        <w:spacing w:line="460" w:lineRule="exact"/>
        <w:ind w:firstLineChars="200" w:firstLine="560"/>
        <w:rPr>
          <w:rFonts w:asciiTheme="minorEastAsia" w:eastAsiaTheme="minorEastAsia" w:hAnsiTheme="minorEastAsia"/>
          <w:szCs w:val="28"/>
        </w:rPr>
      </w:pPr>
      <w:r w:rsidRPr="004E6D30">
        <w:rPr>
          <w:rFonts w:asciiTheme="minorEastAsia" w:eastAsiaTheme="minorEastAsia" w:hAnsiTheme="minorEastAsia" w:hint="eastAsia"/>
          <w:szCs w:val="28"/>
        </w:rPr>
        <w:t>在一些实施例中，</w:t>
      </w:r>
      <w:r w:rsidR="00545EE3" w:rsidRPr="00545EE3">
        <w:rPr>
          <w:rFonts w:asciiTheme="minorEastAsia" w:eastAsiaTheme="minorEastAsia" w:hAnsiTheme="minorEastAsia" w:hint="eastAsia"/>
          <w:szCs w:val="28"/>
        </w:rPr>
        <w:t>所述待训练的情感预测模型还被配置为：根据</w:t>
      </w:r>
      <w:proofErr w:type="gramStart"/>
      <w:r w:rsidR="00545EE3" w:rsidRPr="00545EE3">
        <w:rPr>
          <w:rFonts w:asciiTheme="minorEastAsia" w:eastAsiaTheme="minorEastAsia" w:hAnsiTheme="minorEastAsia" w:hint="eastAsia"/>
          <w:szCs w:val="28"/>
        </w:rPr>
        <w:t>句子级</w:t>
      </w:r>
      <w:proofErr w:type="gramEnd"/>
      <w:r w:rsidR="00545EE3" w:rsidRPr="00545EE3">
        <w:rPr>
          <w:rFonts w:asciiTheme="minorEastAsia" w:eastAsiaTheme="minorEastAsia" w:hAnsiTheme="minorEastAsia" w:hint="eastAsia"/>
          <w:szCs w:val="28"/>
        </w:rPr>
        <w:t>情感预测结果和词情感预测结果得到所述无标签文本数据的情感预测结果。</w:t>
      </w:r>
    </w:p>
    <w:p w14:paraId="787E50F1" w14:textId="2160511E" w:rsidR="00545EE3" w:rsidRPr="00545EE3" w:rsidRDefault="00016DE8" w:rsidP="00545EE3">
      <w:pPr>
        <w:spacing w:line="460" w:lineRule="exact"/>
        <w:ind w:firstLineChars="200" w:firstLine="560"/>
        <w:rPr>
          <w:rFonts w:asciiTheme="minorEastAsia" w:eastAsiaTheme="minorEastAsia" w:hAnsiTheme="minorEastAsia"/>
          <w:szCs w:val="28"/>
        </w:rPr>
      </w:pPr>
      <w:r w:rsidRPr="00016DE8">
        <w:rPr>
          <w:rFonts w:asciiTheme="minorEastAsia" w:eastAsiaTheme="minorEastAsia" w:hAnsiTheme="minorEastAsia" w:hint="eastAsia"/>
          <w:szCs w:val="28"/>
        </w:rPr>
        <w:t>在一些实施例中，</w:t>
      </w:r>
      <w:r w:rsidR="00545EE3" w:rsidRPr="00545EE3">
        <w:rPr>
          <w:rFonts w:asciiTheme="minorEastAsia" w:eastAsiaTheme="minorEastAsia" w:hAnsiTheme="minorEastAsia" w:hint="eastAsia"/>
          <w:szCs w:val="28"/>
        </w:rPr>
        <w:t>所述情感预测模型包括多个编码器，所述编码器包括</w:t>
      </w:r>
      <w:proofErr w:type="gramStart"/>
      <w:r w:rsidR="00545EE3" w:rsidRPr="00545EE3">
        <w:rPr>
          <w:rFonts w:asciiTheme="minorEastAsia" w:eastAsiaTheme="minorEastAsia" w:hAnsiTheme="minorEastAsia" w:hint="eastAsia"/>
          <w:szCs w:val="28"/>
        </w:rPr>
        <w:t>自注意层</w:t>
      </w:r>
      <w:proofErr w:type="gramEnd"/>
      <w:r w:rsidR="00545EE3" w:rsidRPr="00545EE3">
        <w:rPr>
          <w:rFonts w:asciiTheme="minorEastAsia" w:eastAsiaTheme="minorEastAsia" w:hAnsiTheme="minorEastAsia" w:hint="eastAsia"/>
          <w:szCs w:val="28"/>
        </w:rPr>
        <w:t>和前馈神经网络层。</w:t>
      </w:r>
    </w:p>
    <w:p w14:paraId="20F43540" w14:textId="5C52E8A7" w:rsidR="00545EE3" w:rsidRPr="00545EE3" w:rsidRDefault="00D01F43" w:rsidP="00545EE3">
      <w:pPr>
        <w:spacing w:line="460" w:lineRule="exact"/>
        <w:ind w:firstLineChars="200" w:firstLine="560"/>
        <w:rPr>
          <w:rFonts w:asciiTheme="minorEastAsia" w:eastAsiaTheme="minorEastAsia" w:hAnsiTheme="minorEastAsia"/>
          <w:szCs w:val="28"/>
        </w:rPr>
      </w:pPr>
      <w:r w:rsidRPr="00D01F43">
        <w:rPr>
          <w:rFonts w:asciiTheme="minorEastAsia" w:eastAsiaTheme="minorEastAsia" w:hAnsiTheme="minorEastAsia" w:hint="eastAsia"/>
          <w:szCs w:val="28"/>
        </w:rPr>
        <w:t>在一些实施例中，</w:t>
      </w:r>
      <w:r w:rsidR="00545EE3" w:rsidRPr="00545EE3">
        <w:rPr>
          <w:rFonts w:asciiTheme="minorEastAsia" w:eastAsiaTheme="minorEastAsia" w:hAnsiTheme="minorEastAsia" w:hint="eastAsia"/>
          <w:szCs w:val="28"/>
        </w:rPr>
        <w:t>所述编码器为transformer结构的编码器。</w:t>
      </w:r>
    </w:p>
    <w:p w14:paraId="53AB89ED" w14:textId="783BC7C3" w:rsidR="00545EE3" w:rsidRPr="00545EE3" w:rsidRDefault="00574303" w:rsidP="00545EE3">
      <w:pPr>
        <w:spacing w:line="460" w:lineRule="exact"/>
        <w:ind w:firstLineChars="200" w:firstLine="560"/>
        <w:rPr>
          <w:rFonts w:asciiTheme="minorEastAsia" w:eastAsiaTheme="minorEastAsia" w:hAnsiTheme="minorEastAsia"/>
          <w:szCs w:val="28"/>
        </w:rPr>
      </w:pPr>
      <w:r w:rsidRPr="00574303">
        <w:rPr>
          <w:rFonts w:asciiTheme="minorEastAsia" w:eastAsiaTheme="minorEastAsia" w:hAnsiTheme="minorEastAsia" w:hint="eastAsia"/>
          <w:szCs w:val="28"/>
        </w:rPr>
        <w:t>在一些实施例中，</w:t>
      </w:r>
      <w:r w:rsidR="00545EE3" w:rsidRPr="00545EE3">
        <w:rPr>
          <w:rFonts w:asciiTheme="minorEastAsia" w:eastAsiaTheme="minorEastAsia" w:hAnsiTheme="minorEastAsia" w:hint="eastAsia"/>
          <w:szCs w:val="28"/>
        </w:rPr>
        <w:t>在所述掩盖操作中，利用通用的情感字典在所述无标签文本数据确定所述领域无关的情感词，以及利用正则表达式在所述无标签文本数据确定所述表情字符。</w:t>
      </w:r>
    </w:p>
    <w:p w14:paraId="76D73358" w14:textId="02D75488" w:rsidR="00545EE3" w:rsidRPr="00545EE3" w:rsidRDefault="00257201" w:rsidP="00545EE3">
      <w:pPr>
        <w:spacing w:line="460" w:lineRule="exact"/>
        <w:ind w:firstLineChars="200" w:firstLine="560"/>
        <w:rPr>
          <w:rFonts w:asciiTheme="minorEastAsia" w:eastAsiaTheme="minorEastAsia" w:hAnsiTheme="minorEastAsia"/>
          <w:szCs w:val="28"/>
        </w:rPr>
      </w:pPr>
      <w:r>
        <w:rPr>
          <w:rFonts w:asciiTheme="minorEastAsia" w:eastAsiaTheme="minorEastAsia" w:hAnsiTheme="minorEastAsia" w:hint="eastAsia"/>
          <w:szCs w:val="28"/>
        </w:rPr>
        <w:t>第二方面，</w:t>
      </w:r>
      <w:proofErr w:type="gramStart"/>
      <w:r>
        <w:rPr>
          <w:rFonts w:asciiTheme="minorEastAsia" w:eastAsiaTheme="minorEastAsia" w:hAnsiTheme="minorEastAsia" w:hint="eastAsia"/>
          <w:szCs w:val="28"/>
        </w:rPr>
        <w:t>本公开实施例提供</w:t>
      </w:r>
      <w:proofErr w:type="gramEnd"/>
      <w:r w:rsidR="00545EE3" w:rsidRPr="00545EE3">
        <w:rPr>
          <w:rFonts w:asciiTheme="minorEastAsia" w:eastAsiaTheme="minorEastAsia" w:hAnsiTheme="minorEastAsia" w:hint="eastAsia"/>
          <w:szCs w:val="28"/>
        </w:rPr>
        <w:t>一种</w:t>
      </w:r>
      <w:r w:rsidR="001B4450">
        <w:rPr>
          <w:rFonts w:asciiTheme="minorEastAsia" w:eastAsiaTheme="minorEastAsia" w:hAnsiTheme="minorEastAsia" w:hint="eastAsia"/>
          <w:szCs w:val="28"/>
        </w:rPr>
        <w:t>模型</w:t>
      </w:r>
      <w:proofErr w:type="gramStart"/>
      <w:r w:rsidR="001B4450">
        <w:rPr>
          <w:rFonts w:asciiTheme="minorEastAsia" w:eastAsiaTheme="minorEastAsia" w:hAnsiTheme="minorEastAsia" w:hint="eastAsia"/>
          <w:szCs w:val="28"/>
        </w:rPr>
        <w:t>预训</w:t>
      </w:r>
      <w:proofErr w:type="gramEnd"/>
      <w:r w:rsidR="001B4450">
        <w:rPr>
          <w:rFonts w:asciiTheme="minorEastAsia" w:eastAsiaTheme="minorEastAsia" w:hAnsiTheme="minorEastAsia" w:hint="eastAsia"/>
          <w:szCs w:val="28"/>
        </w:rPr>
        <w:t>练系统</w:t>
      </w:r>
      <w:r w:rsidR="00545EE3" w:rsidRPr="00545EE3">
        <w:rPr>
          <w:rFonts w:asciiTheme="minorEastAsia" w:eastAsiaTheme="minorEastAsia" w:hAnsiTheme="minorEastAsia" w:hint="eastAsia"/>
          <w:szCs w:val="28"/>
        </w:rPr>
        <w:t>，包括：</w:t>
      </w:r>
    </w:p>
    <w:p w14:paraId="38D9A68A" w14:textId="77777777" w:rsidR="00545EE3" w:rsidRPr="00545EE3" w:rsidRDefault="00545EE3" w:rsidP="00545EE3">
      <w:pPr>
        <w:spacing w:line="460" w:lineRule="exact"/>
        <w:ind w:firstLineChars="200" w:firstLine="560"/>
        <w:rPr>
          <w:rFonts w:asciiTheme="minorEastAsia" w:eastAsiaTheme="minorEastAsia" w:hAnsiTheme="minorEastAsia"/>
          <w:szCs w:val="28"/>
        </w:rPr>
      </w:pPr>
      <w:r w:rsidRPr="00545EE3">
        <w:rPr>
          <w:rFonts w:asciiTheme="minorEastAsia" w:eastAsiaTheme="minorEastAsia" w:hAnsiTheme="minorEastAsia" w:hint="eastAsia"/>
          <w:szCs w:val="28"/>
        </w:rPr>
        <w:t>数据获取模块，用于获取多个无标签文本数据；</w:t>
      </w:r>
    </w:p>
    <w:p w14:paraId="10D6C172" w14:textId="77777777" w:rsidR="00545EE3" w:rsidRPr="00545EE3" w:rsidRDefault="00545EE3" w:rsidP="00545EE3">
      <w:pPr>
        <w:spacing w:line="460" w:lineRule="exact"/>
        <w:ind w:firstLineChars="200" w:firstLine="560"/>
        <w:rPr>
          <w:rFonts w:asciiTheme="minorEastAsia" w:eastAsiaTheme="minorEastAsia" w:hAnsiTheme="minorEastAsia"/>
          <w:szCs w:val="28"/>
        </w:rPr>
      </w:pPr>
      <w:r w:rsidRPr="00545EE3">
        <w:rPr>
          <w:rFonts w:asciiTheme="minorEastAsia" w:eastAsiaTheme="minorEastAsia" w:hAnsiTheme="minorEastAsia" w:hint="eastAsia"/>
          <w:szCs w:val="28"/>
        </w:rPr>
        <w:t>样本准备模块，用于对所述无标签文本数据中的至少一个领域无关的情感词和/或表情字符进行掩盖操作，并将所述无标签文本数据和掩盖操作之后的无标签文本数据作为训练样本；</w:t>
      </w:r>
    </w:p>
    <w:p w14:paraId="19C7E691" w14:textId="77777777" w:rsidR="00545EE3" w:rsidRPr="00545EE3" w:rsidRDefault="00545EE3" w:rsidP="00545EE3">
      <w:pPr>
        <w:spacing w:line="460" w:lineRule="exact"/>
        <w:ind w:firstLineChars="200" w:firstLine="560"/>
        <w:rPr>
          <w:rFonts w:asciiTheme="minorEastAsia" w:eastAsiaTheme="minorEastAsia" w:hAnsiTheme="minorEastAsia"/>
          <w:szCs w:val="28"/>
        </w:rPr>
      </w:pPr>
      <w:r w:rsidRPr="00545EE3">
        <w:rPr>
          <w:rFonts w:asciiTheme="minorEastAsia" w:eastAsiaTheme="minorEastAsia" w:hAnsiTheme="minorEastAsia" w:hint="eastAsia"/>
          <w:szCs w:val="28"/>
        </w:rPr>
        <w:t>模型训练模块，用于利用所述训练样本训练所述待训练的情感预测模型，其中，所述待训练的情感预测模型被配置为：针对所述训练样本中的被掩盖词进行</w:t>
      </w:r>
      <w:proofErr w:type="gramStart"/>
      <w:r w:rsidRPr="00545EE3">
        <w:rPr>
          <w:rFonts w:asciiTheme="minorEastAsia" w:eastAsiaTheme="minorEastAsia" w:hAnsiTheme="minorEastAsia" w:hint="eastAsia"/>
          <w:szCs w:val="28"/>
        </w:rPr>
        <w:t>词预测</w:t>
      </w:r>
      <w:proofErr w:type="gramEnd"/>
      <w:r w:rsidRPr="00545EE3">
        <w:rPr>
          <w:rFonts w:asciiTheme="minorEastAsia" w:eastAsiaTheme="minorEastAsia" w:hAnsiTheme="minorEastAsia" w:hint="eastAsia"/>
          <w:szCs w:val="28"/>
        </w:rPr>
        <w:t>及词情感预测，并根据</w:t>
      </w:r>
      <w:proofErr w:type="gramStart"/>
      <w:r w:rsidRPr="00545EE3">
        <w:rPr>
          <w:rFonts w:asciiTheme="minorEastAsia" w:eastAsiaTheme="minorEastAsia" w:hAnsiTheme="minorEastAsia" w:hint="eastAsia"/>
          <w:szCs w:val="28"/>
        </w:rPr>
        <w:t>词预</w:t>
      </w:r>
      <w:proofErr w:type="gramEnd"/>
      <w:r w:rsidRPr="00545EE3">
        <w:rPr>
          <w:rFonts w:asciiTheme="minorEastAsia" w:eastAsiaTheme="minorEastAsia" w:hAnsiTheme="minorEastAsia" w:hint="eastAsia"/>
          <w:szCs w:val="28"/>
        </w:rPr>
        <w:t>测结果、词情感预测结果以及所述无标签文本数据计算误差，并基于误差修正权重系数。</w:t>
      </w:r>
    </w:p>
    <w:p w14:paraId="24E50C57" w14:textId="051C8E58" w:rsidR="00545EE3" w:rsidRPr="00545EE3" w:rsidRDefault="00743695" w:rsidP="00545EE3">
      <w:pPr>
        <w:spacing w:line="460" w:lineRule="exact"/>
        <w:ind w:firstLineChars="200" w:firstLine="560"/>
        <w:rPr>
          <w:rFonts w:asciiTheme="minorEastAsia" w:eastAsiaTheme="minorEastAsia" w:hAnsiTheme="minorEastAsia"/>
          <w:szCs w:val="28"/>
        </w:rPr>
      </w:pPr>
      <w:r w:rsidRPr="00743695">
        <w:rPr>
          <w:rFonts w:asciiTheme="minorEastAsia" w:eastAsiaTheme="minorEastAsia" w:hAnsiTheme="minorEastAsia" w:hint="eastAsia"/>
          <w:szCs w:val="28"/>
        </w:rPr>
        <w:t>在一些实施例中，</w:t>
      </w:r>
      <w:r w:rsidR="00545EE3" w:rsidRPr="00545EE3">
        <w:rPr>
          <w:rFonts w:asciiTheme="minorEastAsia" w:eastAsiaTheme="minorEastAsia" w:hAnsiTheme="minorEastAsia" w:hint="eastAsia"/>
          <w:szCs w:val="28"/>
        </w:rPr>
        <w:t>所述掩盖操作为随机的掩盖操作，所述领域无关的情感词和/或表情字符被设置为比其他词有更大的概率被掩盖。</w:t>
      </w:r>
    </w:p>
    <w:p w14:paraId="021719E9" w14:textId="7F0B489A" w:rsidR="00545EE3" w:rsidRPr="00545EE3" w:rsidRDefault="00BB6592" w:rsidP="00545EE3">
      <w:pPr>
        <w:spacing w:line="460" w:lineRule="exact"/>
        <w:ind w:firstLineChars="200" w:firstLine="560"/>
        <w:rPr>
          <w:rFonts w:asciiTheme="minorEastAsia" w:eastAsiaTheme="minorEastAsia" w:hAnsiTheme="minorEastAsia"/>
          <w:szCs w:val="28"/>
        </w:rPr>
      </w:pPr>
      <w:r w:rsidRPr="00BB6592">
        <w:rPr>
          <w:rFonts w:asciiTheme="minorEastAsia" w:eastAsiaTheme="minorEastAsia" w:hAnsiTheme="minorEastAsia" w:hint="eastAsia"/>
          <w:szCs w:val="28"/>
        </w:rPr>
        <w:t>在一些实施例中，</w:t>
      </w:r>
      <w:r w:rsidR="00545EE3" w:rsidRPr="00545EE3">
        <w:rPr>
          <w:rFonts w:asciiTheme="minorEastAsia" w:eastAsiaTheme="minorEastAsia" w:hAnsiTheme="minorEastAsia" w:hint="eastAsia"/>
          <w:szCs w:val="28"/>
        </w:rPr>
        <w:t>所述掩盖操作包括：将所述领域无关的情感词和</w:t>
      </w:r>
      <w:r w:rsidR="00545EE3" w:rsidRPr="00545EE3">
        <w:rPr>
          <w:rFonts w:asciiTheme="minorEastAsia" w:eastAsiaTheme="minorEastAsia" w:hAnsiTheme="minorEastAsia" w:hint="eastAsia"/>
          <w:szCs w:val="28"/>
        </w:rPr>
        <w:lastRenderedPageBreak/>
        <w:t>/或表情字符替换为特殊字符；</w:t>
      </w:r>
    </w:p>
    <w:p w14:paraId="4B49AAE1" w14:textId="77777777" w:rsidR="00545EE3" w:rsidRPr="00545EE3" w:rsidRDefault="00545EE3" w:rsidP="00545EE3">
      <w:pPr>
        <w:spacing w:line="460" w:lineRule="exact"/>
        <w:ind w:firstLineChars="200" w:firstLine="560"/>
        <w:rPr>
          <w:rFonts w:asciiTheme="minorEastAsia" w:eastAsiaTheme="minorEastAsia" w:hAnsiTheme="minorEastAsia"/>
          <w:szCs w:val="28"/>
        </w:rPr>
      </w:pPr>
      <w:r w:rsidRPr="00545EE3">
        <w:rPr>
          <w:rFonts w:asciiTheme="minorEastAsia" w:eastAsiaTheme="minorEastAsia" w:hAnsiTheme="minorEastAsia" w:hint="eastAsia"/>
          <w:szCs w:val="28"/>
        </w:rPr>
        <w:t>将所述领域无关的情感词和/或表情字符替换为其他词。</w:t>
      </w:r>
    </w:p>
    <w:p w14:paraId="642D4C29" w14:textId="423B8B18" w:rsidR="00545EE3" w:rsidRPr="00545EE3" w:rsidRDefault="00D07D23" w:rsidP="00545EE3">
      <w:pPr>
        <w:spacing w:line="460" w:lineRule="exact"/>
        <w:ind w:firstLineChars="200" w:firstLine="560"/>
        <w:rPr>
          <w:rFonts w:asciiTheme="minorEastAsia" w:eastAsiaTheme="minorEastAsia" w:hAnsiTheme="minorEastAsia"/>
          <w:szCs w:val="28"/>
        </w:rPr>
      </w:pPr>
      <w:r w:rsidRPr="00D07D23">
        <w:rPr>
          <w:rFonts w:asciiTheme="minorEastAsia" w:eastAsiaTheme="minorEastAsia" w:hAnsiTheme="minorEastAsia" w:hint="eastAsia"/>
          <w:szCs w:val="28"/>
        </w:rPr>
        <w:t>在一些实施例中，</w:t>
      </w:r>
      <w:r w:rsidR="00545EE3" w:rsidRPr="00545EE3">
        <w:rPr>
          <w:rFonts w:asciiTheme="minorEastAsia" w:eastAsiaTheme="minorEastAsia" w:hAnsiTheme="minorEastAsia" w:hint="eastAsia"/>
          <w:szCs w:val="28"/>
        </w:rPr>
        <w:t>所述待训练的情感预测模型还被配置为：</w:t>
      </w:r>
    </w:p>
    <w:p w14:paraId="38CFAA3F" w14:textId="77777777" w:rsidR="00545EE3" w:rsidRPr="00545EE3" w:rsidRDefault="00545EE3" w:rsidP="00545EE3">
      <w:pPr>
        <w:spacing w:line="460" w:lineRule="exact"/>
        <w:ind w:firstLineChars="200" w:firstLine="560"/>
        <w:rPr>
          <w:rFonts w:asciiTheme="minorEastAsia" w:eastAsiaTheme="minorEastAsia" w:hAnsiTheme="minorEastAsia"/>
          <w:szCs w:val="28"/>
        </w:rPr>
      </w:pPr>
      <w:r w:rsidRPr="00545EE3">
        <w:rPr>
          <w:rFonts w:asciiTheme="minorEastAsia" w:eastAsiaTheme="minorEastAsia" w:hAnsiTheme="minorEastAsia" w:hint="eastAsia"/>
          <w:szCs w:val="28"/>
        </w:rPr>
        <w:t>针对所述无标签文本数据进行</w:t>
      </w:r>
      <w:proofErr w:type="gramStart"/>
      <w:r w:rsidRPr="00545EE3">
        <w:rPr>
          <w:rFonts w:asciiTheme="minorEastAsia" w:eastAsiaTheme="minorEastAsia" w:hAnsiTheme="minorEastAsia" w:hint="eastAsia"/>
          <w:szCs w:val="28"/>
        </w:rPr>
        <w:t>句子级</w:t>
      </w:r>
      <w:proofErr w:type="gramEnd"/>
      <w:r w:rsidRPr="00545EE3">
        <w:rPr>
          <w:rFonts w:asciiTheme="minorEastAsia" w:eastAsiaTheme="minorEastAsia" w:hAnsiTheme="minorEastAsia" w:hint="eastAsia"/>
          <w:szCs w:val="28"/>
        </w:rPr>
        <w:t xml:space="preserve">情感预测；以及 </w:t>
      </w:r>
    </w:p>
    <w:p w14:paraId="11C2F534" w14:textId="77777777" w:rsidR="00545EE3" w:rsidRPr="00545EE3" w:rsidRDefault="00545EE3" w:rsidP="00545EE3">
      <w:pPr>
        <w:spacing w:line="460" w:lineRule="exact"/>
        <w:ind w:firstLineChars="200" w:firstLine="560"/>
        <w:rPr>
          <w:rFonts w:asciiTheme="minorEastAsia" w:eastAsiaTheme="minorEastAsia" w:hAnsiTheme="minorEastAsia"/>
          <w:szCs w:val="28"/>
        </w:rPr>
      </w:pPr>
      <w:r w:rsidRPr="00545EE3">
        <w:rPr>
          <w:rFonts w:asciiTheme="minorEastAsia" w:eastAsiaTheme="minorEastAsia" w:hAnsiTheme="minorEastAsia" w:hint="eastAsia"/>
          <w:szCs w:val="28"/>
        </w:rPr>
        <w:t>根据</w:t>
      </w:r>
      <w:proofErr w:type="gramStart"/>
      <w:r w:rsidRPr="00545EE3">
        <w:rPr>
          <w:rFonts w:asciiTheme="minorEastAsia" w:eastAsiaTheme="minorEastAsia" w:hAnsiTheme="minorEastAsia" w:hint="eastAsia"/>
          <w:szCs w:val="28"/>
        </w:rPr>
        <w:t>句子级</w:t>
      </w:r>
      <w:proofErr w:type="gramEnd"/>
      <w:r w:rsidRPr="00545EE3">
        <w:rPr>
          <w:rFonts w:asciiTheme="minorEastAsia" w:eastAsiaTheme="minorEastAsia" w:hAnsiTheme="minorEastAsia" w:hint="eastAsia"/>
          <w:szCs w:val="28"/>
        </w:rPr>
        <w:t>情感预测结果和所述无标签文本数据计算误差，并基于误差修正权重系数。</w:t>
      </w:r>
    </w:p>
    <w:p w14:paraId="7F4575D9" w14:textId="1F24A979" w:rsidR="00545EE3" w:rsidRPr="00545EE3" w:rsidRDefault="00E84F0F" w:rsidP="00545EE3">
      <w:pPr>
        <w:spacing w:line="460" w:lineRule="exact"/>
        <w:ind w:firstLineChars="200" w:firstLine="560"/>
        <w:rPr>
          <w:rFonts w:asciiTheme="minorEastAsia" w:eastAsiaTheme="minorEastAsia" w:hAnsiTheme="minorEastAsia"/>
          <w:szCs w:val="28"/>
        </w:rPr>
      </w:pPr>
      <w:r w:rsidRPr="00E84F0F">
        <w:rPr>
          <w:rFonts w:asciiTheme="minorEastAsia" w:eastAsiaTheme="minorEastAsia" w:hAnsiTheme="minorEastAsia" w:hint="eastAsia"/>
          <w:szCs w:val="28"/>
        </w:rPr>
        <w:t>在一些实施例中，</w:t>
      </w:r>
      <w:r w:rsidR="00545EE3" w:rsidRPr="00545EE3">
        <w:rPr>
          <w:rFonts w:asciiTheme="minorEastAsia" w:eastAsiaTheme="minorEastAsia" w:hAnsiTheme="minorEastAsia" w:hint="eastAsia"/>
          <w:szCs w:val="28"/>
        </w:rPr>
        <w:t>所述待训练的情感预测模型还被配置为：根据</w:t>
      </w:r>
      <w:proofErr w:type="gramStart"/>
      <w:r w:rsidR="00545EE3" w:rsidRPr="00545EE3">
        <w:rPr>
          <w:rFonts w:asciiTheme="minorEastAsia" w:eastAsiaTheme="minorEastAsia" w:hAnsiTheme="minorEastAsia" w:hint="eastAsia"/>
          <w:szCs w:val="28"/>
        </w:rPr>
        <w:t>句子级</w:t>
      </w:r>
      <w:proofErr w:type="gramEnd"/>
      <w:r w:rsidR="00545EE3" w:rsidRPr="00545EE3">
        <w:rPr>
          <w:rFonts w:asciiTheme="minorEastAsia" w:eastAsiaTheme="minorEastAsia" w:hAnsiTheme="minorEastAsia" w:hint="eastAsia"/>
          <w:szCs w:val="28"/>
        </w:rPr>
        <w:t>情感预测结果和词情感预测结果得到所述无标签文本数据的情感预测结果。</w:t>
      </w:r>
    </w:p>
    <w:p w14:paraId="26C6FB3F" w14:textId="32995ECB" w:rsidR="00545EE3" w:rsidRPr="00545EE3" w:rsidRDefault="004C5AA9" w:rsidP="00545EE3">
      <w:pPr>
        <w:spacing w:line="460" w:lineRule="exact"/>
        <w:ind w:firstLineChars="200" w:firstLine="560"/>
        <w:rPr>
          <w:rFonts w:asciiTheme="minorEastAsia" w:eastAsiaTheme="minorEastAsia" w:hAnsiTheme="minorEastAsia"/>
          <w:szCs w:val="28"/>
        </w:rPr>
      </w:pPr>
      <w:r w:rsidRPr="004C5AA9">
        <w:rPr>
          <w:rFonts w:asciiTheme="minorEastAsia" w:eastAsiaTheme="minorEastAsia" w:hAnsiTheme="minorEastAsia" w:hint="eastAsia"/>
          <w:szCs w:val="28"/>
        </w:rPr>
        <w:t>在一些实施例中，</w:t>
      </w:r>
      <w:r w:rsidR="00545EE3" w:rsidRPr="00545EE3">
        <w:rPr>
          <w:rFonts w:asciiTheme="minorEastAsia" w:eastAsiaTheme="minorEastAsia" w:hAnsiTheme="minorEastAsia" w:hint="eastAsia"/>
          <w:szCs w:val="28"/>
        </w:rPr>
        <w:t>所述情感预测模型包括多个编码器，所述编码器包括</w:t>
      </w:r>
      <w:proofErr w:type="gramStart"/>
      <w:r w:rsidR="00545EE3" w:rsidRPr="00545EE3">
        <w:rPr>
          <w:rFonts w:asciiTheme="minorEastAsia" w:eastAsiaTheme="minorEastAsia" w:hAnsiTheme="minorEastAsia" w:hint="eastAsia"/>
          <w:szCs w:val="28"/>
        </w:rPr>
        <w:t>自注意层</w:t>
      </w:r>
      <w:proofErr w:type="gramEnd"/>
      <w:r w:rsidR="00545EE3" w:rsidRPr="00545EE3">
        <w:rPr>
          <w:rFonts w:asciiTheme="minorEastAsia" w:eastAsiaTheme="minorEastAsia" w:hAnsiTheme="minorEastAsia" w:hint="eastAsia"/>
          <w:szCs w:val="28"/>
        </w:rPr>
        <w:t>和前馈神经网络层。</w:t>
      </w:r>
    </w:p>
    <w:p w14:paraId="17C9247C" w14:textId="77777777" w:rsidR="00C339A8" w:rsidRPr="007F708C" w:rsidRDefault="00C339A8" w:rsidP="00C043FD">
      <w:pPr>
        <w:spacing w:line="460" w:lineRule="exact"/>
        <w:ind w:firstLineChars="200" w:firstLine="560"/>
        <w:rPr>
          <w:rFonts w:asciiTheme="minorEastAsia" w:eastAsiaTheme="minorEastAsia" w:hAnsiTheme="minorEastAsia"/>
          <w:szCs w:val="28"/>
        </w:rPr>
      </w:pPr>
    </w:p>
    <w:p w14:paraId="40290EF8" w14:textId="4B692086" w:rsidR="0095508F" w:rsidRPr="007F708C" w:rsidRDefault="00044F3E" w:rsidP="0095508F">
      <w:pPr>
        <w:spacing w:line="460" w:lineRule="exact"/>
        <w:ind w:firstLineChars="200" w:firstLine="560"/>
        <w:rPr>
          <w:rFonts w:asciiTheme="minorEastAsia" w:eastAsiaTheme="minorEastAsia" w:hAnsiTheme="minorEastAsia"/>
          <w:szCs w:val="28"/>
        </w:rPr>
      </w:pPr>
      <w:r w:rsidRPr="007F708C">
        <w:rPr>
          <w:rFonts w:asciiTheme="minorEastAsia" w:eastAsiaTheme="minorEastAsia" w:hAnsiTheme="minorEastAsia" w:hint="eastAsia"/>
          <w:szCs w:val="28"/>
        </w:rPr>
        <w:t>第三方面，</w:t>
      </w:r>
      <w:proofErr w:type="gramStart"/>
      <w:r w:rsidRPr="007F708C">
        <w:rPr>
          <w:rFonts w:asciiTheme="minorEastAsia" w:eastAsiaTheme="minorEastAsia" w:hAnsiTheme="minorEastAsia" w:hint="eastAsia"/>
          <w:szCs w:val="28"/>
        </w:rPr>
        <w:t>本公开实施例提供</w:t>
      </w:r>
      <w:proofErr w:type="gramEnd"/>
      <w:r w:rsidR="0095508F" w:rsidRPr="007F708C">
        <w:rPr>
          <w:rFonts w:asciiTheme="minorEastAsia" w:eastAsiaTheme="minorEastAsia" w:hAnsiTheme="minorEastAsia" w:hint="eastAsia"/>
          <w:szCs w:val="28"/>
        </w:rPr>
        <w:t>一种电子设备，包括存储器和处理器，所述存储器还存储有</w:t>
      </w:r>
      <w:r w:rsidR="00F375E4" w:rsidRPr="007F708C">
        <w:rPr>
          <w:rFonts w:asciiTheme="minorEastAsia" w:eastAsiaTheme="minorEastAsia" w:hAnsiTheme="minorEastAsia" w:hint="eastAsia"/>
          <w:szCs w:val="28"/>
        </w:rPr>
        <w:t>可由所述处理器执行的计算机指令，所述计算机指令被执行时，实现上述</w:t>
      </w:r>
      <w:r w:rsidR="0095508F" w:rsidRPr="007F708C">
        <w:rPr>
          <w:rFonts w:asciiTheme="minorEastAsia" w:eastAsiaTheme="minorEastAsia" w:hAnsiTheme="minorEastAsia" w:hint="eastAsia"/>
          <w:szCs w:val="28"/>
        </w:rPr>
        <w:t>任一项所述的</w:t>
      </w:r>
      <w:r w:rsidR="001B4450">
        <w:rPr>
          <w:rFonts w:asciiTheme="minorEastAsia" w:eastAsiaTheme="minorEastAsia" w:hAnsiTheme="minorEastAsia" w:hint="eastAsia"/>
          <w:szCs w:val="28"/>
        </w:rPr>
        <w:t>模型</w:t>
      </w:r>
      <w:proofErr w:type="gramStart"/>
      <w:r w:rsidR="001B4450">
        <w:rPr>
          <w:rFonts w:asciiTheme="minorEastAsia" w:eastAsiaTheme="minorEastAsia" w:hAnsiTheme="minorEastAsia" w:hint="eastAsia"/>
          <w:szCs w:val="28"/>
        </w:rPr>
        <w:t>预训</w:t>
      </w:r>
      <w:proofErr w:type="gramEnd"/>
      <w:r w:rsidR="001B4450">
        <w:rPr>
          <w:rFonts w:asciiTheme="minorEastAsia" w:eastAsiaTheme="minorEastAsia" w:hAnsiTheme="minorEastAsia" w:hint="eastAsia"/>
          <w:szCs w:val="28"/>
        </w:rPr>
        <w:t>练方法</w:t>
      </w:r>
      <w:r w:rsidR="0095508F" w:rsidRPr="007F708C">
        <w:rPr>
          <w:rFonts w:asciiTheme="minorEastAsia" w:eastAsiaTheme="minorEastAsia" w:hAnsiTheme="minorEastAsia" w:hint="eastAsia"/>
          <w:szCs w:val="28"/>
        </w:rPr>
        <w:t>。</w:t>
      </w:r>
    </w:p>
    <w:p w14:paraId="26FBB090" w14:textId="0ACC1F0B" w:rsidR="00623E5F" w:rsidRPr="007F708C" w:rsidRDefault="00B81E23" w:rsidP="00DC5F11">
      <w:pPr>
        <w:spacing w:line="460" w:lineRule="exact"/>
        <w:ind w:firstLineChars="200" w:firstLine="560"/>
        <w:rPr>
          <w:rFonts w:asciiTheme="minorEastAsia" w:eastAsiaTheme="minorEastAsia" w:hAnsiTheme="minorEastAsia"/>
          <w:szCs w:val="28"/>
        </w:rPr>
      </w:pPr>
      <w:r w:rsidRPr="007F708C">
        <w:rPr>
          <w:rFonts w:asciiTheme="minorEastAsia" w:eastAsiaTheme="minorEastAsia" w:hAnsiTheme="minorEastAsia" w:hint="eastAsia"/>
          <w:szCs w:val="28"/>
        </w:rPr>
        <w:t>第四方面，</w:t>
      </w:r>
      <w:proofErr w:type="gramStart"/>
      <w:r w:rsidRPr="007F708C">
        <w:rPr>
          <w:rFonts w:asciiTheme="minorEastAsia" w:eastAsiaTheme="minorEastAsia" w:hAnsiTheme="minorEastAsia" w:hint="eastAsia"/>
          <w:szCs w:val="28"/>
        </w:rPr>
        <w:t>本公开实施例提供</w:t>
      </w:r>
      <w:proofErr w:type="gramEnd"/>
      <w:r w:rsidR="0095508F" w:rsidRPr="007F708C">
        <w:rPr>
          <w:rFonts w:asciiTheme="minorEastAsia" w:eastAsiaTheme="minorEastAsia" w:hAnsiTheme="minorEastAsia" w:hint="eastAsia"/>
          <w:szCs w:val="28"/>
        </w:rPr>
        <w:t>计算机可读介质存储</w:t>
      </w:r>
      <w:r w:rsidR="009F6A37" w:rsidRPr="007F708C">
        <w:rPr>
          <w:rFonts w:asciiTheme="minorEastAsia" w:eastAsiaTheme="minorEastAsia" w:hAnsiTheme="minorEastAsia" w:hint="eastAsia"/>
          <w:szCs w:val="28"/>
        </w:rPr>
        <w:t>，该计算机可读介质存储</w:t>
      </w:r>
      <w:r w:rsidR="0095508F" w:rsidRPr="007F708C">
        <w:rPr>
          <w:rFonts w:asciiTheme="minorEastAsia" w:eastAsiaTheme="minorEastAsia" w:hAnsiTheme="minorEastAsia" w:hint="eastAsia"/>
          <w:szCs w:val="28"/>
        </w:rPr>
        <w:t>有可由电子设备执行的计算机指令，所述计算机指令被执行时，实现</w:t>
      </w:r>
      <w:r w:rsidR="000C5CB7" w:rsidRPr="007F708C">
        <w:rPr>
          <w:rFonts w:asciiTheme="minorEastAsia" w:eastAsiaTheme="minorEastAsia" w:hAnsiTheme="minorEastAsia" w:hint="eastAsia"/>
          <w:szCs w:val="28"/>
        </w:rPr>
        <w:t>上述</w:t>
      </w:r>
      <w:r w:rsidR="0095508F" w:rsidRPr="007F708C">
        <w:rPr>
          <w:rFonts w:asciiTheme="minorEastAsia" w:eastAsiaTheme="minorEastAsia" w:hAnsiTheme="minorEastAsia" w:hint="eastAsia"/>
          <w:szCs w:val="28"/>
        </w:rPr>
        <w:t>任一项所述的</w:t>
      </w:r>
      <w:r w:rsidR="001B4450">
        <w:rPr>
          <w:rFonts w:asciiTheme="minorEastAsia" w:eastAsiaTheme="minorEastAsia" w:hAnsiTheme="minorEastAsia" w:hint="eastAsia"/>
          <w:szCs w:val="28"/>
        </w:rPr>
        <w:t>模型</w:t>
      </w:r>
      <w:proofErr w:type="gramStart"/>
      <w:r w:rsidR="001B4450">
        <w:rPr>
          <w:rFonts w:asciiTheme="minorEastAsia" w:eastAsiaTheme="minorEastAsia" w:hAnsiTheme="minorEastAsia" w:hint="eastAsia"/>
          <w:szCs w:val="28"/>
        </w:rPr>
        <w:t>预训</w:t>
      </w:r>
      <w:proofErr w:type="gramEnd"/>
      <w:r w:rsidR="001B4450">
        <w:rPr>
          <w:rFonts w:asciiTheme="minorEastAsia" w:eastAsiaTheme="minorEastAsia" w:hAnsiTheme="minorEastAsia" w:hint="eastAsia"/>
          <w:szCs w:val="28"/>
        </w:rPr>
        <w:t>练方法</w:t>
      </w:r>
      <w:r w:rsidR="0095508F" w:rsidRPr="007F708C">
        <w:rPr>
          <w:rFonts w:asciiTheme="minorEastAsia" w:eastAsiaTheme="minorEastAsia" w:hAnsiTheme="minorEastAsia" w:hint="eastAsia"/>
          <w:szCs w:val="28"/>
        </w:rPr>
        <w:t>。</w:t>
      </w:r>
    </w:p>
    <w:p w14:paraId="01ABF89C" w14:textId="619DFE01" w:rsidR="00682890" w:rsidRPr="007F708C" w:rsidRDefault="008603B9" w:rsidP="00DC5F11">
      <w:pPr>
        <w:spacing w:line="460" w:lineRule="exact"/>
        <w:ind w:firstLineChars="200" w:firstLine="560"/>
        <w:rPr>
          <w:rFonts w:asciiTheme="minorEastAsia" w:eastAsiaTheme="minorEastAsia" w:hAnsiTheme="minorEastAsia"/>
          <w:szCs w:val="28"/>
        </w:rPr>
      </w:pPr>
      <w:proofErr w:type="gramStart"/>
      <w:r w:rsidRPr="008603B9">
        <w:rPr>
          <w:rFonts w:asciiTheme="minorEastAsia" w:eastAsiaTheme="minorEastAsia" w:hAnsiTheme="minorEastAsia" w:hint="eastAsia"/>
          <w:szCs w:val="28"/>
        </w:rPr>
        <w:t>本公开实施例提供</w:t>
      </w:r>
      <w:proofErr w:type="gramEnd"/>
      <w:r w:rsidRPr="008603B9">
        <w:rPr>
          <w:rFonts w:asciiTheme="minorEastAsia" w:eastAsiaTheme="minorEastAsia" w:hAnsiTheme="minorEastAsia" w:hint="eastAsia"/>
          <w:szCs w:val="28"/>
        </w:rPr>
        <w:t>的</w:t>
      </w:r>
      <w:r w:rsidR="001B4450">
        <w:rPr>
          <w:rFonts w:asciiTheme="minorEastAsia" w:eastAsiaTheme="minorEastAsia" w:hAnsiTheme="minorEastAsia" w:hint="eastAsia"/>
          <w:szCs w:val="28"/>
        </w:rPr>
        <w:t>模型</w:t>
      </w:r>
      <w:proofErr w:type="gramStart"/>
      <w:r w:rsidR="001B4450">
        <w:rPr>
          <w:rFonts w:asciiTheme="minorEastAsia" w:eastAsiaTheme="minorEastAsia" w:hAnsiTheme="minorEastAsia" w:hint="eastAsia"/>
          <w:szCs w:val="28"/>
        </w:rPr>
        <w:t>预训</w:t>
      </w:r>
      <w:proofErr w:type="gramEnd"/>
      <w:r w:rsidR="001B4450">
        <w:rPr>
          <w:rFonts w:asciiTheme="minorEastAsia" w:eastAsiaTheme="minorEastAsia" w:hAnsiTheme="minorEastAsia" w:hint="eastAsia"/>
          <w:szCs w:val="28"/>
        </w:rPr>
        <w:t>练方法</w:t>
      </w:r>
      <w:r w:rsidRPr="008603B9">
        <w:rPr>
          <w:rFonts w:asciiTheme="minorEastAsia" w:eastAsiaTheme="minorEastAsia" w:hAnsiTheme="minorEastAsia" w:hint="eastAsia"/>
          <w:szCs w:val="28"/>
        </w:rPr>
        <w:t>及系统，基于大量领域无关的情感词和表情字符训练模型，使得训练好的模型能够适用于多个领域的情感预测，当将训练好的模型从</w:t>
      </w:r>
      <w:proofErr w:type="gramStart"/>
      <w:r w:rsidRPr="008603B9">
        <w:rPr>
          <w:rFonts w:asciiTheme="minorEastAsia" w:eastAsiaTheme="minorEastAsia" w:hAnsiTheme="minorEastAsia" w:hint="eastAsia"/>
          <w:szCs w:val="28"/>
        </w:rPr>
        <w:t>源领</w:t>
      </w:r>
      <w:proofErr w:type="gramEnd"/>
      <w:r w:rsidRPr="008603B9">
        <w:rPr>
          <w:rFonts w:asciiTheme="minorEastAsia" w:eastAsiaTheme="minorEastAsia" w:hAnsiTheme="minorEastAsia" w:hint="eastAsia"/>
          <w:szCs w:val="28"/>
        </w:rPr>
        <w:t>域迁移到目标领域时，权重系数无需调整或者调整很小。</w:t>
      </w:r>
    </w:p>
    <w:p w14:paraId="6D46A5C3" w14:textId="77777777" w:rsidR="00E46630" w:rsidRPr="007F708C" w:rsidRDefault="00E46630" w:rsidP="00682890">
      <w:pPr>
        <w:spacing w:line="460" w:lineRule="exact"/>
        <w:ind w:firstLineChars="200" w:firstLine="560"/>
        <w:textAlignment w:val="bottom"/>
        <w:rPr>
          <w:rFonts w:asciiTheme="minorEastAsia" w:eastAsiaTheme="minorEastAsia" w:hAnsiTheme="minorEastAsia"/>
          <w:szCs w:val="28"/>
        </w:rPr>
      </w:pPr>
    </w:p>
    <w:p w14:paraId="7A266FFE" w14:textId="46A541BD" w:rsidR="00C03DC4" w:rsidRPr="007F708C" w:rsidRDefault="00DB0A3C">
      <w:pPr>
        <w:spacing w:line="460" w:lineRule="exact"/>
        <w:ind w:firstLineChars="200" w:firstLine="562"/>
        <w:rPr>
          <w:rFonts w:asciiTheme="minorEastAsia" w:eastAsiaTheme="minorEastAsia" w:hAnsiTheme="minorEastAsia"/>
          <w:b/>
          <w:szCs w:val="28"/>
        </w:rPr>
      </w:pPr>
      <w:r w:rsidRPr="007F708C">
        <w:rPr>
          <w:rFonts w:asciiTheme="minorEastAsia" w:eastAsiaTheme="minorEastAsia" w:hAnsiTheme="minorEastAsia" w:hint="eastAsia"/>
          <w:b/>
          <w:szCs w:val="28"/>
        </w:rPr>
        <w:t>附图说明</w:t>
      </w:r>
    </w:p>
    <w:p w14:paraId="7AA54FAB" w14:textId="707B2857" w:rsidR="002B4C4A" w:rsidRPr="007F708C" w:rsidRDefault="00DB0A3C">
      <w:pPr>
        <w:spacing w:line="460" w:lineRule="exact"/>
        <w:ind w:firstLineChars="200" w:firstLine="560"/>
        <w:rPr>
          <w:rFonts w:asciiTheme="minorEastAsia" w:eastAsiaTheme="minorEastAsia" w:hAnsiTheme="minorEastAsia"/>
          <w:szCs w:val="28"/>
        </w:rPr>
      </w:pPr>
      <w:r w:rsidRPr="007F708C">
        <w:rPr>
          <w:rFonts w:asciiTheme="minorEastAsia" w:eastAsiaTheme="minorEastAsia" w:hAnsiTheme="minorEastAsia" w:hint="eastAsia"/>
          <w:szCs w:val="28"/>
        </w:rPr>
        <w:t>通过</w:t>
      </w:r>
      <w:r w:rsidR="008F0B08" w:rsidRPr="007F708C">
        <w:rPr>
          <w:rFonts w:asciiTheme="minorEastAsia" w:eastAsiaTheme="minorEastAsia" w:hAnsiTheme="minorEastAsia" w:hint="eastAsia"/>
          <w:szCs w:val="28"/>
        </w:rPr>
        <w:t>参考</w:t>
      </w:r>
      <w:r w:rsidRPr="007F708C">
        <w:rPr>
          <w:rFonts w:asciiTheme="minorEastAsia" w:eastAsiaTheme="minorEastAsia" w:hAnsiTheme="minorEastAsia" w:hint="eastAsia"/>
          <w:szCs w:val="28"/>
        </w:rPr>
        <w:t>以下附图对</w:t>
      </w:r>
      <w:proofErr w:type="gramStart"/>
      <w:r w:rsidR="00B44A39" w:rsidRPr="007F708C">
        <w:rPr>
          <w:rFonts w:asciiTheme="minorEastAsia" w:eastAsiaTheme="minorEastAsia" w:hAnsiTheme="minorEastAsia" w:hint="eastAsia"/>
          <w:szCs w:val="28"/>
        </w:rPr>
        <w:t>本公开</w:t>
      </w:r>
      <w:proofErr w:type="gramEnd"/>
      <w:r w:rsidRPr="007F708C">
        <w:rPr>
          <w:rFonts w:asciiTheme="minorEastAsia" w:eastAsiaTheme="minorEastAsia" w:hAnsiTheme="minorEastAsia" w:hint="eastAsia"/>
          <w:szCs w:val="28"/>
        </w:rPr>
        <w:t>实施例的描述，</w:t>
      </w:r>
      <w:proofErr w:type="gramStart"/>
      <w:r w:rsidR="00B44A39" w:rsidRPr="007F708C">
        <w:rPr>
          <w:rFonts w:asciiTheme="minorEastAsia" w:eastAsiaTheme="minorEastAsia" w:hAnsiTheme="minorEastAsia" w:hint="eastAsia"/>
          <w:szCs w:val="28"/>
        </w:rPr>
        <w:t>本公</w:t>
      </w:r>
      <w:proofErr w:type="gramEnd"/>
      <w:r w:rsidR="00B44A39" w:rsidRPr="007F708C">
        <w:rPr>
          <w:rFonts w:asciiTheme="minorEastAsia" w:eastAsiaTheme="minorEastAsia" w:hAnsiTheme="minorEastAsia" w:hint="eastAsia"/>
          <w:szCs w:val="28"/>
        </w:rPr>
        <w:t>开</w:t>
      </w:r>
      <w:r w:rsidRPr="007F708C">
        <w:rPr>
          <w:rFonts w:asciiTheme="minorEastAsia" w:eastAsiaTheme="minorEastAsia" w:hAnsiTheme="minorEastAsia" w:hint="eastAsia"/>
          <w:szCs w:val="28"/>
        </w:rPr>
        <w:t>的上述以及其它目的、特征和优点将更为清楚，在附图中：</w:t>
      </w:r>
    </w:p>
    <w:p w14:paraId="76B575FA" w14:textId="5BB863F4" w:rsidR="00D4187B" w:rsidRPr="007F708C" w:rsidRDefault="00434A77" w:rsidP="00D81DE6">
      <w:pPr>
        <w:spacing w:line="460" w:lineRule="exact"/>
        <w:ind w:firstLineChars="200" w:firstLine="560"/>
        <w:rPr>
          <w:rFonts w:asciiTheme="minorEastAsia" w:eastAsiaTheme="minorEastAsia" w:hAnsiTheme="minorEastAsia"/>
          <w:szCs w:val="28"/>
        </w:rPr>
      </w:pPr>
      <w:r w:rsidRPr="007F708C">
        <w:rPr>
          <w:rFonts w:asciiTheme="minorEastAsia" w:eastAsiaTheme="minorEastAsia" w:hAnsiTheme="minorEastAsia" w:hint="eastAsia"/>
          <w:szCs w:val="28"/>
        </w:rPr>
        <w:t>图1是一个</w:t>
      </w:r>
      <w:r w:rsidR="00770A8A" w:rsidRPr="007F708C">
        <w:rPr>
          <w:rFonts w:asciiTheme="minorEastAsia" w:eastAsiaTheme="minorEastAsia" w:hAnsiTheme="minorEastAsia" w:hint="eastAsia"/>
          <w:szCs w:val="28"/>
        </w:rPr>
        <w:t>模型</w:t>
      </w:r>
      <w:proofErr w:type="gramStart"/>
      <w:r w:rsidR="00770A8A" w:rsidRPr="007F708C">
        <w:rPr>
          <w:rFonts w:asciiTheme="minorEastAsia" w:eastAsiaTheme="minorEastAsia" w:hAnsiTheme="minorEastAsia" w:hint="eastAsia"/>
          <w:szCs w:val="28"/>
        </w:rPr>
        <w:t>预训练</w:t>
      </w:r>
      <w:proofErr w:type="gramEnd"/>
      <w:r w:rsidR="00770A8A" w:rsidRPr="007F708C">
        <w:rPr>
          <w:rFonts w:asciiTheme="minorEastAsia" w:eastAsiaTheme="minorEastAsia" w:hAnsiTheme="minorEastAsia" w:hint="eastAsia"/>
          <w:szCs w:val="28"/>
        </w:rPr>
        <w:t>方法的流程图</w:t>
      </w:r>
      <w:r w:rsidR="00DB0403" w:rsidRPr="007F708C">
        <w:rPr>
          <w:rFonts w:asciiTheme="minorEastAsia" w:eastAsiaTheme="minorEastAsia" w:hAnsiTheme="minorEastAsia" w:hint="eastAsia"/>
          <w:szCs w:val="28"/>
        </w:rPr>
        <w:t>；</w:t>
      </w:r>
    </w:p>
    <w:p w14:paraId="4BDF6E97" w14:textId="57694414" w:rsidR="00ED4754" w:rsidRPr="007F708C" w:rsidRDefault="00ED4754" w:rsidP="00D81DE6">
      <w:pPr>
        <w:spacing w:line="460" w:lineRule="exact"/>
        <w:ind w:firstLineChars="200" w:firstLine="560"/>
        <w:rPr>
          <w:rFonts w:asciiTheme="minorEastAsia" w:eastAsiaTheme="minorEastAsia" w:hAnsiTheme="minorEastAsia"/>
          <w:szCs w:val="28"/>
        </w:rPr>
      </w:pPr>
      <w:r w:rsidRPr="007F708C">
        <w:rPr>
          <w:rFonts w:asciiTheme="minorEastAsia" w:eastAsiaTheme="minorEastAsia" w:hAnsiTheme="minorEastAsia" w:hint="eastAsia"/>
          <w:szCs w:val="28"/>
        </w:rPr>
        <w:t>图2是计算机领域和餐饮领域的两个无标签文本数据的对比示例；</w:t>
      </w:r>
    </w:p>
    <w:p w14:paraId="41783265" w14:textId="64AF29B9" w:rsidR="00770A8A" w:rsidRPr="007F708C" w:rsidRDefault="0015651B" w:rsidP="00D81DE6">
      <w:pPr>
        <w:spacing w:line="460" w:lineRule="exact"/>
        <w:ind w:firstLineChars="200" w:firstLine="560"/>
        <w:rPr>
          <w:rFonts w:asciiTheme="minorEastAsia" w:eastAsiaTheme="minorEastAsia" w:hAnsiTheme="minorEastAsia"/>
          <w:szCs w:val="28"/>
        </w:rPr>
      </w:pPr>
      <w:r w:rsidRPr="007F708C">
        <w:rPr>
          <w:rFonts w:asciiTheme="minorEastAsia" w:eastAsiaTheme="minorEastAsia" w:hAnsiTheme="minorEastAsia" w:hint="eastAsia"/>
          <w:szCs w:val="28"/>
        </w:rPr>
        <w:t>图3是一个transformer编码器的网络结构示意图。</w:t>
      </w:r>
      <w:r w:rsidR="00556E45" w:rsidRPr="007F708C">
        <w:rPr>
          <w:rFonts w:asciiTheme="minorEastAsia" w:eastAsiaTheme="minorEastAsia" w:hAnsiTheme="minorEastAsia" w:hint="eastAsia"/>
          <w:szCs w:val="28"/>
        </w:rPr>
        <w:t>；</w:t>
      </w:r>
    </w:p>
    <w:p w14:paraId="491393D3" w14:textId="36BB6314" w:rsidR="00556E45" w:rsidRPr="007F708C" w:rsidRDefault="002C1161" w:rsidP="00636C37">
      <w:pPr>
        <w:spacing w:line="460" w:lineRule="exact"/>
        <w:ind w:firstLineChars="200" w:firstLine="560"/>
        <w:rPr>
          <w:rFonts w:asciiTheme="minorEastAsia" w:eastAsiaTheme="minorEastAsia" w:hAnsiTheme="minorEastAsia"/>
          <w:szCs w:val="28"/>
        </w:rPr>
      </w:pPr>
      <w:r w:rsidRPr="007F708C">
        <w:rPr>
          <w:rFonts w:asciiTheme="minorEastAsia" w:eastAsiaTheme="minorEastAsia" w:hAnsiTheme="minorEastAsia" w:hint="eastAsia"/>
          <w:szCs w:val="28"/>
        </w:rPr>
        <w:t>图4是采用情感预测模型进行情感预测的示例图；</w:t>
      </w:r>
    </w:p>
    <w:p w14:paraId="217F05CA" w14:textId="3F17A996" w:rsidR="00556E45" w:rsidRPr="007F708C" w:rsidRDefault="00812165" w:rsidP="00636C37">
      <w:pPr>
        <w:spacing w:line="460" w:lineRule="exact"/>
        <w:ind w:firstLineChars="200" w:firstLine="560"/>
        <w:rPr>
          <w:rFonts w:asciiTheme="minorEastAsia" w:eastAsiaTheme="minorEastAsia" w:hAnsiTheme="minorEastAsia"/>
          <w:szCs w:val="28"/>
        </w:rPr>
      </w:pPr>
      <w:r w:rsidRPr="007F708C">
        <w:rPr>
          <w:rFonts w:asciiTheme="minorEastAsia" w:eastAsiaTheme="minorEastAsia" w:hAnsiTheme="minorEastAsia" w:hint="eastAsia"/>
          <w:szCs w:val="28"/>
        </w:rPr>
        <w:lastRenderedPageBreak/>
        <w:t>图5是本公开实施例的</w:t>
      </w:r>
      <w:r w:rsidR="001B4450">
        <w:rPr>
          <w:rFonts w:asciiTheme="minorEastAsia" w:eastAsiaTheme="minorEastAsia" w:hAnsiTheme="minorEastAsia" w:hint="eastAsia"/>
          <w:szCs w:val="28"/>
        </w:rPr>
        <w:t>模型</w:t>
      </w:r>
      <w:proofErr w:type="gramStart"/>
      <w:r w:rsidR="001B4450">
        <w:rPr>
          <w:rFonts w:asciiTheme="minorEastAsia" w:eastAsiaTheme="minorEastAsia" w:hAnsiTheme="minorEastAsia" w:hint="eastAsia"/>
          <w:szCs w:val="28"/>
        </w:rPr>
        <w:t>预训练</w:t>
      </w:r>
      <w:proofErr w:type="gramEnd"/>
      <w:r w:rsidR="001B4450">
        <w:rPr>
          <w:rFonts w:asciiTheme="minorEastAsia" w:eastAsiaTheme="minorEastAsia" w:hAnsiTheme="minorEastAsia" w:hint="eastAsia"/>
          <w:szCs w:val="28"/>
        </w:rPr>
        <w:t>系统</w:t>
      </w:r>
      <w:r w:rsidRPr="007F708C">
        <w:rPr>
          <w:rFonts w:asciiTheme="minorEastAsia" w:eastAsiaTheme="minorEastAsia" w:hAnsiTheme="minorEastAsia" w:hint="eastAsia"/>
          <w:szCs w:val="28"/>
        </w:rPr>
        <w:t>的结构示意图；</w:t>
      </w:r>
    </w:p>
    <w:p w14:paraId="46C85C2D" w14:textId="246688DB" w:rsidR="00860821" w:rsidRPr="007F708C" w:rsidRDefault="0054533B" w:rsidP="00636C37">
      <w:pPr>
        <w:spacing w:line="460" w:lineRule="exact"/>
        <w:ind w:firstLineChars="200" w:firstLine="560"/>
        <w:rPr>
          <w:rFonts w:asciiTheme="minorEastAsia" w:eastAsiaTheme="minorEastAsia" w:hAnsiTheme="minorEastAsia"/>
          <w:szCs w:val="28"/>
        </w:rPr>
      </w:pPr>
      <w:r w:rsidRPr="007F708C">
        <w:rPr>
          <w:rFonts w:asciiTheme="minorEastAsia" w:eastAsiaTheme="minorEastAsia" w:hAnsiTheme="minorEastAsia" w:hint="eastAsia"/>
          <w:szCs w:val="28"/>
        </w:rPr>
        <w:t>图6示出了不同模型从</w:t>
      </w:r>
      <w:proofErr w:type="gramStart"/>
      <w:r w:rsidRPr="007F708C">
        <w:rPr>
          <w:rFonts w:asciiTheme="minorEastAsia" w:eastAsiaTheme="minorEastAsia" w:hAnsiTheme="minorEastAsia" w:hint="eastAsia"/>
          <w:szCs w:val="28"/>
        </w:rPr>
        <w:t>源领域</w:t>
      </w:r>
      <w:proofErr w:type="gramEnd"/>
      <w:r w:rsidRPr="007F708C">
        <w:rPr>
          <w:rFonts w:asciiTheme="minorEastAsia" w:eastAsiaTheme="minorEastAsia" w:hAnsiTheme="minorEastAsia" w:hint="eastAsia"/>
          <w:szCs w:val="28"/>
        </w:rPr>
        <w:t>迁移到目标领域的得分值和平均分</w:t>
      </w:r>
      <w:r w:rsidR="00860821" w:rsidRPr="007F708C">
        <w:rPr>
          <w:rFonts w:asciiTheme="minorEastAsia" w:eastAsiaTheme="minorEastAsia" w:hAnsiTheme="minorEastAsia" w:hint="eastAsia"/>
          <w:szCs w:val="28"/>
        </w:rPr>
        <w:t>；</w:t>
      </w:r>
    </w:p>
    <w:p w14:paraId="0C9CFB59" w14:textId="3D69A204" w:rsidR="00860821" w:rsidRPr="007F708C" w:rsidRDefault="00860821" w:rsidP="00636C37">
      <w:pPr>
        <w:spacing w:line="460" w:lineRule="exact"/>
        <w:ind w:firstLineChars="200" w:firstLine="560"/>
        <w:rPr>
          <w:rFonts w:asciiTheme="minorEastAsia" w:eastAsiaTheme="minorEastAsia" w:hAnsiTheme="minorEastAsia"/>
          <w:szCs w:val="28"/>
        </w:rPr>
      </w:pPr>
      <w:r w:rsidRPr="007F708C">
        <w:rPr>
          <w:rFonts w:asciiTheme="minorEastAsia" w:eastAsiaTheme="minorEastAsia" w:hAnsiTheme="minorEastAsia" w:hint="eastAsia"/>
          <w:szCs w:val="28"/>
        </w:rPr>
        <w:t>表7给出了本方案和</w:t>
      </w:r>
      <w:r w:rsidR="00663E3A" w:rsidRPr="007F708C">
        <w:rPr>
          <w:rFonts w:asciiTheme="minorEastAsia" w:eastAsiaTheme="minorEastAsia" w:hAnsiTheme="minorEastAsia" w:hint="eastAsia"/>
          <w:szCs w:val="28"/>
        </w:rPr>
        <w:t>其他模型</w:t>
      </w:r>
      <w:r w:rsidR="002E0F5D" w:rsidRPr="007F708C">
        <w:rPr>
          <w:rFonts w:asciiTheme="minorEastAsia" w:eastAsiaTheme="minorEastAsia" w:hAnsiTheme="minorEastAsia" w:hint="eastAsia"/>
          <w:szCs w:val="28"/>
        </w:rPr>
        <w:t>在时间空间和收敛性的对比示例；</w:t>
      </w:r>
    </w:p>
    <w:p w14:paraId="298C8CE5" w14:textId="12A8BC1B" w:rsidR="002E0F5D" w:rsidRPr="007F708C" w:rsidRDefault="002E0F5D" w:rsidP="00636C37">
      <w:pPr>
        <w:spacing w:line="460" w:lineRule="exact"/>
        <w:ind w:firstLineChars="200" w:firstLine="560"/>
        <w:rPr>
          <w:rFonts w:asciiTheme="minorEastAsia" w:eastAsiaTheme="minorEastAsia" w:hAnsiTheme="minorEastAsia"/>
          <w:szCs w:val="28"/>
        </w:rPr>
      </w:pPr>
      <w:r w:rsidRPr="007F708C">
        <w:rPr>
          <w:rFonts w:asciiTheme="minorEastAsia" w:eastAsiaTheme="minorEastAsia" w:hAnsiTheme="minorEastAsia" w:hint="eastAsia"/>
          <w:szCs w:val="28"/>
        </w:rPr>
        <w:t>图8</w:t>
      </w:r>
      <w:r w:rsidR="00481D5D" w:rsidRPr="007F708C">
        <w:rPr>
          <w:rFonts w:asciiTheme="minorEastAsia" w:eastAsiaTheme="minorEastAsia" w:hAnsiTheme="minorEastAsia" w:hint="eastAsia"/>
          <w:szCs w:val="28"/>
        </w:rPr>
        <w:t>a</w:t>
      </w:r>
      <w:r w:rsidR="00481D5D" w:rsidRPr="007F708C">
        <w:rPr>
          <w:rFonts w:asciiTheme="minorEastAsia" w:eastAsiaTheme="minorEastAsia" w:hAnsiTheme="minorEastAsia"/>
          <w:szCs w:val="28"/>
        </w:rPr>
        <w:t>-8c</w:t>
      </w:r>
      <w:r w:rsidR="00481D5D" w:rsidRPr="007F708C">
        <w:rPr>
          <w:rFonts w:asciiTheme="minorEastAsia" w:eastAsiaTheme="minorEastAsia" w:hAnsiTheme="minorEastAsia" w:hint="eastAsia"/>
          <w:szCs w:val="28"/>
        </w:rPr>
        <w:t>分别给出</w:t>
      </w:r>
      <w:r w:rsidR="00663E3A" w:rsidRPr="007F708C">
        <w:rPr>
          <w:rFonts w:asciiTheme="minorEastAsia" w:eastAsiaTheme="minorEastAsia" w:hAnsiTheme="minorEastAsia" w:hint="eastAsia"/>
          <w:szCs w:val="28"/>
        </w:rPr>
        <w:t>本方案和其他模型</w:t>
      </w:r>
      <w:r w:rsidR="00481D5D" w:rsidRPr="007F708C">
        <w:rPr>
          <w:rFonts w:asciiTheme="minorEastAsia" w:eastAsiaTheme="minorEastAsia" w:hAnsiTheme="minorEastAsia" w:hint="eastAsia"/>
          <w:szCs w:val="28"/>
        </w:rPr>
        <w:t>进行多个不同领域迁移</w:t>
      </w:r>
      <w:r w:rsidR="005C79CE" w:rsidRPr="007F708C">
        <w:rPr>
          <w:rFonts w:asciiTheme="minorEastAsia" w:eastAsiaTheme="minorEastAsia" w:hAnsiTheme="minorEastAsia" w:hint="eastAsia"/>
          <w:szCs w:val="28"/>
        </w:rPr>
        <w:t>时表征</w:t>
      </w:r>
      <w:r w:rsidR="00481D5D" w:rsidRPr="007F708C">
        <w:rPr>
          <w:rFonts w:asciiTheme="minorEastAsia" w:eastAsiaTheme="minorEastAsia" w:hAnsiTheme="minorEastAsia" w:hint="eastAsia"/>
          <w:szCs w:val="28"/>
        </w:rPr>
        <w:t>样本数目和模型准确性</w:t>
      </w:r>
      <w:r w:rsidR="005C79CE" w:rsidRPr="007F708C">
        <w:rPr>
          <w:rFonts w:asciiTheme="minorEastAsia" w:eastAsiaTheme="minorEastAsia" w:hAnsiTheme="minorEastAsia" w:hint="eastAsia"/>
          <w:szCs w:val="28"/>
        </w:rPr>
        <w:t>的</w:t>
      </w:r>
      <w:r w:rsidR="00481D5D" w:rsidRPr="007F708C">
        <w:rPr>
          <w:rFonts w:asciiTheme="minorEastAsia" w:eastAsiaTheme="minorEastAsia" w:hAnsiTheme="minorEastAsia" w:hint="eastAsia"/>
          <w:szCs w:val="28"/>
        </w:rPr>
        <w:t>关联性</w:t>
      </w:r>
      <w:r w:rsidR="005C79CE" w:rsidRPr="007F708C">
        <w:rPr>
          <w:rFonts w:asciiTheme="minorEastAsia" w:eastAsiaTheme="minorEastAsia" w:hAnsiTheme="minorEastAsia" w:hint="eastAsia"/>
          <w:szCs w:val="28"/>
        </w:rPr>
        <w:t>的线性</w:t>
      </w:r>
      <w:r w:rsidR="00481D5D" w:rsidRPr="007F708C">
        <w:rPr>
          <w:rFonts w:asciiTheme="minorEastAsia" w:eastAsiaTheme="minorEastAsia" w:hAnsiTheme="minorEastAsia" w:hint="eastAsia"/>
          <w:szCs w:val="28"/>
        </w:rPr>
        <w:t>对比图</w:t>
      </w:r>
      <w:r w:rsidR="00663E3A" w:rsidRPr="007F708C">
        <w:rPr>
          <w:rFonts w:asciiTheme="minorEastAsia" w:eastAsiaTheme="minorEastAsia" w:hAnsiTheme="minorEastAsia" w:hint="eastAsia"/>
          <w:szCs w:val="28"/>
        </w:rPr>
        <w:t>；</w:t>
      </w:r>
    </w:p>
    <w:p w14:paraId="17482023" w14:textId="6800B023" w:rsidR="00663E3A" w:rsidRPr="007F708C" w:rsidRDefault="00663E3A" w:rsidP="00636C37">
      <w:pPr>
        <w:spacing w:line="460" w:lineRule="exact"/>
        <w:ind w:firstLineChars="200" w:firstLine="560"/>
        <w:rPr>
          <w:rFonts w:asciiTheme="minorEastAsia" w:eastAsiaTheme="minorEastAsia" w:hAnsiTheme="minorEastAsia"/>
          <w:szCs w:val="28"/>
        </w:rPr>
      </w:pPr>
      <w:r w:rsidRPr="007F708C">
        <w:rPr>
          <w:rFonts w:asciiTheme="minorEastAsia" w:eastAsiaTheme="minorEastAsia" w:hAnsiTheme="minorEastAsia" w:hint="eastAsia"/>
          <w:szCs w:val="28"/>
        </w:rPr>
        <w:t>图9示出了用于实施</w:t>
      </w:r>
      <w:proofErr w:type="gramStart"/>
      <w:r w:rsidRPr="007F708C">
        <w:rPr>
          <w:rFonts w:asciiTheme="minorEastAsia" w:eastAsiaTheme="minorEastAsia" w:hAnsiTheme="minorEastAsia" w:hint="eastAsia"/>
          <w:szCs w:val="28"/>
        </w:rPr>
        <w:t>本公开</w:t>
      </w:r>
      <w:proofErr w:type="gramEnd"/>
      <w:r w:rsidRPr="007F708C">
        <w:rPr>
          <w:rFonts w:asciiTheme="minorEastAsia" w:eastAsiaTheme="minorEastAsia" w:hAnsiTheme="minorEastAsia" w:hint="eastAsia"/>
          <w:szCs w:val="28"/>
        </w:rPr>
        <w:t>实施例的电子设备的结构图。</w:t>
      </w:r>
    </w:p>
    <w:p w14:paraId="5BAC1ED4" w14:textId="77777777" w:rsidR="00663E3A" w:rsidRPr="007F708C" w:rsidRDefault="00663E3A" w:rsidP="00636C37">
      <w:pPr>
        <w:spacing w:line="460" w:lineRule="exact"/>
        <w:ind w:firstLineChars="200" w:firstLine="560"/>
        <w:rPr>
          <w:rFonts w:asciiTheme="minorEastAsia" w:eastAsiaTheme="minorEastAsia" w:hAnsiTheme="minorEastAsia"/>
          <w:szCs w:val="28"/>
        </w:rPr>
      </w:pPr>
    </w:p>
    <w:p w14:paraId="530A15A5" w14:textId="61C7BDC7" w:rsidR="00C03DC4" w:rsidRPr="000C74D1" w:rsidRDefault="00DB0A3C" w:rsidP="000C74D1">
      <w:pPr>
        <w:spacing w:line="460" w:lineRule="exact"/>
        <w:ind w:firstLineChars="200" w:firstLine="560"/>
        <w:rPr>
          <w:rFonts w:asciiTheme="minorEastAsia" w:eastAsiaTheme="minorEastAsia" w:hAnsiTheme="minorEastAsia"/>
          <w:szCs w:val="28"/>
        </w:rPr>
      </w:pPr>
      <w:r w:rsidRPr="000C74D1">
        <w:rPr>
          <w:rFonts w:asciiTheme="minorEastAsia" w:eastAsiaTheme="minorEastAsia" w:hAnsiTheme="minorEastAsia" w:hint="eastAsia"/>
          <w:szCs w:val="28"/>
        </w:rPr>
        <w:t>具体实施方式</w:t>
      </w:r>
    </w:p>
    <w:p w14:paraId="6990057D" w14:textId="5D31A7BE" w:rsidR="002733C7" w:rsidRPr="007F708C" w:rsidRDefault="00DB0A3C" w:rsidP="00084334">
      <w:pPr>
        <w:spacing w:line="460" w:lineRule="exact"/>
        <w:ind w:firstLineChars="200" w:firstLine="560"/>
        <w:rPr>
          <w:rFonts w:asciiTheme="minorEastAsia" w:eastAsiaTheme="minorEastAsia" w:hAnsiTheme="minorEastAsia"/>
          <w:szCs w:val="28"/>
        </w:rPr>
      </w:pPr>
      <w:r w:rsidRPr="007F708C">
        <w:rPr>
          <w:rFonts w:asciiTheme="minorEastAsia" w:eastAsiaTheme="minorEastAsia" w:hAnsiTheme="minorEastAsia" w:hint="eastAsia"/>
          <w:szCs w:val="28"/>
        </w:rPr>
        <w:t>以下基于实施例对</w:t>
      </w:r>
      <w:proofErr w:type="gramStart"/>
      <w:r w:rsidR="00B44A39" w:rsidRPr="007F708C">
        <w:rPr>
          <w:rFonts w:asciiTheme="minorEastAsia" w:eastAsiaTheme="minorEastAsia" w:hAnsiTheme="minorEastAsia" w:hint="eastAsia"/>
          <w:szCs w:val="28"/>
        </w:rPr>
        <w:t>本公开</w:t>
      </w:r>
      <w:proofErr w:type="gramEnd"/>
      <w:r w:rsidRPr="007F708C">
        <w:rPr>
          <w:rFonts w:asciiTheme="minorEastAsia" w:eastAsiaTheme="minorEastAsia" w:hAnsiTheme="minorEastAsia" w:hint="eastAsia"/>
          <w:szCs w:val="28"/>
        </w:rPr>
        <w:t>进行描述，但是</w:t>
      </w:r>
      <w:proofErr w:type="gramStart"/>
      <w:r w:rsidR="00B44A39" w:rsidRPr="007F708C">
        <w:rPr>
          <w:rFonts w:asciiTheme="minorEastAsia" w:eastAsiaTheme="minorEastAsia" w:hAnsiTheme="minorEastAsia" w:hint="eastAsia"/>
          <w:szCs w:val="28"/>
        </w:rPr>
        <w:t>本公</w:t>
      </w:r>
      <w:proofErr w:type="gramEnd"/>
      <w:r w:rsidR="00B44A39" w:rsidRPr="007F708C">
        <w:rPr>
          <w:rFonts w:asciiTheme="minorEastAsia" w:eastAsiaTheme="minorEastAsia" w:hAnsiTheme="minorEastAsia" w:hint="eastAsia"/>
          <w:szCs w:val="28"/>
        </w:rPr>
        <w:t>开</w:t>
      </w:r>
      <w:r w:rsidRPr="007F708C">
        <w:rPr>
          <w:rFonts w:asciiTheme="minorEastAsia" w:eastAsiaTheme="minorEastAsia" w:hAnsiTheme="minorEastAsia" w:hint="eastAsia"/>
          <w:szCs w:val="28"/>
        </w:rPr>
        <w:t>并不仅仅限于这些实施例。在下文对</w:t>
      </w:r>
      <w:proofErr w:type="gramStart"/>
      <w:r w:rsidR="00B44A39" w:rsidRPr="007F708C">
        <w:rPr>
          <w:rFonts w:asciiTheme="minorEastAsia" w:eastAsiaTheme="minorEastAsia" w:hAnsiTheme="minorEastAsia" w:hint="eastAsia"/>
          <w:szCs w:val="28"/>
        </w:rPr>
        <w:t>本公开</w:t>
      </w:r>
      <w:proofErr w:type="gramEnd"/>
      <w:r w:rsidRPr="007F708C">
        <w:rPr>
          <w:rFonts w:asciiTheme="minorEastAsia" w:eastAsiaTheme="minorEastAsia" w:hAnsiTheme="minorEastAsia" w:hint="eastAsia"/>
          <w:szCs w:val="28"/>
        </w:rPr>
        <w:t>的细节描述中，详尽描述了一些特定的细节部分。对本领域技术人员来说没有这些细节部分的描述也可以完全理解</w:t>
      </w:r>
      <w:r w:rsidR="00B44A39" w:rsidRPr="007F708C">
        <w:rPr>
          <w:rFonts w:asciiTheme="minorEastAsia" w:eastAsiaTheme="minorEastAsia" w:hAnsiTheme="minorEastAsia" w:hint="eastAsia"/>
          <w:szCs w:val="28"/>
        </w:rPr>
        <w:t>本公开</w:t>
      </w:r>
      <w:r w:rsidRPr="007F708C">
        <w:rPr>
          <w:rFonts w:asciiTheme="minorEastAsia" w:eastAsiaTheme="minorEastAsia" w:hAnsiTheme="minorEastAsia" w:hint="eastAsia"/>
          <w:szCs w:val="28"/>
        </w:rPr>
        <w:t>。为了避免混淆</w:t>
      </w:r>
      <w:proofErr w:type="gramStart"/>
      <w:r w:rsidR="00B44A39" w:rsidRPr="007F708C">
        <w:rPr>
          <w:rFonts w:asciiTheme="minorEastAsia" w:eastAsiaTheme="minorEastAsia" w:hAnsiTheme="minorEastAsia" w:hint="eastAsia"/>
          <w:szCs w:val="28"/>
        </w:rPr>
        <w:t>本公开</w:t>
      </w:r>
      <w:proofErr w:type="gramEnd"/>
      <w:r w:rsidRPr="007F708C">
        <w:rPr>
          <w:rFonts w:asciiTheme="minorEastAsia" w:eastAsiaTheme="minorEastAsia" w:hAnsiTheme="minorEastAsia" w:hint="eastAsia"/>
          <w:szCs w:val="28"/>
        </w:rPr>
        <w:t>的实质，公知的方法、过程、流程没有详细叙述。另外附图不一定是按比例绘制的。</w:t>
      </w:r>
    </w:p>
    <w:p w14:paraId="54FCFE63" w14:textId="00A9332F" w:rsidR="009D364A" w:rsidRPr="007F708C" w:rsidRDefault="009D364A" w:rsidP="00084334">
      <w:pPr>
        <w:spacing w:line="460" w:lineRule="exact"/>
        <w:ind w:firstLineChars="200" w:firstLine="560"/>
        <w:rPr>
          <w:rFonts w:asciiTheme="minorEastAsia" w:eastAsiaTheme="minorEastAsia" w:hAnsiTheme="minorEastAsia"/>
          <w:szCs w:val="28"/>
        </w:rPr>
      </w:pPr>
      <w:r w:rsidRPr="007F708C">
        <w:rPr>
          <w:rFonts w:asciiTheme="minorEastAsia" w:eastAsiaTheme="minorEastAsia" w:hAnsiTheme="minorEastAsia" w:hint="eastAsia"/>
          <w:szCs w:val="28"/>
        </w:rPr>
        <w:t>在本文中使用以下术语。</w:t>
      </w:r>
    </w:p>
    <w:p w14:paraId="0B151B8E" w14:textId="77777777" w:rsidR="00E72FD0" w:rsidRPr="007F708C" w:rsidRDefault="00E72FD0" w:rsidP="000C74D1">
      <w:pPr>
        <w:spacing w:line="460" w:lineRule="exact"/>
        <w:ind w:firstLineChars="200" w:firstLine="560"/>
        <w:rPr>
          <w:rFonts w:asciiTheme="minorEastAsia" w:eastAsiaTheme="minorEastAsia" w:hAnsiTheme="minorEastAsia"/>
          <w:szCs w:val="28"/>
        </w:rPr>
      </w:pPr>
      <w:r w:rsidRPr="000C74D1">
        <w:rPr>
          <w:rFonts w:asciiTheme="minorEastAsia" w:eastAsiaTheme="minorEastAsia" w:hAnsiTheme="minorEastAsia" w:hint="eastAsia"/>
          <w:szCs w:val="28"/>
        </w:rPr>
        <w:t>多领域情感分析系统</w:t>
      </w:r>
      <w:r w:rsidRPr="007F708C">
        <w:rPr>
          <w:rFonts w:asciiTheme="minorEastAsia" w:eastAsiaTheme="minorEastAsia" w:hAnsiTheme="minorEastAsia" w:hint="eastAsia"/>
          <w:szCs w:val="28"/>
        </w:rPr>
        <w:t>（Multi-domain Sentiment Analysis System）: 给定用户的文本，理解用户的情感极性。该任务的特点是多领域，文本包含多个领域，包括</w:t>
      </w:r>
      <w:proofErr w:type="gramStart"/>
      <w:r w:rsidRPr="007F708C">
        <w:rPr>
          <w:rFonts w:asciiTheme="minorEastAsia" w:eastAsiaTheme="minorEastAsia" w:hAnsiTheme="minorEastAsia" w:hint="eastAsia"/>
          <w:szCs w:val="28"/>
        </w:rPr>
        <w:t>源领域</w:t>
      </w:r>
      <w:proofErr w:type="gramEnd"/>
      <w:r w:rsidRPr="007F708C">
        <w:rPr>
          <w:rFonts w:asciiTheme="minorEastAsia" w:eastAsiaTheme="minorEastAsia" w:hAnsiTheme="minorEastAsia" w:hint="eastAsia"/>
          <w:szCs w:val="28"/>
        </w:rPr>
        <w:t>和目标领域，</w:t>
      </w:r>
      <w:proofErr w:type="gramStart"/>
      <w:r w:rsidRPr="007F708C">
        <w:rPr>
          <w:rFonts w:asciiTheme="minorEastAsia" w:eastAsiaTheme="minorEastAsia" w:hAnsiTheme="minorEastAsia" w:hint="eastAsia"/>
          <w:szCs w:val="28"/>
        </w:rPr>
        <w:t>源领</w:t>
      </w:r>
      <w:proofErr w:type="gramEnd"/>
      <w:r w:rsidRPr="007F708C">
        <w:rPr>
          <w:rFonts w:asciiTheme="minorEastAsia" w:eastAsiaTheme="minorEastAsia" w:hAnsiTheme="minorEastAsia" w:hint="eastAsia"/>
          <w:szCs w:val="28"/>
        </w:rPr>
        <w:t>域往往包含大量的标签数据，而目标领域则只有少量甚至没有标签数据。为此，需要在</w:t>
      </w:r>
      <w:proofErr w:type="gramStart"/>
      <w:r w:rsidRPr="007F708C">
        <w:rPr>
          <w:rFonts w:asciiTheme="minorEastAsia" w:eastAsiaTheme="minorEastAsia" w:hAnsiTheme="minorEastAsia" w:hint="eastAsia"/>
          <w:szCs w:val="28"/>
        </w:rPr>
        <w:t>源领域</w:t>
      </w:r>
      <w:proofErr w:type="gramEnd"/>
      <w:r w:rsidRPr="007F708C">
        <w:rPr>
          <w:rFonts w:asciiTheme="minorEastAsia" w:eastAsiaTheme="minorEastAsia" w:hAnsiTheme="minorEastAsia" w:hint="eastAsia"/>
          <w:szCs w:val="28"/>
        </w:rPr>
        <w:t xml:space="preserve">训练模型，将情感知识迁移到目标领域进行情感分析。 </w:t>
      </w:r>
    </w:p>
    <w:p w14:paraId="43CEDF91" w14:textId="71BDAC6D" w:rsidR="00E72FD0" w:rsidRPr="007F708C" w:rsidRDefault="00E72FD0" w:rsidP="000C74D1">
      <w:pPr>
        <w:spacing w:line="460" w:lineRule="exact"/>
        <w:ind w:firstLineChars="200" w:firstLine="560"/>
        <w:rPr>
          <w:rFonts w:asciiTheme="minorEastAsia" w:eastAsiaTheme="minorEastAsia" w:hAnsiTheme="minorEastAsia"/>
          <w:szCs w:val="28"/>
        </w:rPr>
      </w:pPr>
      <w:proofErr w:type="gramStart"/>
      <w:r w:rsidRPr="000C74D1">
        <w:rPr>
          <w:rFonts w:asciiTheme="minorEastAsia" w:eastAsiaTheme="minorEastAsia" w:hAnsiTheme="minorEastAsia" w:hint="eastAsia"/>
          <w:szCs w:val="28"/>
        </w:rPr>
        <w:t>预训练</w:t>
      </w:r>
      <w:proofErr w:type="gramEnd"/>
      <w:r w:rsidRPr="000C74D1">
        <w:rPr>
          <w:rFonts w:asciiTheme="minorEastAsia" w:eastAsiaTheme="minorEastAsia" w:hAnsiTheme="minorEastAsia" w:hint="eastAsia"/>
          <w:szCs w:val="28"/>
        </w:rPr>
        <w:t>模型</w:t>
      </w:r>
      <w:r w:rsidRPr="007F708C">
        <w:rPr>
          <w:rFonts w:asciiTheme="minorEastAsia" w:eastAsiaTheme="minorEastAsia" w:hAnsiTheme="minorEastAsia" w:hint="eastAsia"/>
          <w:szCs w:val="28"/>
        </w:rPr>
        <w:t>（Pre-trained Models）：</w:t>
      </w:r>
      <w:r w:rsidR="00094004" w:rsidRPr="007F708C">
        <w:rPr>
          <w:rFonts w:asciiTheme="minorEastAsia" w:eastAsiaTheme="minorEastAsia" w:hAnsiTheme="minorEastAsia" w:hint="eastAsia"/>
          <w:szCs w:val="28"/>
        </w:rPr>
        <w:t>众所周知，模型训练通常需要大量资源，包括但不局限于大量需要标注的样本数据以及执行训练的计算机资源，因此模型训练并不容易执行。而</w:t>
      </w:r>
      <w:proofErr w:type="gramStart"/>
      <w:r w:rsidR="00094004" w:rsidRPr="007F708C">
        <w:rPr>
          <w:rFonts w:asciiTheme="minorEastAsia" w:eastAsiaTheme="minorEastAsia" w:hAnsiTheme="minorEastAsia" w:hint="eastAsia"/>
          <w:szCs w:val="28"/>
        </w:rPr>
        <w:t>预训练</w:t>
      </w:r>
      <w:proofErr w:type="gramEnd"/>
      <w:r w:rsidR="00094004" w:rsidRPr="007F708C">
        <w:rPr>
          <w:rFonts w:asciiTheme="minorEastAsia" w:eastAsiaTheme="minorEastAsia" w:hAnsiTheme="minorEastAsia" w:hint="eastAsia"/>
          <w:szCs w:val="28"/>
        </w:rPr>
        <w:t>模型则提供了一组较好的权重参数值。研发人员可以直接将其</w:t>
      </w:r>
      <w:r w:rsidR="006C2AA0">
        <w:rPr>
          <w:rFonts w:asciiTheme="minorEastAsia" w:eastAsiaTheme="minorEastAsia" w:hAnsiTheme="minorEastAsia" w:hint="eastAsia"/>
          <w:szCs w:val="28"/>
        </w:rPr>
        <w:t>应用到实际场景中，或者在应用到实际场景之前，只需要简单的修改输入和</w:t>
      </w:r>
      <w:r w:rsidR="00094004" w:rsidRPr="007F708C">
        <w:rPr>
          <w:rFonts w:asciiTheme="minorEastAsia" w:eastAsiaTheme="minorEastAsia" w:hAnsiTheme="minorEastAsia" w:hint="eastAsia"/>
          <w:szCs w:val="28"/>
        </w:rPr>
        <w:t>输出层，再用自己的数据进行一个增量训练，对权重参数值进行微调即可。</w:t>
      </w:r>
      <w:r w:rsidR="000E13F7" w:rsidRPr="007F708C">
        <w:rPr>
          <w:rFonts w:asciiTheme="minorEastAsia" w:eastAsiaTheme="minorEastAsia" w:hAnsiTheme="minorEastAsia" w:hint="eastAsia"/>
          <w:szCs w:val="28"/>
        </w:rPr>
        <w:t>本文</w:t>
      </w:r>
      <w:r w:rsidR="006C2AA0">
        <w:rPr>
          <w:rFonts w:asciiTheme="minorEastAsia" w:eastAsiaTheme="minorEastAsia" w:hAnsiTheme="minorEastAsia" w:hint="eastAsia"/>
          <w:szCs w:val="28"/>
        </w:rPr>
        <w:t>所指</w:t>
      </w:r>
      <w:proofErr w:type="gramStart"/>
      <w:r w:rsidRPr="007F708C">
        <w:rPr>
          <w:rFonts w:asciiTheme="minorEastAsia" w:eastAsiaTheme="minorEastAsia" w:hAnsiTheme="minorEastAsia" w:hint="eastAsia"/>
          <w:szCs w:val="28"/>
        </w:rPr>
        <w:t>预训练</w:t>
      </w:r>
      <w:proofErr w:type="gramEnd"/>
      <w:r w:rsidRPr="007F708C">
        <w:rPr>
          <w:rFonts w:asciiTheme="minorEastAsia" w:eastAsiaTheme="minorEastAsia" w:hAnsiTheme="minorEastAsia" w:hint="eastAsia"/>
          <w:szCs w:val="28"/>
        </w:rPr>
        <w:t>模型</w:t>
      </w:r>
      <w:r w:rsidR="000E13F7" w:rsidRPr="007F708C">
        <w:rPr>
          <w:rFonts w:asciiTheme="minorEastAsia" w:eastAsiaTheme="minorEastAsia" w:hAnsiTheme="minorEastAsia" w:hint="eastAsia"/>
          <w:szCs w:val="28"/>
        </w:rPr>
        <w:t>是指专用于</w:t>
      </w:r>
      <w:r w:rsidRPr="007F708C">
        <w:rPr>
          <w:rFonts w:asciiTheme="minorEastAsia" w:eastAsiaTheme="minorEastAsia" w:hAnsiTheme="minorEastAsia" w:hint="eastAsia"/>
          <w:szCs w:val="28"/>
        </w:rPr>
        <w:t>自然语言处理领域</w:t>
      </w:r>
      <w:r w:rsidR="000E13F7" w:rsidRPr="007F708C">
        <w:rPr>
          <w:rFonts w:asciiTheme="minorEastAsia" w:eastAsiaTheme="minorEastAsia" w:hAnsiTheme="minorEastAsia" w:hint="eastAsia"/>
          <w:szCs w:val="28"/>
        </w:rPr>
        <w:t>的</w:t>
      </w:r>
      <w:proofErr w:type="gramStart"/>
      <w:r w:rsidR="000E13F7" w:rsidRPr="007F708C">
        <w:rPr>
          <w:rFonts w:asciiTheme="minorEastAsia" w:eastAsiaTheme="minorEastAsia" w:hAnsiTheme="minorEastAsia" w:hint="eastAsia"/>
          <w:szCs w:val="28"/>
        </w:rPr>
        <w:t>预训</w:t>
      </w:r>
      <w:proofErr w:type="gramEnd"/>
      <w:r w:rsidR="000E13F7" w:rsidRPr="007F708C">
        <w:rPr>
          <w:rFonts w:asciiTheme="minorEastAsia" w:eastAsiaTheme="minorEastAsia" w:hAnsiTheme="minorEastAsia" w:hint="eastAsia"/>
          <w:szCs w:val="28"/>
        </w:rPr>
        <w:t>练语言模型</w:t>
      </w:r>
      <w:r w:rsidRPr="007F708C">
        <w:rPr>
          <w:rFonts w:asciiTheme="minorEastAsia" w:eastAsiaTheme="minorEastAsia" w:hAnsiTheme="minorEastAsia" w:hint="eastAsia"/>
          <w:szCs w:val="28"/>
        </w:rPr>
        <w:t>。</w:t>
      </w:r>
    </w:p>
    <w:p w14:paraId="02D11284" w14:textId="77777777" w:rsidR="006C2AA0" w:rsidRDefault="00E72FD0" w:rsidP="000C74D1">
      <w:pPr>
        <w:spacing w:line="460" w:lineRule="exact"/>
        <w:ind w:firstLineChars="200" w:firstLine="560"/>
        <w:rPr>
          <w:rFonts w:asciiTheme="minorEastAsia" w:eastAsiaTheme="minorEastAsia" w:hAnsiTheme="minorEastAsia"/>
          <w:szCs w:val="28"/>
        </w:rPr>
      </w:pPr>
      <w:r w:rsidRPr="000C74D1">
        <w:rPr>
          <w:rFonts w:asciiTheme="minorEastAsia" w:eastAsiaTheme="minorEastAsia" w:hAnsiTheme="minorEastAsia" w:hint="eastAsia"/>
          <w:szCs w:val="28"/>
        </w:rPr>
        <w:t>微调</w:t>
      </w:r>
      <w:r w:rsidRPr="007F708C">
        <w:rPr>
          <w:rFonts w:asciiTheme="minorEastAsia" w:eastAsiaTheme="minorEastAsia" w:hAnsiTheme="minorEastAsia" w:hint="eastAsia"/>
          <w:szCs w:val="28"/>
        </w:rPr>
        <w:t>（Fine-tune）：将</w:t>
      </w:r>
      <w:proofErr w:type="gramStart"/>
      <w:r w:rsidRPr="007F708C">
        <w:rPr>
          <w:rFonts w:asciiTheme="minorEastAsia" w:eastAsiaTheme="minorEastAsia" w:hAnsiTheme="minorEastAsia" w:hint="eastAsia"/>
          <w:szCs w:val="28"/>
        </w:rPr>
        <w:t>预训练</w:t>
      </w:r>
      <w:proofErr w:type="gramEnd"/>
      <w:r w:rsidRPr="007F708C">
        <w:rPr>
          <w:rFonts w:asciiTheme="minorEastAsia" w:eastAsiaTheme="minorEastAsia" w:hAnsiTheme="minorEastAsia" w:hint="eastAsia"/>
          <w:szCs w:val="28"/>
        </w:rPr>
        <w:t>模型用于下游任务，根据特定任务的有监督数据对模型的参数进行更新调整，从而更好的适应下游的任务。</w:t>
      </w:r>
    </w:p>
    <w:p w14:paraId="540B8642" w14:textId="38F75051" w:rsidR="00E72FD0" w:rsidRPr="007F708C" w:rsidRDefault="00E72FD0" w:rsidP="000C74D1">
      <w:pPr>
        <w:spacing w:line="460" w:lineRule="exact"/>
        <w:ind w:firstLineChars="200" w:firstLine="560"/>
        <w:rPr>
          <w:rFonts w:asciiTheme="minorEastAsia" w:eastAsiaTheme="minorEastAsia" w:hAnsiTheme="minorEastAsia"/>
          <w:szCs w:val="28"/>
        </w:rPr>
      </w:pPr>
      <w:r w:rsidRPr="000C74D1">
        <w:rPr>
          <w:rFonts w:asciiTheme="minorEastAsia" w:eastAsiaTheme="minorEastAsia" w:hAnsiTheme="minorEastAsia" w:hint="eastAsia"/>
          <w:szCs w:val="28"/>
        </w:rPr>
        <w:t>过拟合</w:t>
      </w:r>
      <w:r w:rsidRPr="007F708C">
        <w:rPr>
          <w:rFonts w:asciiTheme="minorEastAsia" w:eastAsiaTheme="minorEastAsia" w:hAnsiTheme="minorEastAsia" w:hint="eastAsia"/>
          <w:szCs w:val="28"/>
        </w:rPr>
        <w:t>（Overfitting）：</w:t>
      </w:r>
      <w:proofErr w:type="gramStart"/>
      <w:r w:rsidRPr="007F708C">
        <w:rPr>
          <w:rFonts w:asciiTheme="minorEastAsia" w:eastAsiaTheme="minorEastAsia" w:hAnsiTheme="minorEastAsia" w:hint="eastAsia"/>
          <w:szCs w:val="28"/>
        </w:rPr>
        <w:t>由于源领域</w:t>
      </w:r>
      <w:proofErr w:type="gramEnd"/>
      <w:r w:rsidRPr="007F708C">
        <w:rPr>
          <w:rFonts w:asciiTheme="minorEastAsia" w:eastAsiaTheme="minorEastAsia" w:hAnsiTheme="minorEastAsia" w:hint="eastAsia"/>
          <w:szCs w:val="28"/>
        </w:rPr>
        <w:t>和目标领域之间情感的表达存在很大的差异，比如“快”在描述“物流”时是积极的，在描述“耗电”</w:t>
      </w:r>
      <w:r w:rsidRPr="007F708C">
        <w:rPr>
          <w:rFonts w:asciiTheme="minorEastAsia" w:eastAsiaTheme="minorEastAsia" w:hAnsiTheme="minorEastAsia" w:hint="eastAsia"/>
          <w:szCs w:val="28"/>
        </w:rPr>
        <w:lastRenderedPageBreak/>
        <w:t>时是消极的，为此，在</w:t>
      </w:r>
      <w:proofErr w:type="gramStart"/>
      <w:r w:rsidRPr="007F708C">
        <w:rPr>
          <w:rFonts w:asciiTheme="minorEastAsia" w:eastAsiaTheme="minorEastAsia" w:hAnsiTheme="minorEastAsia" w:hint="eastAsia"/>
          <w:szCs w:val="28"/>
        </w:rPr>
        <w:t>源领</w:t>
      </w:r>
      <w:proofErr w:type="gramEnd"/>
      <w:r w:rsidRPr="007F708C">
        <w:rPr>
          <w:rFonts w:asciiTheme="minorEastAsia" w:eastAsiaTheme="minorEastAsia" w:hAnsiTheme="minorEastAsia" w:hint="eastAsia"/>
          <w:szCs w:val="28"/>
        </w:rPr>
        <w:t>域训练会因为学习过多的领域知识导致模型过拟合，从而在目标领域表现不好。</w:t>
      </w:r>
    </w:p>
    <w:p w14:paraId="70E32C3A" w14:textId="20B96E8A" w:rsidR="0003563D" w:rsidRPr="007F708C" w:rsidRDefault="00556E45" w:rsidP="002A2E64">
      <w:pPr>
        <w:spacing w:line="460" w:lineRule="exact"/>
        <w:ind w:firstLineChars="200" w:firstLine="560"/>
        <w:rPr>
          <w:rFonts w:asciiTheme="minorEastAsia" w:eastAsiaTheme="minorEastAsia" w:hAnsiTheme="minorEastAsia"/>
          <w:szCs w:val="28"/>
        </w:rPr>
      </w:pPr>
      <w:r w:rsidRPr="007F708C">
        <w:rPr>
          <w:rFonts w:asciiTheme="minorEastAsia" w:eastAsiaTheme="minorEastAsia" w:hAnsiTheme="minorEastAsia" w:hint="eastAsia"/>
          <w:szCs w:val="28"/>
        </w:rPr>
        <w:t>图1是一个模型</w:t>
      </w:r>
      <w:proofErr w:type="gramStart"/>
      <w:r w:rsidRPr="007F708C">
        <w:rPr>
          <w:rFonts w:asciiTheme="minorEastAsia" w:eastAsiaTheme="minorEastAsia" w:hAnsiTheme="minorEastAsia" w:hint="eastAsia"/>
          <w:szCs w:val="28"/>
        </w:rPr>
        <w:t>预训练</w:t>
      </w:r>
      <w:proofErr w:type="gramEnd"/>
      <w:r w:rsidRPr="007F708C">
        <w:rPr>
          <w:rFonts w:asciiTheme="minorEastAsia" w:eastAsiaTheme="minorEastAsia" w:hAnsiTheme="minorEastAsia" w:hint="eastAsia"/>
          <w:szCs w:val="28"/>
        </w:rPr>
        <w:t>方法的流程图</w:t>
      </w:r>
      <w:r w:rsidR="006909F7" w:rsidRPr="007F708C">
        <w:rPr>
          <w:rFonts w:asciiTheme="minorEastAsia" w:eastAsiaTheme="minorEastAsia" w:hAnsiTheme="minorEastAsia" w:hint="eastAsia"/>
          <w:szCs w:val="28"/>
        </w:rPr>
        <w:t>。</w:t>
      </w:r>
      <w:r w:rsidR="00BE186B" w:rsidRPr="007F708C">
        <w:rPr>
          <w:rFonts w:asciiTheme="minorEastAsia" w:eastAsiaTheme="minorEastAsia" w:hAnsiTheme="minorEastAsia" w:hint="eastAsia"/>
          <w:szCs w:val="28"/>
        </w:rPr>
        <w:t>图2是图1所示的模型</w:t>
      </w:r>
      <w:proofErr w:type="gramStart"/>
      <w:r w:rsidR="00BE186B" w:rsidRPr="007F708C">
        <w:rPr>
          <w:rFonts w:asciiTheme="minorEastAsia" w:eastAsiaTheme="minorEastAsia" w:hAnsiTheme="minorEastAsia" w:hint="eastAsia"/>
          <w:szCs w:val="28"/>
        </w:rPr>
        <w:t>预训练</w:t>
      </w:r>
      <w:proofErr w:type="gramEnd"/>
      <w:r w:rsidR="00BE186B" w:rsidRPr="007F708C">
        <w:rPr>
          <w:rFonts w:asciiTheme="minorEastAsia" w:eastAsiaTheme="minorEastAsia" w:hAnsiTheme="minorEastAsia" w:hint="eastAsia"/>
          <w:szCs w:val="28"/>
        </w:rPr>
        <w:t>方法的一个示例。</w:t>
      </w:r>
    </w:p>
    <w:p w14:paraId="56E3A457" w14:textId="519AF1E9" w:rsidR="00C2345E" w:rsidRPr="007F708C" w:rsidRDefault="00C2345E" w:rsidP="0003563D">
      <w:pPr>
        <w:spacing w:line="460" w:lineRule="exact"/>
        <w:ind w:firstLineChars="200" w:firstLine="560"/>
        <w:rPr>
          <w:rFonts w:asciiTheme="minorEastAsia" w:eastAsiaTheme="minorEastAsia" w:hAnsiTheme="minorEastAsia"/>
          <w:szCs w:val="28"/>
        </w:rPr>
      </w:pPr>
      <w:r w:rsidRPr="007F708C">
        <w:rPr>
          <w:rFonts w:asciiTheme="minorEastAsia" w:eastAsiaTheme="minorEastAsia" w:hAnsiTheme="minorEastAsia" w:hint="eastAsia"/>
          <w:szCs w:val="28"/>
        </w:rPr>
        <w:t>如图1所示，</w:t>
      </w:r>
      <w:r w:rsidR="0003563D" w:rsidRPr="007F708C">
        <w:rPr>
          <w:rFonts w:asciiTheme="minorEastAsia" w:eastAsiaTheme="minorEastAsia" w:hAnsiTheme="minorEastAsia" w:hint="eastAsia"/>
          <w:szCs w:val="28"/>
        </w:rPr>
        <w:t>该流程图</w:t>
      </w:r>
      <w:r w:rsidRPr="007F708C">
        <w:rPr>
          <w:rFonts w:asciiTheme="minorEastAsia" w:eastAsiaTheme="minorEastAsia" w:hAnsiTheme="minorEastAsia" w:hint="eastAsia"/>
          <w:szCs w:val="28"/>
        </w:rPr>
        <w:t>包括以下步骤。</w:t>
      </w:r>
    </w:p>
    <w:p w14:paraId="09DE0007" w14:textId="2EB58B1B" w:rsidR="00C2345E" w:rsidRPr="007F708C" w:rsidRDefault="00610C69" w:rsidP="00C2345E">
      <w:pPr>
        <w:spacing w:line="460" w:lineRule="exact"/>
        <w:ind w:firstLineChars="200" w:firstLine="560"/>
        <w:rPr>
          <w:rFonts w:asciiTheme="minorEastAsia" w:eastAsiaTheme="minorEastAsia" w:hAnsiTheme="minorEastAsia"/>
          <w:szCs w:val="28"/>
        </w:rPr>
      </w:pPr>
      <w:r w:rsidRPr="007F708C">
        <w:rPr>
          <w:rFonts w:asciiTheme="minorEastAsia" w:eastAsiaTheme="minorEastAsia" w:hAnsiTheme="minorEastAsia" w:hint="eastAsia"/>
          <w:szCs w:val="28"/>
        </w:rPr>
        <w:t>在步骤S</w:t>
      </w:r>
      <w:r w:rsidRPr="007F708C">
        <w:rPr>
          <w:rFonts w:asciiTheme="minorEastAsia" w:eastAsiaTheme="minorEastAsia" w:hAnsiTheme="minorEastAsia"/>
          <w:szCs w:val="28"/>
        </w:rPr>
        <w:t>101</w:t>
      </w:r>
      <w:r w:rsidRPr="007F708C">
        <w:rPr>
          <w:rFonts w:asciiTheme="minorEastAsia" w:eastAsiaTheme="minorEastAsia" w:hAnsiTheme="minorEastAsia" w:hint="eastAsia"/>
          <w:szCs w:val="28"/>
        </w:rPr>
        <w:t>中，</w:t>
      </w:r>
      <w:r w:rsidR="00635475" w:rsidRPr="007F708C">
        <w:rPr>
          <w:rFonts w:asciiTheme="minorEastAsia" w:eastAsiaTheme="minorEastAsia" w:hAnsiTheme="minorEastAsia" w:hint="eastAsia"/>
          <w:szCs w:val="28"/>
        </w:rPr>
        <w:t>获取多个无标签文本数据</w:t>
      </w:r>
      <w:r w:rsidR="00A15F14" w:rsidRPr="007F708C">
        <w:rPr>
          <w:rFonts w:asciiTheme="minorEastAsia" w:eastAsiaTheme="minorEastAsia" w:hAnsiTheme="minorEastAsia" w:hint="eastAsia"/>
          <w:szCs w:val="28"/>
        </w:rPr>
        <w:t>。</w:t>
      </w:r>
    </w:p>
    <w:p w14:paraId="5D23F160" w14:textId="6FF8F527" w:rsidR="00610C69" w:rsidRPr="007F708C" w:rsidRDefault="00610C69" w:rsidP="00C2345E">
      <w:pPr>
        <w:spacing w:line="460" w:lineRule="exact"/>
        <w:ind w:firstLineChars="200" w:firstLine="560"/>
        <w:rPr>
          <w:rFonts w:asciiTheme="minorEastAsia" w:eastAsiaTheme="minorEastAsia" w:hAnsiTheme="minorEastAsia"/>
          <w:szCs w:val="28"/>
        </w:rPr>
      </w:pPr>
      <w:r w:rsidRPr="007F708C">
        <w:rPr>
          <w:rFonts w:asciiTheme="minorEastAsia" w:eastAsiaTheme="minorEastAsia" w:hAnsiTheme="minorEastAsia" w:hint="eastAsia"/>
          <w:szCs w:val="28"/>
        </w:rPr>
        <w:t>在步骤S</w:t>
      </w:r>
      <w:r w:rsidRPr="007F708C">
        <w:rPr>
          <w:rFonts w:asciiTheme="minorEastAsia" w:eastAsiaTheme="minorEastAsia" w:hAnsiTheme="minorEastAsia"/>
          <w:szCs w:val="28"/>
        </w:rPr>
        <w:t>102</w:t>
      </w:r>
      <w:r w:rsidRPr="007F708C">
        <w:rPr>
          <w:rFonts w:asciiTheme="minorEastAsia" w:eastAsiaTheme="minorEastAsia" w:hAnsiTheme="minorEastAsia" w:hint="eastAsia"/>
          <w:szCs w:val="28"/>
        </w:rPr>
        <w:t>中，</w:t>
      </w:r>
      <w:r w:rsidR="0098417B" w:rsidRPr="007F708C">
        <w:rPr>
          <w:rFonts w:asciiTheme="minorEastAsia" w:eastAsiaTheme="minorEastAsia" w:hAnsiTheme="minorEastAsia" w:hint="eastAsia"/>
          <w:szCs w:val="28"/>
        </w:rPr>
        <w:t>对无标签文本数据中的至少一个</w:t>
      </w:r>
      <w:r w:rsidR="007D7451" w:rsidRPr="007F708C">
        <w:rPr>
          <w:rFonts w:asciiTheme="minorEastAsia" w:eastAsiaTheme="minorEastAsia" w:hAnsiTheme="minorEastAsia" w:hint="eastAsia"/>
          <w:szCs w:val="28"/>
        </w:rPr>
        <w:t>领域无关的情感词</w:t>
      </w:r>
      <w:r w:rsidR="0098417B" w:rsidRPr="007F708C">
        <w:rPr>
          <w:rFonts w:asciiTheme="minorEastAsia" w:eastAsiaTheme="minorEastAsia" w:hAnsiTheme="minorEastAsia" w:hint="eastAsia"/>
          <w:szCs w:val="28"/>
        </w:rPr>
        <w:t>和</w:t>
      </w:r>
      <w:r w:rsidR="0098417B" w:rsidRPr="007F708C">
        <w:rPr>
          <w:rFonts w:asciiTheme="minorEastAsia" w:eastAsiaTheme="minorEastAsia" w:hAnsiTheme="minorEastAsia"/>
          <w:szCs w:val="28"/>
        </w:rPr>
        <w:t>/</w:t>
      </w:r>
      <w:r w:rsidR="0098417B" w:rsidRPr="007F708C">
        <w:rPr>
          <w:rFonts w:asciiTheme="minorEastAsia" w:eastAsiaTheme="minorEastAsia" w:hAnsiTheme="minorEastAsia" w:hint="eastAsia"/>
          <w:szCs w:val="28"/>
        </w:rPr>
        <w:t>或表情字符进行掩盖操作，并将无标签文本数据和掩盖操作之后的无标签文本数据作为训练样本</w:t>
      </w:r>
      <w:r w:rsidR="00A15F14" w:rsidRPr="007F708C">
        <w:rPr>
          <w:rFonts w:asciiTheme="minorEastAsia" w:eastAsiaTheme="minorEastAsia" w:hAnsiTheme="minorEastAsia" w:hint="eastAsia"/>
          <w:szCs w:val="28"/>
        </w:rPr>
        <w:t>。</w:t>
      </w:r>
    </w:p>
    <w:p w14:paraId="6C6E5C72" w14:textId="782C9D03" w:rsidR="00610C69" w:rsidRPr="007F708C" w:rsidRDefault="00610C69" w:rsidP="00C2345E">
      <w:pPr>
        <w:spacing w:line="460" w:lineRule="exact"/>
        <w:ind w:firstLineChars="200" w:firstLine="560"/>
        <w:rPr>
          <w:rFonts w:asciiTheme="minorEastAsia" w:eastAsiaTheme="minorEastAsia" w:hAnsiTheme="minorEastAsia"/>
          <w:szCs w:val="28"/>
        </w:rPr>
      </w:pPr>
      <w:r w:rsidRPr="007F708C">
        <w:rPr>
          <w:rFonts w:asciiTheme="minorEastAsia" w:eastAsiaTheme="minorEastAsia" w:hAnsiTheme="minorEastAsia" w:hint="eastAsia"/>
          <w:szCs w:val="28"/>
        </w:rPr>
        <w:t>在步骤S</w:t>
      </w:r>
      <w:r w:rsidRPr="007F708C">
        <w:rPr>
          <w:rFonts w:asciiTheme="minorEastAsia" w:eastAsiaTheme="minorEastAsia" w:hAnsiTheme="minorEastAsia"/>
          <w:szCs w:val="28"/>
        </w:rPr>
        <w:t>103</w:t>
      </w:r>
      <w:r w:rsidRPr="007F708C">
        <w:rPr>
          <w:rFonts w:asciiTheme="minorEastAsia" w:eastAsiaTheme="minorEastAsia" w:hAnsiTheme="minorEastAsia" w:hint="eastAsia"/>
          <w:szCs w:val="28"/>
        </w:rPr>
        <w:t>中，</w:t>
      </w:r>
      <w:r w:rsidR="00B04707" w:rsidRPr="000C74D1">
        <w:rPr>
          <w:rFonts w:asciiTheme="minorEastAsia" w:eastAsiaTheme="minorEastAsia" w:hAnsiTheme="minorEastAsia" w:hint="eastAsia"/>
          <w:szCs w:val="28"/>
        </w:rPr>
        <w:t>利用训练样本训练待训练的情感预测模型，以得到训练好的情感预测模型</w:t>
      </w:r>
      <w:r w:rsidR="00A15F14" w:rsidRPr="007F708C">
        <w:rPr>
          <w:rFonts w:asciiTheme="minorEastAsia" w:eastAsiaTheme="minorEastAsia" w:hAnsiTheme="minorEastAsia" w:hint="eastAsia"/>
          <w:szCs w:val="28"/>
        </w:rPr>
        <w:t>。</w:t>
      </w:r>
    </w:p>
    <w:p w14:paraId="3D278442" w14:textId="6C51183A" w:rsidR="0012207D" w:rsidRPr="007F708C" w:rsidRDefault="009A7F2D" w:rsidP="003F3D07">
      <w:pPr>
        <w:spacing w:line="460" w:lineRule="exact"/>
        <w:ind w:firstLineChars="200" w:firstLine="560"/>
        <w:rPr>
          <w:rFonts w:asciiTheme="minorEastAsia" w:eastAsiaTheme="minorEastAsia" w:hAnsiTheme="minorEastAsia"/>
          <w:szCs w:val="28"/>
        </w:rPr>
      </w:pPr>
      <w:r w:rsidRPr="007F708C">
        <w:rPr>
          <w:rFonts w:asciiTheme="minorEastAsia" w:eastAsiaTheme="minorEastAsia" w:hAnsiTheme="minorEastAsia" w:hint="eastAsia"/>
          <w:szCs w:val="28"/>
        </w:rPr>
        <w:t>下面首先通过图2的示例介绍</w:t>
      </w:r>
      <w:r w:rsidR="007D7451" w:rsidRPr="007F708C">
        <w:rPr>
          <w:rFonts w:asciiTheme="minorEastAsia" w:eastAsiaTheme="minorEastAsia" w:hAnsiTheme="minorEastAsia" w:hint="eastAsia"/>
          <w:szCs w:val="28"/>
        </w:rPr>
        <w:t>领域无关的情感词</w:t>
      </w:r>
      <w:r w:rsidRPr="007F708C">
        <w:rPr>
          <w:rFonts w:asciiTheme="minorEastAsia" w:eastAsiaTheme="minorEastAsia" w:hAnsiTheme="minorEastAsia" w:hint="eastAsia"/>
          <w:szCs w:val="28"/>
        </w:rPr>
        <w:t>和表情字符。参考图上所示，标记2</w:t>
      </w:r>
      <w:r w:rsidRPr="007F708C">
        <w:rPr>
          <w:rFonts w:asciiTheme="minorEastAsia" w:eastAsiaTheme="minorEastAsia" w:hAnsiTheme="minorEastAsia"/>
          <w:szCs w:val="28"/>
        </w:rPr>
        <w:t>01</w:t>
      </w:r>
      <w:r w:rsidRPr="007F708C">
        <w:rPr>
          <w:rFonts w:asciiTheme="minorEastAsia" w:eastAsiaTheme="minorEastAsia" w:hAnsiTheme="minorEastAsia" w:hint="eastAsia"/>
          <w:szCs w:val="28"/>
        </w:rPr>
        <w:t>表示计算机领域的无标签文本的一个示例，标记2</w:t>
      </w:r>
      <w:r w:rsidRPr="007F708C">
        <w:rPr>
          <w:rFonts w:asciiTheme="minorEastAsia" w:eastAsiaTheme="minorEastAsia" w:hAnsiTheme="minorEastAsia"/>
          <w:szCs w:val="28"/>
        </w:rPr>
        <w:t>02</w:t>
      </w:r>
      <w:r w:rsidRPr="007F708C">
        <w:rPr>
          <w:rFonts w:asciiTheme="minorEastAsia" w:eastAsiaTheme="minorEastAsia" w:hAnsiTheme="minorEastAsia" w:hint="eastAsia"/>
          <w:szCs w:val="28"/>
        </w:rPr>
        <w:t>表示餐饮领域的无标签文本的一个示例。这里为了方便演示，通过下划线将情感词和表情字符标记出来。从图上可以看出</w:t>
      </w:r>
      <w:r w:rsidR="00447524" w:rsidRPr="007F708C">
        <w:rPr>
          <w:rFonts w:asciiTheme="minorEastAsia" w:eastAsiaTheme="minorEastAsia" w:hAnsiTheme="minorEastAsia" w:hint="eastAsia"/>
          <w:szCs w:val="28"/>
        </w:rPr>
        <w:t>，</w:t>
      </w:r>
      <w:r w:rsidRPr="007F708C">
        <w:rPr>
          <w:rFonts w:asciiTheme="minorEastAsia" w:eastAsiaTheme="minorEastAsia" w:hAnsiTheme="minorEastAsia" w:hint="eastAsia"/>
          <w:szCs w:val="28"/>
        </w:rPr>
        <w:t>2</w:t>
      </w:r>
      <w:r w:rsidRPr="007F708C">
        <w:rPr>
          <w:rFonts w:asciiTheme="minorEastAsia" w:eastAsiaTheme="minorEastAsia" w:hAnsiTheme="minorEastAsia"/>
          <w:szCs w:val="28"/>
        </w:rPr>
        <w:t>01</w:t>
      </w:r>
      <w:r w:rsidRPr="007F708C">
        <w:rPr>
          <w:rFonts w:asciiTheme="minorEastAsia" w:eastAsiaTheme="minorEastAsia" w:hAnsiTheme="minorEastAsia" w:hint="eastAsia"/>
          <w:szCs w:val="28"/>
        </w:rPr>
        <w:t>中包括的情感词</w:t>
      </w:r>
      <w:r w:rsidR="00447524" w:rsidRPr="007F708C">
        <w:rPr>
          <w:rFonts w:asciiTheme="minorEastAsia" w:eastAsiaTheme="minorEastAsia" w:hAnsiTheme="minorEastAsia" w:hint="eastAsia"/>
          <w:szCs w:val="28"/>
        </w:rPr>
        <w:t>和表情字符</w:t>
      </w:r>
      <w:r w:rsidRPr="007F708C">
        <w:rPr>
          <w:rFonts w:asciiTheme="minorEastAsia" w:eastAsiaTheme="minorEastAsia" w:hAnsiTheme="minorEastAsia" w:hint="eastAsia"/>
          <w:szCs w:val="28"/>
        </w:rPr>
        <w:t>有</w:t>
      </w:r>
      <w:r w:rsidR="002A458E" w:rsidRPr="007F708C">
        <w:rPr>
          <w:rFonts w:asciiTheme="minorEastAsia" w:eastAsiaTheme="minorEastAsia" w:hAnsiTheme="minorEastAsia" w:hint="eastAsia"/>
          <w:szCs w:val="28"/>
        </w:rPr>
        <w:t>(</w:t>
      </w:r>
      <w:r w:rsidR="00C22003">
        <w:rPr>
          <w:rFonts w:asciiTheme="minorEastAsia" w:eastAsiaTheme="minorEastAsia" w:hAnsiTheme="minorEastAsia" w:hint="eastAsia"/>
          <w:szCs w:val="28"/>
        </w:rPr>
        <w:t>‘</w:t>
      </w:r>
      <w:r w:rsidRPr="007F708C">
        <w:rPr>
          <w:rFonts w:asciiTheme="minorEastAsia" w:eastAsiaTheme="minorEastAsia" w:hAnsiTheme="minorEastAsia" w:hint="eastAsia"/>
          <w:szCs w:val="28"/>
        </w:rPr>
        <w:t>f</w:t>
      </w:r>
      <w:r w:rsidRPr="007F708C">
        <w:rPr>
          <w:rFonts w:asciiTheme="minorEastAsia" w:eastAsiaTheme="minorEastAsia" w:hAnsiTheme="minorEastAsia"/>
          <w:szCs w:val="28"/>
        </w:rPr>
        <w:t>ast</w:t>
      </w:r>
      <w:r w:rsidR="009B5BAD" w:rsidRPr="007F708C">
        <w:rPr>
          <w:rFonts w:asciiTheme="minorEastAsia" w:eastAsiaTheme="minorEastAsia" w:hAnsiTheme="minorEastAsia"/>
          <w:szCs w:val="28"/>
        </w:rPr>
        <w:t>’</w:t>
      </w:r>
      <w:r w:rsidR="002A458E" w:rsidRPr="007F708C">
        <w:rPr>
          <w:rFonts w:asciiTheme="minorEastAsia" w:eastAsiaTheme="minorEastAsia" w:hAnsiTheme="minorEastAsia"/>
          <w:szCs w:val="28"/>
        </w:rPr>
        <w:t>,</w:t>
      </w:r>
      <w:r w:rsidR="00C22003">
        <w:rPr>
          <w:rFonts w:asciiTheme="minorEastAsia" w:eastAsiaTheme="minorEastAsia" w:hAnsiTheme="minorEastAsia" w:hint="eastAsia"/>
          <w:szCs w:val="28"/>
        </w:rPr>
        <w:t>‘</w:t>
      </w:r>
      <w:r w:rsidR="00F2651C" w:rsidRPr="007F708C">
        <w:rPr>
          <w:rFonts w:asciiTheme="minorEastAsia" w:eastAsiaTheme="minorEastAsia" w:hAnsiTheme="minorEastAsia"/>
          <w:szCs w:val="28"/>
        </w:rPr>
        <w:sym w:font="Wingdings" w:char="F04C"/>
      </w:r>
      <w:r w:rsidR="009B5BAD" w:rsidRPr="007F708C">
        <w:rPr>
          <w:rFonts w:asciiTheme="minorEastAsia" w:eastAsiaTheme="minorEastAsia" w:hAnsiTheme="minorEastAsia"/>
          <w:szCs w:val="28"/>
        </w:rPr>
        <w:t>’</w:t>
      </w:r>
      <w:r w:rsidR="007C4D50" w:rsidRPr="007F708C">
        <w:rPr>
          <w:rFonts w:asciiTheme="minorEastAsia" w:eastAsiaTheme="minorEastAsia" w:hAnsiTheme="minorEastAsia"/>
          <w:szCs w:val="28"/>
        </w:rPr>
        <w:t>,</w:t>
      </w:r>
      <w:r w:rsidR="00C22003">
        <w:rPr>
          <w:rFonts w:asciiTheme="minorEastAsia" w:eastAsiaTheme="minorEastAsia" w:hAnsiTheme="minorEastAsia" w:hint="eastAsia"/>
          <w:szCs w:val="28"/>
        </w:rPr>
        <w:t>‘</w:t>
      </w:r>
      <w:r w:rsidR="00447524" w:rsidRPr="007F708C">
        <w:rPr>
          <w:rFonts w:asciiTheme="minorEastAsia" w:eastAsiaTheme="minorEastAsia" w:hAnsiTheme="minorEastAsia"/>
          <w:szCs w:val="28"/>
        </w:rPr>
        <w:t>bad’,</w:t>
      </w:r>
      <w:r w:rsidR="00447524" w:rsidRPr="007F708C">
        <w:rPr>
          <w:rFonts w:asciiTheme="minorEastAsia" w:eastAsiaTheme="minorEastAsia" w:hAnsiTheme="minorEastAsia" w:hint="eastAsia"/>
          <w:szCs w:val="28"/>
        </w:rPr>
        <w:t>‘n</w:t>
      </w:r>
      <w:r w:rsidR="00447524" w:rsidRPr="007F708C">
        <w:rPr>
          <w:rFonts w:asciiTheme="minorEastAsia" w:eastAsiaTheme="minorEastAsia" w:hAnsiTheme="minorEastAsia"/>
          <w:szCs w:val="28"/>
        </w:rPr>
        <w:t>ever</w:t>
      </w:r>
      <w:r w:rsidR="00447524" w:rsidRPr="007F708C">
        <w:rPr>
          <w:rFonts w:asciiTheme="minorEastAsia" w:eastAsiaTheme="minorEastAsia" w:hAnsiTheme="minorEastAsia" w:hint="eastAsia"/>
          <w:szCs w:val="28"/>
        </w:rPr>
        <w:t>’)</w:t>
      </w:r>
      <w:r w:rsidR="00447524" w:rsidRPr="007F708C">
        <w:rPr>
          <w:rFonts w:asciiTheme="minorEastAsia" w:eastAsiaTheme="minorEastAsia" w:hAnsiTheme="minorEastAsia"/>
          <w:szCs w:val="28"/>
        </w:rPr>
        <w:t>,</w:t>
      </w:r>
      <w:r w:rsidR="00447524" w:rsidRPr="007F708C">
        <w:rPr>
          <w:rFonts w:asciiTheme="minorEastAsia" w:eastAsiaTheme="minorEastAsia" w:hAnsiTheme="minorEastAsia" w:hint="eastAsia"/>
          <w:szCs w:val="28"/>
        </w:rPr>
        <w:t xml:space="preserve"> </w:t>
      </w:r>
      <w:r w:rsidR="00447524" w:rsidRPr="007F708C">
        <w:rPr>
          <w:rFonts w:asciiTheme="minorEastAsia" w:eastAsiaTheme="minorEastAsia" w:hAnsiTheme="minorEastAsia"/>
          <w:szCs w:val="28"/>
        </w:rPr>
        <w:t>202</w:t>
      </w:r>
      <w:r w:rsidR="00447524" w:rsidRPr="007F708C">
        <w:rPr>
          <w:rFonts w:asciiTheme="minorEastAsia" w:eastAsiaTheme="minorEastAsia" w:hAnsiTheme="minorEastAsia" w:hint="eastAsia"/>
          <w:szCs w:val="28"/>
        </w:rPr>
        <w:t>中包括的情感词和表情字符有</w:t>
      </w:r>
      <w:r w:rsidR="00F2651C" w:rsidRPr="007F708C">
        <w:rPr>
          <w:rFonts w:asciiTheme="minorEastAsia" w:eastAsiaTheme="minorEastAsia" w:hAnsiTheme="minorEastAsia"/>
          <w:szCs w:val="28"/>
        </w:rPr>
        <w:t>(‘beautiful</w:t>
      </w:r>
      <w:r w:rsidR="00C22003">
        <w:rPr>
          <w:rFonts w:asciiTheme="minorEastAsia" w:eastAsiaTheme="minorEastAsia" w:hAnsiTheme="minorEastAsia"/>
          <w:szCs w:val="28"/>
        </w:rPr>
        <w:t>’,</w:t>
      </w:r>
      <w:r w:rsidR="00C22003">
        <w:rPr>
          <w:rFonts w:asciiTheme="minorEastAsia" w:eastAsiaTheme="minorEastAsia" w:hAnsiTheme="minorEastAsia" w:hint="eastAsia"/>
          <w:szCs w:val="28"/>
        </w:rPr>
        <w:t>‘</w:t>
      </w:r>
      <w:r w:rsidR="00F2651C" w:rsidRPr="007F708C">
        <w:rPr>
          <w:rFonts w:asciiTheme="minorEastAsia" w:eastAsiaTheme="minorEastAsia" w:hAnsiTheme="minorEastAsia"/>
          <w:szCs w:val="28"/>
        </w:rPr>
        <w:sym w:font="Wingdings" w:char="F04A"/>
      </w:r>
      <w:r w:rsidR="00F2651C" w:rsidRPr="007F708C">
        <w:rPr>
          <w:rFonts w:asciiTheme="minorEastAsia" w:eastAsiaTheme="minorEastAsia" w:hAnsiTheme="minorEastAsia"/>
          <w:szCs w:val="28"/>
        </w:rPr>
        <w:t>’,</w:t>
      </w:r>
      <w:r w:rsidR="00B92144">
        <w:rPr>
          <w:rFonts w:asciiTheme="minorEastAsia" w:eastAsiaTheme="minorEastAsia" w:hAnsiTheme="minorEastAsia" w:hint="eastAsia"/>
          <w:szCs w:val="28"/>
        </w:rPr>
        <w:t>‘fast’，</w:t>
      </w:r>
      <w:r w:rsidR="00C867CE">
        <w:rPr>
          <w:rFonts w:asciiTheme="minorEastAsia" w:eastAsiaTheme="minorEastAsia" w:hAnsiTheme="minorEastAsia" w:hint="eastAsia"/>
          <w:szCs w:val="28"/>
        </w:rPr>
        <w:t>‘</w:t>
      </w:r>
      <w:r w:rsidR="00F2651C" w:rsidRPr="007F708C">
        <w:rPr>
          <w:rFonts w:asciiTheme="minorEastAsia" w:eastAsiaTheme="minorEastAsia" w:hAnsiTheme="minorEastAsia"/>
          <w:szCs w:val="28"/>
        </w:rPr>
        <w:t>delicious</w:t>
      </w:r>
      <w:r w:rsidR="00C867CE">
        <w:rPr>
          <w:rFonts w:asciiTheme="minorEastAsia" w:eastAsiaTheme="minorEastAsia" w:hAnsiTheme="minorEastAsia" w:hint="eastAsia"/>
          <w:szCs w:val="28"/>
        </w:rPr>
        <w:t>’</w:t>
      </w:r>
      <w:r w:rsidR="00447524" w:rsidRPr="007F708C">
        <w:rPr>
          <w:rFonts w:asciiTheme="minorEastAsia" w:eastAsiaTheme="minorEastAsia" w:hAnsiTheme="minorEastAsia"/>
          <w:szCs w:val="28"/>
        </w:rPr>
        <w:t>)</w:t>
      </w:r>
      <w:r w:rsidR="00F2651C" w:rsidRPr="007F708C">
        <w:rPr>
          <w:rFonts w:asciiTheme="minorEastAsia" w:eastAsiaTheme="minorEastAsia" w:hAnsiTheme="minorEastAsia" w:hint="eastAsia"/>
          <w:szCs w:val="28"/>
        </w:rPr>
        <w:t>。其中，和领域相关的情感词只有‘</w:t>
      </w:r>
      <w:r w:rsidR="00F2651C" w:rsidRPr="007F708C">
        <w:rPr>
          <w:rFonts w:asciiTheme="minorEastAsia" w:eastAsiaTheme="minorEastAsia" w:hAnsiTheme="minorEastAsia"/>
          <w:szCs w:val="28"/>
        </w:rPr>
        <w:t>fast’</w:t>
      </w:r>
      <w:r w:rsidR="0012207D">
        <w:rPr>
          <w:rFonts w:asciiTheme="minorEastAsia" w:eastAsiaTheme="minorEastAsia" w:hAnsiTheme="minorEastAsia" w:hint="eastAsia"/>
          <w:szCs w:val="28"/>
        </w:rPr>
        <w:t>，</w:t>
      </w:r>
      <w:r w:rsidR="00BC2095" w:rsidRPr="007F708C">
        <w:rPr>
          <w:rFonts w:asciiTheme="minorEastAsia" w:eastAsiaTheme="minorEastAsia" w:hAnsiTheme="minorEastAsia" w:hint="eastAsia"/>
          <w:szCs w:val="28"/>
        </w:rPr>
        <w:t>例如形容一个人跑得快时，这时</w:t>
      </w:r>
      <w:r w:rsidR="000A4D01" w:rsidRPr="000A4D01">
        <w:rPr>
          <w:rFonts w:asciiTheme="minorEastAsia" w:eastAsiaTheme="minorEastAsia" w:hAnsiTheme="minorEastAsia" w:hint="eastAsia"/>
          <w:szCs w:val="28"/>
        </w:rPr>
        <w:t>‘</w:t>
      </w:r>
      <w:r w:rsidR="000A4D01" w:rsidRPr="000A4D01">
        <w:rPr>
          <w:rFonts w:asciiTheme="minorEastAsia" w:eastAsiaTheme="minorEastAsia" w:hAnsiTheme="minorEastAsia"/>
          <w:szCs w:val="28"/>
        </w:rPr>
        <w:t>fast’</w:t>
      </w:r>
      <w:r w:rsidR="0012207D">
        <w:rPr>
          <w:rFonts w:asciiTheme="minorEastAsia" w:eastAsiaTheme="minorEastAsia" w:hAnsiTheme="minorEastAsia" w:hint="eastAsia"/>
          <w:szCs w:val="28"/>
        </w:rPr>
        <w:t>表达的情感是积极的，但是形容耗电快就是消极的</w:t>
      </w:r>
      <w:r w:rsidR="00F2651C" w:rsidRPr="007F708C">
        <w:rPr>
          <w:rFonts w:asciiTheme="minorEastAsia" w:eastAsiaTheme="minorEastAsia" w:hAnsiTheme="minorEastAsia" w:hint="eastAsia"/>
          <w:szCs w:val="28"/>
        </w:rPr>
        <w:t>，因此我们在采集</w:t>
      </w:r>
      <w:r w:rsidR="007D7451" w:rsidRPr="007F708C">
        <w:rPr>
          <w:rFonts w:asciiTheme="minorEastAsia" w:eastAsiaTheme="minorEastAsia" w:hAnsiTheme="minorEastAsia" w:hint="eastAsia"/>
          <w:szCs w:val="28"/>
        </w:rPr>
        <w:t>领域无关的情感词</w:t>
      </w:r>
      <w:r w:rsidR="00F2651C" w:rsidRPr="007F708C">
        <w:rPr>
          <w:rFonts w:asciiTheme="minorEastAsia" w:eastAsiaTheme="minorEastAsia" w:hAnsiTheme="minorEastAsia" w:hint="eastAsia"/>
          <w:szCs w:val="28"/>
        </w:rPr>
        <w:t>时，将‘</w:t>
      </w:r>
      <w:r w:rsidR="00F2651C" w:rsidRPr="007F708C">
        <w:rPr>
          <w:rFonts w:asciiTheme="minorEastAsia" w:eastAsiaTheme="minorEastAsia" w:hAnsiTheme="minorEastAsia"/>
          <w:szCs w:val="28"/>
        </w:rPr>
        <w:t>fast’</w:t>
      </w:r>
      <w:r w:rsidR="00BC2095" w:rsidRPr="007F708C">
        <w:rPr>
          <w:rFonts w:asciiTheme="minorEastAsia" w:eastAsiaTheme="minorEastAsia" w:hAnsiTheme="minorEastAsia" w:hint="eastAsia"/>
          <w:szCs w:val="28"/>
        </w:rPr>
        <w:t>排除。</w:t>
      </w:r>
      <w:r w:rsidR="00BC2F90">
        <w:rPr>
          <w:rFonts w:asciiTheme="minorEastAsia" w:eastAsiaTheme="minorEastAsia" w:hAnsiTheme="minorEastAsia" w:hint="eastAsia"/>
          <w:szCs w:val="28"/>
        </w:rPr>
        <w:t>最终</w:t>
      </w:r>
      <w:r w:rsidR="00BC2095" w:rsidRPr="007F708C">
        <w:rPr>
          <w:rFonts w:asciiTheme="minorEastAsia" w:eastAsiaTheme="minorEastAsia" w:hAnsiTheme="minorEastAsia" w:hint="eastAsia"/>
          <w:szCs w:val="28"/>
        </w:rPr>
        <w:t>对于无标签文本数据</w:t>
      </w:r>
      <w:r w:rsidR="00565F75" w:rsidRPr="007F708C">
        <w:rPr>
          <w:rFonts w:asciiTheme="minorEastAsia" w:eastAsiaTheme="minorEastAsia" w:hAnsiTheme="minorEastAsia" w:hint="eastAsia"/>
          <w:szCs w:val="28"/>
        </w:rPr>
        <w:t>2</w:t>
      </w:r>
      <w:r w:rsidR="00565F75" w:rsidRPr="007F708C">
        <w:rPr>
          <w:rFonts w:asciiTheme="minorEastAsia" w:eastAsiaTheme="minorEastAsia" w:hAnsiTheme="minorEastAsia"/>
          <w:szCs w:val="28"/>
        </w:rPr>
        <w:t>01</w:t>
      </w:r>
      <w:r w:rsidR="00416A38" w:rsidRPr="007F708C">
        <w:rPr>
          <w:rFonts w:asciiTheme="minorEastAsia" w:eastAsiaTheme="minorEastAsia" w:hAnsiTheme="minorEastAsia" w:hint="eastAsia"/>
          <w:szCs w:val="28"/>
        </w:rPr>
        <w:t>，</w:t>
      </w:r>
      <w:r w:rsidR="007D7451" w:rsidRPr="007F708C">
        <w:rPr>
          <w:rFonts w:asciiTheme="minorEastAsia" w:eastAsiaTheme="minorEastAsia" w:hAnsiTheme="minorEastAsia" w:hint="eastAsia"/>
          <w:szCs w:val="28"/>
        </w:rPr>
        <w:t>领域无关的情感词</w:t>
      </w:r>
      <w:r w:rsidR="003C3DAE" w:rsidRPr="007F708C">
        <w:rPr>
          <w:rFonts w:asciiTheme="minorEastAsia" w:eastAsiaTheme="minorEastAsia" w:hAnsiTheme="minorEastAsia" w:hint="eastAsia"/>
          <w:szCs w:val="28"/>
        </w:rPr>
        <w:t>和表情字符</w:t>
      </w:r>
      <w:r w:rsidR="00D1408D" w:rsidRPr="007F708C">
        <w:rPr>
          <w:rFonts w:asciiTheme="minorEastAsia" w:eastAsiaTheme="minorEastAsia" w:hAnsiTheme="minorEastAsia" w:hint="eastAsia"/>
          <w:szCs w:val="28"/>
        </w:rPr>
        <w:t>（</w:t>
      </w:r>
      <w:del w:id="0" w:author="杰探" w:date="2020-07-22T17:34:00Z">
        <w:r w:rsidR="003B581D" w:rsidDel="00362473">
          <w:rPr>
            <w:rFonts w:asciiTheme="minorEastAsia" w:eastAsiaTheme="minorEastAsia" w:hAnsiTheme="minorEastAsia" w:hint="eastAsia"/>
            <w:szCs w:val="28"/>
          </w:rPr>
          <w:delText>’</w:delText>
        </w:r>
      </w:del>
      <w:ins w:id="1" w:author="杰探" w:date="2020-07-22T17:34:00Z">
        <w:r w:rsidR="00362473">
          <w:rPr>
            <w:rFonts w:asciiTheme="minorEastAsia" w:eastAsiaTheme="minorEastAsia" w:hAnsiTheme="minorEastAsia" w:hint="eastAsia"/>
            <w:szCs w:val="28"/>
          </w:rPr>
          <w:t>‘</w:t>
        </w:r>
      </w:ins>
      <w:r w:rsidR="00BA6903" w:rsidRPr="007F708C">
        <w:rPr>
          <w:rFonts w:asciiTheme="minorEastAsia" w:eastAsiaTheme="minorEastAsia" w:hAnsiTheme="minorEastAsia"/>
          <w:szCs w:val="28"/>
        </w:rPr>
        <w:sym w:font="Wingdings" w:char="F04C"/>
      </w:r>
      <w:r w:rsidR="003B62C9" w:rsidRPr="007F708C">
        <w:rPr>
          <w:rFonts w:asciiTheme="minorEastAsia" w:eastAsiaTheme="minorEastAsia" w:hAnsiTheme="minorEastAsia"/>
          <w:szCs w:val="28"/>
        </w:rPr>
        <w:t>’</w:t>
      </w:r>
      <w:r w:rsidR="00EC6E04">
        <w:rPr>
          <w:rFonts w:asciiTheme="minorEastAsia" w:eastAsiaTheme="minorEastAsia" w:hAnsiTheme="minorEastAsia"/>
          <w:szCs w:val="28"/>
        </w:rPr>
        <w:t>,</w:t>
      </w:r>
      <w:ins w:id="2" w:author="杰探" w:date="2020-07-22T17:34:00Z">
        <w:r w:rsidR="00362473">
          <w:rPr>
            <w:rFonts w:asciiTheme="minorEastAsia" w:eastAsiaTheme="minorEastAsia" w:hAnsiTheme="minorEastAsia" w:hint="eastAsia"/>
            <w:szCs w:val="28"/>
          </w:rPr>
          <w:t>‘</w:t>
        </w:r>
      </w:ins>
      <w:proofErr w:type="spellStart"/>
      <w:r w:rsidR="003B62C9" w:rsidRPr="007F708C">
        <w:rPr>
          <w:rFonts w:asciiTheme="minorEastAsia" w:eastAsiaTheme="minorEastAsia" w:hAnsiTheme="minorEastAsia"/>
          <w:szCs w:val="28"/>
        </w:rPr>
        <w:t>bad’,‘never</w:t>
      </w:r>
      <w:proofErr w:type="spellEnd"/>
      <w:r w:rsidR="003B62C9" w:rsidRPr="007F708C">
        <w:rPr>
          <w:rFonts w:asciiTheme="minorEastAsia" w:eastAsiaTheme="minorEastAsia" w:hAnsiTheme="minorEastAsia"/>
          <w:szCs w:val="28"/>
        </w:rPr>
        <w:t>’)</w:t>
      </w:r>
      <w:r w:rsidR="003C3DAE" w:rsidRPr="007F708C">
        <w:rPr>
          <w:rFonts w:asciiTheme="minorEastAsia" w:eastAsiaTheme="minorEastAsia" w:hAnsiTheme="minorEastAsia" w:hint="eastAsia"/>
          <w:szCs w:val="28"/>
        </w:rPr>
        <w:t>。同样，对于无标签文本数据</w:t>
      </w:r>
      <w:r w:rsidR="00B81D70" w:rsidRPr="007F708C">
        <w:rPr>
          <w:rFonts w:asciiTheme="minorEastAsia" w:eastAsiaTheme="minorEastAsia" w:hAnsiTheme="minorEastAsia" w:hint="eastAsia"/>
          <w:szCs w:val="28"/>
        </w:rPr>
        <w:t>20</w:t>
      </w:r>
      <w:r w:rsidR="00B81D70" w:rsidRPr="007F708C">
        <w:rPr>
          <w:rFonts w:asciiTheme="minorEastAsia" w:eastAsiaTheme="minorEastAsia" w:hAnsiTheme="minorEastAsia"/>
          <w:szCs w:val="28"/>
        </w:rPr>
        <w:t>2</w:t>
      </w:r>
      <w:r w:rsidR="00B81D70" w:rsidRPr="007F708C">
        <w:rPr>
          <w:rFonts w:asciiTheme="minorEastAsia" w:eastAsiaTheme="minorEastAsia" w:hAnsiTheme="minorEastAsia" w:hint="eastAsia"/>
          <w:szCs w:val="28"/>
        </w:rPr>
        <w:t>，</w:t>
      </w:r>
      <w:r w:rsidR="007D7451" w:rsidRPr="007F708C">
        <w:rPr>
          <w:rFonts w:asciiTheme="minorEastAsia" w:eastAsiaTheme="minorEastAsia" w:hAnsiTheme="minorEastAsia" w:hint="eastAsia"/>
          <w:szCs w:val="28"/>
        </w:rPr>
        <w:t>领域无关的情感词</w:t>
      </w:r>
      <w:r w:rsidR="00B81D70" w:rsidRPr="007F708C">
        <w:rPr>
          <w:rFonts w:asciiTheme="minorEastAsia" w:eastAsiaTheme="minorEastAsia" w:hAnsiTheme="minorEastAsia" w:hint="eastAsia"/>
          <w:szCs w:val="28"/>
        </w:rPr>
        <w:t>和表情字符有</w:t>
      </w:r>
      <w:r w:rsidR="00B81D70" w:rsidRPr="007F708C">
        <w:rPr>
          <w:rFonts w:asciiTheme="minorEastAsia" w:eastAsiaTheme="minorEastAsia" w:hAnsiTheme="minorEastAsia"/>
          <w:szCs w:val="28"/>
        </w:rPr>
        <w:t>(‘beautiful’,</w:t>
      </w:r>
      <w:del w:id="3" w:author="杰探" w:date="2020-07-22T17:34:00Z">
        <w:r w:rsidR="00B81D70" w:rsidRPr="007F708C" w:rsidDel="00362473">
          <w:rPr>
            <w:rFonts w:asciiTheme="minorEastAsia" w:eastAsiaTheme="minorEastAsia" w:hAnsiTheme="minorEastAsia" w:hint="eastAsia"/>
            <w:szCs w:val="28"/>
          </w:rPr>
          <w:delText>’</w:delText>
        </w:r>
      </w:del>
      <w:ins w:id="4" w:author="杰探" w:date="2020-07-22T17:34:00Z">
        <w:r w:rsidR="00362473">
          <w:rPr>
            <w:rFonts w:asciiTheme="minorEastAsia" w:eastAsiaTheme="minorEastAsia" w:hAnsiTheme="minorEastAsia" w:hint="eastAsia"/>
            <w:szCs w:val="28"/>
          </w:rPr>
          <w:t>‘</w:t>
        </w:r>
      </w:ins>
      <w:r w:rsidR="00BA6903" w:rsidRPr="007F708C">
        <w:rPr>
          <w:rFonts w:asciiTheme="minorEastAsia" w:eastAsiaTheme="minorEastAsia" w:hAnsiTheme="minorEastAsia"/>
          <w:szCs w:val="28"/>
        </w:rPr>
        <w:sym w:font="Wingdings" w:char="F04A"/>
      </w:r>
      <w:r w:rsidR="00B81D70" w:rsidRPr="007F708C">
        <w:rPr>
          <w:rFonts w:asciiTheme="minorEastAsia" w:eastAsiaTheme="minorEastAsia" w:hAnsiTheme="minorEastAsia"/>
          <w:szCs w:val="28"/>
        </w:rPr>
        <w:t>’,</w:t>
      </w:r>
      <w:del w:id="5" w:author="杰探" w:date="2020-07-22T17:34:00Z">
        <w:r w:rsidR="00B81D70" w:rsidRPr="007F708C" w:rsidDel="00362473">
          <w:rPr>
            <w:rFonts w:asciiTheme="minorEastAsia" w:eastAsiaTheme="minorEastAsia" w:hAnsiTheme="minorEastAsia" w:hint="eastAsia"/>
            <w:szCs w:val="28"/>
          </w:rPr>
          <w:delText>’</w:delText>
        </w:r>
      </w:del>
      <w:ins w:id="6" w:author="杰探" w:date="2020-07-22T17:34:00Z">
        <w:r w:rsidR="00362473">
          <w:rPr>
            <w:rFonts w:asciiTheme="minorEastAsia" w:eastAsiaTheme="minorEastAsia" w:hAnsiTheme="minorEastAsia" w:hint="eastAsia"/>
            <w:szCs w:val="28"/>
          </w:rPr>
          <w:t>‘</w:t>
        </w:r>
      </w:ins>
      <w:r w:rsidR="00B81D70" w:rsidRPr="007F708C">
        <w:rPr>
          <w:rFonts w:asciiTheme="minorEastAsia" w:eastAsiaTheme="minorEastAsia" w:hAnsiTheme="minorEastAsia"/>
          <w:szCs w:val="28"/>
        </w:rPr>
        <w:t>delicious’)</w:t>
      </w:r>
      <w:r w:rsidR="00C5250F" w:rsidRPr="007F708C">
        <w:rPr>
          <w:rFonts w:asciiTheme="minorEastAsia" w:eastAsiaTheme="minorEastAsia" w:hAnsiTheme="minorEastAsia" w:hint="eastAsia"/>
          <w:szCs w:val="28"/>
        </w:rPr>
        <w:t>。如果将表达的情感分类为积极、消极和中性，</w:t>
      </w:r>
      <w:r w:rsidR="00076ACC" w:rsidRPr="007F708C">
        <w:rPr>
          <w:rFonts w:asciiTheme="minorEastAsia" w:eastAsiaTheme="minorEastAsia" w:hAnsiTheme="minorEastAsia" w:hint="eastAsia"/>
          <w:szCs w:val="28"/>
        </w:rPr>
        <w:t>（</w:t>
      </w:r>
      <w:del w:id="7" w:author="杰探" w:date="2020-07-22T17:34:00Z">
        <w:r w:rsidR="00076ACC" w:rsidRPr="007F708C" w:rsidDel="00362473">
          <w:rPr>
            <w:rFonts w:asciiTheme="minorEastAsia" w:eastAsiaTheme="minorEastAsia" w:hAnsiTheme="minorEastAsia" w:hint="eastAsia"/>
            <w:szCs w:val="28"/>
          </w:rPr>
          <w:delText>’</w:delText>
        </w:r>
      </w:del>
      <w:ins w:id="8" w:author="杰探" w:date="2020-07-22T17:34:00Z">
        <w:r w:rsidR="00362473">
          <w:rPr>
            <w:rFonts w:asciiTheme="minorEastAsia" w:eastAsiaTheme="minorEastAsia" w:hAnsiTheme="minorEastAsia" w:hint="eastAsia"/>
            <w:szCs w:val="28"/>
          </w:rPr>
          <w:t>‘</w:t>
        </w:r>
      </w:ins>
      <w:r w:rsidR="00076ACC" w:rsidRPr="007F708C">
        <w:rPr>
          <w:rFonts w:asciiTheme="minorEastAsia" w:eastAsiaTheme="minorEastAsia" w:hAnsiTheme="minorEastAsia"/>
          <w:szCs w:val="28"/>
        </w:rPr>
        <w:sym w:font="Wingdings" w:char="F04C"/>
      </w:r>
      <w:r w:rsidR="00076ACC" w:rsidRPr="007F708C">
        <w:rPr>
          <w:rFonts w:asciiTheme="minorEastAsia" w:eastAsiaTheme="minorEastAsia" w:hAnsiTheme="minorEastAsia"/>
          <w:szCs w:val="28"/>
        </w:rPr>
        <w:t>’</w:t>
      </w:r>
      <w:ins w:id="9" w:author="杰探" w:date="2020-07-22T17:34:00Z">
        <w:r w:rsidR="00362473">
          <w:rPr>
            <w:rFonts w:asciiTheme="minorEastAsia" w:eastAsiaTheme="minorEastAsia" w:hAnsiTheme="minorEastAsia" w:hint="eastAsia"/>
            <w:szCs w:val="28"/>
          </w:rPr>
          <w:t>，‘</w:t>
        </w:r>
      </w:ins>
      <w:proofErr w:type="spellStart"/>
      <w:r w:rsidR="00076ACC" w:rsidRPr="007F708C">
        <w:rPr>
          <w:rFonts w:asciiTheme="minorEastAsia" w:eastAsiaTheme="minorEastAsia" w:hAnsiTheme="minorEastAsia"/>
          <w:szCs w:val="28"/>
        </w:rPr>
        <w:t>bad’,‘never</w:t>
      </w:r>
      <w:proofErr w:type="spellEnd"/>
      <w:r w:rsidR="00076ACC" w:rsidRPr="007F708C">
        <w:rPr>
          <w:rFonts w:asciiTheme="minorEastAsia" w:eastAsiaTheme="minorEastAsia" w:hAnsiTheme="minorEastAsia"/>
          <w:szCs w:val="28"/>
        </w:rPr>
        <w:t>’)</w:t>
      </w:r>
      <w:r w:rsidR="00076ACC" w:rsidRPr="007F708C">
        <w:rPr>
          <w:rFonts w:asciiTheme="minorEastAsia" w:eastAsiaTheme="minorEastAsia" w:hAnsiTheme="minorEastAsia" w:hint="eastAsia"/>
          <w:szCs w:val="28"/>
        </w:rPr>
        <w:t>的每个词的情感分类均为消极，而</w:t>
      </w:r>
      <w:r w:rsidR="00076ACC" w:rsidRPr="007F708C">
        <w:rPr>
          <w:rFonts w:asciiTheme="minorEastAsia" w:eastAsiaTheme="minorEastAsia" w:hAnsiTheme="minorEastAsia"/>
          <w:szCs w:val="28"/>
        </w:rPr>
        <w:t>(‘beautiful’,</w:t>
      </w:r>
      <w:ins w:id="10" w:author="杰探" w:date="2020-07-22T17:34:00Z">
        <w:r w:rsidR="00362473">
          <w:rPr>
            <w:rFonts w:asciiTheme="minorEastAsia" w:eastAsiaTheme="minorEastAsia" w:hAnsiTheme="minorEastAsia" w:hint="eastAsia"/>
            <w:szCs w:val="28"/>
          </w:rPr>
          <w:t>‘</w:t>
        </w:r>
      </w:ins>
      <w:del w:id="11" w:author="杰探" w:date="2020-07-22T17:34:00Z">
        <w:r w:rsidR="00076ACC" w:rsidRPr="007F708C" w:rsidDel="00362473">
          <w:rPr>
            <w:rFonts w:asciiTheme="minorEastAsia" w:eastAsiaTheme="minorEastAsia" w:hAnsiTheme="minorEastAsia"/>
            <w:szCs w:val="28"/>
          </w:rPr>
          <w:delText>’</w:delText>
        </w:r>
      </w:del>
      <w:r w:rsidR="00076ACC" w:rsidRPr="007F708C">
        <w:rPr>
          <w:rFonts w:asciiTheme="minorEastAsia" w:eastAsiaTheme="minorEastAsia" w:hAnsiTheme="minorEastAsia"/>
          <w:szCs w:val="28"/>
        </w:rPr>
        <w:sym w:font="Wingdings" w:char="F04A"/>
      </w:r>
      <w:r w:rsidR="00076ACC" w:rsidRPr="007F708C">
        <w:rPr>
          <w:rFonts w:asciiTheme="minorEastAsia" w:eastAsiaTheme="minorEastAsia" w:hAnsiTheme="minorEastAsia"/>
          <w:szCs w:val="28"/>
        </w:rPr>
        <w:t>’,</w:t>
      </w:r>
      <w:ins w:id="12" w:author="杰探" w:date="2020-07-22T17:35:00Z">
        <w:r w:rsidR="00362473">
          <w:rPr>
            <w:rFonts w:asciiTheme="minorEastAsia" w:eastAsiaTheme="minorEastAsia" w:hAnsiTheme="minorEastAsia" w:hint="eastAsia"/>
            <w:szCs w:val="28"/>
          </w:rPr>
          <w:t>‘</w:t>
        </w:r>
      </w:ins>
      <w:del w:id="13" w:author="杰探" w:date="2020-07-22T17:35:00Z">
        <w:r w:rsidR="00076ACC" w:rsidRPr="007F708C" w:rsidDel="00362473">
          <w:rPr>
            <w:rFonts w:asciiTheme="minorEastAsia" w:eastAsiaTheme="minorEastAsia" w:hAnsiTheme="minorEastAsia"/>
            <w:szCs w:val="28"/>
          </w:rPr>
          <w:delText>’</w:delText>
        </w:r>
      </w:del>
      <w:r w:rsidR="00076ACC" w:rsidRPr="007F708C">
        <w:rPr>
          <w:rFonts w:asciiTheme="minorEastAsia" w:eastAsiaTheme="minorEastAsia" w:hAnsiTheme="minorEastAsia"/>
          <w:szCs w:val="28"/>
        </w:rPr>
        <w:t>delicious’)</w:t>
      </w:r>
      <w:r w:rsidR="00076ACC" w:rsidRPr="007F708C">
        <w:rPr>
          <w:rFonts w:asciiTheme="minorEastAsia" w:eastAsiaTheme="minorEastAsia" w:hAnsiTheme="minorEastAsia" w:hint="eastAsia"/>
          <w:szCs w:val="28"/>
        </w:rPr>
        <w:t>的每个词的情感分类均为积极。</w:t>
      </w:r>
    </w:p>
    <w:p w14:paraId="34DEB66C" w14:textId="60BFAC66" w:rsidR="00D62151" w:rsidRPr="007F708C" w:rsidRDefault="005060FE" w:rsidP="00D62151">
      <w:pPr>
        <w:spacing w:line="460" w:lineRule="exact"/>
        <w:ind w:firstLineChars="200" w:firstLine="560"/>
        <w:rPr>
          <w:rFonts w:asciiTheme="minorEastAsia" w:eastAsiaTheme="minorEastAsia" w:hAnsiTheme="minorEastAsia"/>
          <w:szCs w:val="28"/>
        </w:rPr>
      </w:pPr>
      <w:r w:rsidRPr="007F708C">
        <w:rPr>
          <w:rFonts w:asciiTheme="minorEastAsia" w:eastAsiaTheme="minorEastAsia" w:hAnsiTheme="minorEastAsia" w:hint="eastAsia"/>
          <w:szCs w:val="28"/>
        </w:rPr>
        <w:t>参考图1所示，该方法</w:t>
      </w:r>
      <w:r w:rsidR="0055576C" w:rsidRPr="007F708C">
        <w:rPr>
          <w:rFonts w:asciiTheme="minorEastAsia" w:eastAsiaTheme="minorEastAsia" w:hAnsiTheme="minorEastAsia" w:hint="eastAsia"/>
          <w:szCs w:val="28"/>
        </w:rPr>
        <w:t>中的多个无标签文本数据</w:t>
      </w:r>
      <w:r w:rsidR="00AC002E">
        <w:rPr>
          <w:rFonts w:asciiTheme="minorEastAsia" w:eastAsiaTheme="minorEastAsia" w:hAnsiTheme="minorEastAsia" w:hint="eastAsia"/>
          <w:szCs w:val="28"/>
        </w:rPr>
        <w:t>可</w:t>
      </w:r>
      <w:r w:rsidR="0055576C" w:rsidRPr="007F708C">
        <w:rPr>
          <w:rFonts w:asciiTheme="minorEastAsia" w:eastAsiaTheme="minorEastAsia" w:hAnsiTheme="minorEastAsia" w:hint="eastAsia"/>
          <w:szCs w:val="28"/>
        </w:rPr>
        <w:t>来自数量众多的不同领域</w:t>
      </w:r>
      <w:r w:rsidR="00F31CAB" w:rsidRPr="007F708C">
        <w:rPr>
          <w:rFonts w:asciiTheme="minorEastAsia" w:eastAsiaTheme="minorEastAsia" w:hAnsiTheme="minorEastAsia" w:hint="eastAsia"/>
          <w:szCs w:val="28"/>
        </w:rPr>
        <w:t>，可以通过平台</w:t>
      </w:r>
      <w:r w:rsidR="00A23258" w:rsidRPr="007F708C">
        <w:rPr>
          <w:rFonts w:asciiTheme="minorEastAsia" w:eastAsiaTheme="minorEastAsia" w:hAnsiTheme="minorEastAsia" w:hint="eastAsia"/>
          <w:szCs w:val="28"/>
        </w:rPr>
        <w:t>软件</w:t>
      </w:r>
      <w:r w:rsidR="00F31CAB" w:rsidRPr="007F708C">
        <w:rPr>
          <w:rFonts w:asciiTheme="minorEastAsia" w:eastAsiaTheme="minorEastAsia" w:hAnsiTheme="minorEastAsia" w:hint="eastAsia"/>
          <w:szCs w:val="28"/>
        </w:rPr>
        <w:t>进行采集</w:t>
      </w:r>
      <w:r w:rsidR="00537301" w:rsidRPr="007F708C">
        <w:rPr>
          <w:rFonts w:asciiTheme="minorEastAsia" w:eastAsiaTheme="minorEastAsia" w:hAnsiTheme="minorEastAsia" w:hint="eastAsia"/>
          <w:szCs w:val="28"/>
        </w:rPr>
        <w:t>这些无标签文本数据</w:t>
      </w:r>
      <w:r w:rsidR="00F31CAB" w:rsidRPr="007F708C">
        <w:rPr>
          <w:rFonts w:asciiTheme="minorEastAsia" w:eastAsiaTheme="minorEastAsia" w:hAnsiTheme="minorEastAsia" w:hint="eastAsia"/>
          <w:szCs w:val="28"/>
        </w:rPr>
        <w:t>，</w:t>
      </w:r>
      <w:r w:rsidR="00B11E50">
        <w:rPr>
          <w:rFonts w:asciiTheme="minorEastAsia" w:eastAsiaTheme="minorEastAsia" w:hAnsiTheme="minorEastAsia" w:hint="eastAsia"/>
          <w:szCs w:val="28"/>
        </w:rPr>
        <w:t>并且</w:t>
      </w:r>
      <w:r w:rsidR="00CA31E8">
        <w:rPr>
          <w:rFonts w:asciiTheme="minorEastAsia" w:eastAsiaTheme="minorEastAsia" w:hAnsiTheme="minorEastAsia" w:hint="eastAsia"/>
          <w:szCs w:val="28"/>
        </w:rPr>
        <w:t>应该</w:t>
      </w:r>
      <w:r w:rsidR="00DC0038" w:rsidRPr="007F708C">
        <w:rPr>
          <w:rFonts w:asciiTheme="minorEastAsia" w:eastAsiaTheme="minorEastAsia" w:hAnsiTheme="minorEastAsia" w:hint="eastAsia"/>
          <w:szCs w:val="28"/>
        </w:rPr>
        <w:t>采集那些表达丰富情感的文本数据，例如在电商平台上</w:t>
      </w:r>
      <w:r w:rsidR="00DB0C39" w:rsidRPr="007F708C">
        <w:rPr>
          <w:rFonts w:asciiTheme="minorEastAsia" w:eastAsiaTheme="minorEastAsia" w:hAnsiTheme="minorEastAsia" w:hint="eastAsia"/>
          <w:szCs w:val="28"/>
        </w:rPr>
        <w:t>经常</w:t>
      </w:r>
      <w:r w:rsidR="00DC0038" w:rsidRPr="007F708C">
        <w:rPr>
          <w:rFonts w:asciiTheme="minorEastAsia" w:eastAsiaTheme="minorEastAsia" w:hAnsiTheme="minorEastAsia" w:hint="eastAsia"/>
          <w:szCs w:val="28"/>
        </w:rPr>
        <w:t>有客户对商品</w:t>
      </w:r>
      <w:r w:rsidR="00DB0C39" w:rsidRPr="007F708C">
        <w:rPr>
          <w:rFonts w:asciiTheme="minorEastAsia" w:eastAsiaTheme="minorEastAsia" w:hAnsiTheme="minorEastAsia" w:hint="eastAsia"/>
          <w:szCs w:val="28"/>
        </w:rPr>
        <w:t>进行</w:t>
      </w:r>
      <w:r w:rsidR="00DC0038" w:rsidRPr="007F708C">
        <w:rPr>
          <w:rFonts w:asciiTheme="minorEastAsia" w:eastAsiaTheme="minorEastAsia" w:hAnsiTheme="minorEastAsia" w:hint="eastAsia"/>
          <w:szCs w:val="28"/>
        </w:rPr>
        <w:t>评论，</w:t>
      </w:r>
      <w:r w:rsidR="00DB0C39" w:rsidRPr="007F708C">
        <w:rPr>
          <w:rFonts w:asciiTheme="minorEastAsia" w:eastAsiaTheme="minorEastAsia" w:hAnsiTheme="minorEastAsia" w:hint="eastAsia"/>
          <w:szCs w:val="28"/>
        </w:rPr>
        <w:t>这些评论通常</w:t>
      </w:r>
      <w:r w:rsidR="00610C4C" w:rsidRPr="00610C4C">
        <w:rPr>
          <w:rFonts w:asciiTheme="minorEastAsia" w:eastAsiaTheme="minorEastAsia" w:hAnsiTheme="minorEastAsia" w:hint="eastAsia"/>
          <w:szCs w:val="28"/>
        </w:rPr>
        <w:t>反映</w:t>
      </w:r>
      <w:r w:rsidR="00DC0038" w:rsidRPr="007F708C">
        <w:rPr>
          <w:rFonts w:asciiTheme="minorEastAsia" w:eastAsiaTheme="minorEastAsia" w:hAnsiTheme="minorEastAsia" w:hint="eastAsia"/>
          <w:szCs w:val="28"/>
        </w:rPr>
        <w:t>客户对商品的好恶程度</w:t>
      </w:r>
      <w:r w:rsidR="00DB0C39" w:rsidRPr="007F708C">
        <w:rPr>
          <w:rFonts w:asciiTheme="minorEastAsia" w:eastAsiaTheme="minorEastAsia" w:hAnsiTheme="minorEastAsia" w:hint="eastAsia"/>
          <w:szCs w:val="28"/>
        </w:rPr>
        <w:t>以及对</w:t>
      </w:r>
      <w:r w:rsidR="00DC0038" w:rsidRPr="007F708C">
        <w:rPr>
          <w:rFonts w:asciiTheme="minorEastAsia" w:eastAsiaTheme="minorEastAsia" w:hAnsiTheme="minorEastAsia" w:hint="eastAsia"/>
          <w:szCs w:val="28"/>
        </w:rPr>
        <w:t>商品的打</w:t>
      </w:r>
      <w:r w:rsidR="00DC0038" w:rsidRPr="007F708C">
        <w:rPr>
          <w:rFonts w:asciiTheme="minorEastAsia" w:eastAsiaTheme="minorEastAsia" w:hAnsiTheme="minorEastAsia" w:hint="eastAsia"/>
          <w:szCs w:val="28"/>
        </w:rPr>
        <w:lastRenderedPageBreak/>
        <w:t>分，因此非常适用于本实施例。得到无标签文本数据</w:t>
      </w:r>
      <w:r w:rsidR="008E734D" w:rsidRPr="007F708C">
        <w:rPr>
          <w:rFonts w:asciiTheme="minorEastAsia" w:eastAsiaTheme="minorEastAsia" w:hAnsiTheme="minorEastAsia" w:hint="eastAsia"/>
          <w:szCs w:val="28"/>
        </w:rPr>
        <w:t>之后</w:t>
      </w:r>
      <w:r w:rsidR="00DC0038" w:rsidRPr="007F708C">
        <w:rPr>
          <w:rFonts w:asciiTheme="minorEastAsia" w:eastAsiaTheme="minorEastAsia" w:hAnsiTheme="minorEastAsia" w:hint="eastAsia"/>
          <w:szCs w:val="28"/>
        </w:rPr>
        <w:t>，</w:t>
      </w:r>
      <w:r w:rsidR="00DB0C39" w:rsidRPr="007F708C">
        <w:rPr>
          <w:rFonts w:asciiTheme="minorEastAsia" w:eastAsiaTheme="minorEastAsia" w:hAnsiTheme="minorEastAsia" w:hint="eastAsia"/>
          <w:szCs w:val="28"/>
        </w:rPr>
        <w:t>可</w:t>
      </w:r>
      <w:r w:rsidR="00F31CAB" w:rsidRPr="007F708C">
        <w:rPr>
          <w:rFonts w:asciiTheme="minorEastAsia" w:eastAsiaTheme="minorEastAsia" w:hAnsiTheme="minorEastAsia" w:hint="eastAsia"/>
          <w:szCs w:val="28"/>
        </w:rPr>
        <w:t>利用</w:t>
      </w:r>
      <w:r w:rsidR="0055576C" w:rsidRPr="007F708C">
        <w:rPr>
          <w:rFonts w:asciiTheme="minorEastAsia" w:eastAsiaTheme="minorEastAsia" w:hAnsiTheme="minorEastAsia" w:hint="eastAsia"/>
          <w:szCs w:val="28"/>
        </w:rPr>
        <w:t>通用的情感字典作为情感知识库</w:t>
      </w:r>
      <w:r w:rsidR="002A0592" w:rsidRPr="007F708C">
        <w:rPr>
          <w:rFonts w:asciiTheme="minorEastAsia" w:eastAsiaTheme="minorEastAsia" w:hAnsiTheme="minorEastAsia" w:hint="eastAsia"/>
          <w:szCs w:val="28"/>
        </w:rPr>
        <w:t>，基于</w:t>
      </w:r>
      <w:r w:rsidR="00F31CAB" w:rsidRPr="007F708C">
        <w:rPr>
          <w:rFonts w:asciiTheme="minorEastAsia" w:eastAsiaTheme="minorEastAsia" w:hAnsiTheme="minorEastAsia" w:hint="eastAsia"/>
          <w:szCs w:val="28"/>
        </w:rPr>
        <w:t>情感知识库来</w:t>
      </w:r>
      <w:r w:rsidR="00B65E1F" w:rsidRPr="007F708C">
        <w:rPr>
          <w:rFonts w:asciiTheme="minorEastAsia" w:eastAsiaTheme="minorEastAsia" w:hAnsiTheme="minorEastAsia" w:hint="eastAsia"/>
          <w:szCs w:val="28"/>
        </w:rPr>
        <w:t>定位</w:t>
      </w:r>
      <w:r w:rsidR="008E734D" w:rsidRPr="007F708C">
        <w:rPr>
          <w:rFonts w:asciiTheme="minorEastAsia" w:eastAsiaTheme="minorEastAsia" w:hAnsiTheme="minorEastAsia" w:hint="eastAsia"/>
          <w:szCs w:val="28"/>
        </w:rPr>
        <w:t>无标签文本数据</w:t>
      </w:r>
      <w:proofErr w:type="gramStart"/>
      <w:r w:rsidR="008E734D" w:rsidRPr="007F708C">
        <w:rPr>
          <w:rFonts w:asciiTheme="minorEastAsia" w:eastAsiaTheme="minorEastAsia" w:hAnsiTheme="minorEastAsia" w:hint="eastAsia"/>
          <w:szCs w:val="28"/>
        </w:rPr>
        <w:t>中</w:t>
      </w:r>
      <w:r w:rsidR="00DC0741">
        <w:rPr>
          <w:rFonts w:asciiTheme="minorEastAsia" w:eastAsiaTheme="minorEastAsia" w:hAnsiTheme="minorEastAsia" w:hint="eastAsia"/>
          <w:szCs w:val="28"/>
        </w:rPr>
        <w:t>领域</w:t>
      </w:r>
      <w:proofErr w:type="gramEnd"/>
      <w:r w:rsidR="00DC0741">
        <w:rPr>
          <w:rFonts w:asciiTheme="minorEastAsia" w:eastAsiaTheme="minorEastAsia" w:hAnsiTheme="minorEastAsia" w:hint="eastAsia"/>
          <w:szCs w:val="28"/>
        </w:rPr>
        <w:t>无关</w:t>
      </w:r>
      <w:r w:rsidR="008E734D" w:rsidRPr="007F708C">
        <w:rPr>
          <w:rFonts w:asciiTheme="minorEastAsia" w:eastAsiaTheme="minorEastAsia" w:hAnsiTheme="minorEastAsia" w:hint="eastAsia"/>
          <w:szCs w:val="28"/>
        </w:rPr>
        <w:t>的情感词</w:t>
      </w:r>
      <w:r w:rsidR="00B65E1F" w:rsidRPr="007F708C">
        <w:rPr>
          <w:rFonts w:asciiTheme="minorEastAsia" w:eastAsiaTheme="minorEastAsia" w:hAnsiTheme="minorEastAsia" w:hint="eastAsia"/>
          <w:szCs w:val="28"/>
        </w:rPr>
        <w:t>，同时</w:t>
      </w:r>
      <w:r w:rsidR="00930A46" w:rsidRPr="007F708C">
        <w:rPr>
          <w:rFonts w:asciiTheme="minorEastAsia" w:eastAsiaTheme="minorEastAsia" w:hAnsiTheme="minorEastAsia" w:hint="eastAsia"/>
          <w:szCs w:val="28"/>
        </w:rPr>
        <w:t>利用</w:t>
      </w:r>
      <w:r w:rsidR="0055576C" w:rsidRPr="007F708C">
        <w:rPr>
          <w:rFonts w:asciiTheme="minorEastAsia" w:eastAsiaTheme="minorEastAsia" w:hAnsiTheme="minorEastAsia" w:hint="eastAsia"/>
          <w:szCs w:val="28"/>
        </w:rPr>
        <w:t>正则表达式</w:t>
      </w:r>
      <w:r w:rsidR="00B65E1F" w:rsidRPr="007F708C">
        <w:rPr>
          <w:rFonts w:asciiTheme="minorEastAsia" w:eastAsiaTheme="minorEastAsia" w:hAnsiTheme="minorEastAsia" w:hint="eastAsia"/>
          <w:szCs w:val="28"/>
        </w:rPr>
        <w:t>定位无标签文本数据中的表情字符</w:t>
      </w:r>
      <w:r w:rsidR="00930A46" w:rsidRPr="007F708C">
        <w:rPr>
          <w:rFonts w:asciiTheme="minorEastAsia" w:eastAsiaTheme="minorEastAsia" w:hAnsiTheme="minorEastAsia" w:hint="eastAsia"/>
          <w:szCs w:val="28"/>
        </w:rPr>
        <w:t>。之后，</w:t>
      </w:r>
      <w:r w:rsidR="00A23258" w:rsidRPr="007F708C">
        <w:rPr>
          <w:rFonts w:asciiTheme="minorEastAsia" w:eastAsiaTheme="minorEastAsia" w:hAnsiTheme="minorEastAsia" w:hint="eastAsia"/>
          <w:szCs w:val="28"/>
        </w:rPr>
        <w:t>采取</w:t>
      </w:r>
      <w:r w:rsidR="00CB6BD8" w:rsidRPr="007F708C">
        <w:rPr>
          <w:rFonts w:asciiTheme="minorEastAsia" w:eastAsiaTheme="minorEastAsia" w:hAnsiTheme="minorEastAsia" w:hint="eastAsia"/>
          <w:szCs w:val="28"/>
        </w:rPr>
        <w:t>掩盖</w:t>
      </w:r>
      <w:r w:rsidR="00A23258" w:rsidRPr="007F708C">
        <w:rPr>
          <w:rFonts w:asciiTheme="minorEastAsia" w:eastAsiaTheme="minorEastAsia" w:hAnsiTheme="minorEastAsia" w:hint="eastAsia"/>
          <w:szCs w:val="28"/>
        </w:rPr>
        <w:t>操作，将至少一个</w:t>
      </w:r>
      <w:r w:rsidR="000C11F2" w:rsidRPr="000C11F2">
        <w:rPr>
          <w:rFonts w:asciiTheme="minorEastAsia" w:eastAsiaTheme="minorEastAsia" w:hAnsiTheme="minorEastAsia" w:hint="eastAsia"/>
          <w:szCs w:val="28"/>
        </w:rPr>
        <w:t>领域无关的</w:t>
      </w:r>
      <w:r w:rsidR="00930A46" w:rsidRPr="007F708C">
        <w:rPr>
          <w:rFonts w:asciiTheme="minorEastAsia" w:eastAsiaTheme="minorEastAsia" w:hAnsiTheme="minorEastAsia" w:hint="eastAsia"/>
          <w:szCs w:val="28"/>
        </w:rPr>
        <w:t>情感词和/或至少一个表情字符</w:t>
      </w:r>
      <w:r w:rsidR="00CB6BD8" w:rsidRPr="007F708C">
        <w:rPr>
          <w:rFonts w:asciiTheme="minorEastAsia" w:eastAsiaTheme="minorEastAsia" w:hAnsiTheme="minorEastAsia" w:hint="eastAsia"/>
          <w:szCs w:val="28"/>
        </w:rPr>
        <w:t>掩盖</w:t>
      </w:r>
      <w:r w:rsidR="00930A46" w:rsidRPr="007F708C">
        <w:rPr>
          <w:rFonts w:asciiTheme="minorEastAsia" w:eastAsiaTheme="minorEastAsia" w:hAnsiTheme="minorEastAsia" w:hint="eastAsia"/>
          <w:szCs w:val="28"/>
        </w:rPr>
        <w:t>掉。将</w:t>
      </w:r>
      <w:r w:rsidR="00CB6BD8" w:rsidRPr="007F708C">
        <w:rPr>
          <w:rFonts w:asciiTheme="minorEastAsia" w:eastAsiaTheme="minorEastAsia" w:hAnsiTheme="minorEastAsia" w:hint="eastAsia"/>
          <w:szCs w:val="28"/>
        </w:rPr>
        <w:t>掩盖</w:t>
      </w:r>
      <w:r w:rsidR="00930A46" w:rsidRPr="007F708C">
        <w:rPr>
          <w:rFonts w:asciiTheme="minorEastAsia" w:eastAsiaTheme="minorEastAsia" w:hAnsiTheme="minorEastAsia" w:hint="eastAsia"/>
          <w:szCs w:val="28"/>
        </w:rPr>
        <w:t>操作之后的无标签文本数据和</w:t>
      </w:r>
      <w:r w:rsidR="00CB6BD8" w:rsidRPr="007F708C">
        <w:rPr>
          <w:rFonts w:asciiTheme="minorEastAsia" w:eastAsiaTheme="minorEastAsia" w:hAnsiTheme="minorEastAsia" w:hint="eastAsia"/>
          <w:szCs w:val="28"/>
        </w:rPr>
        <w:t>掩盖</w:t>
      </w:r>
      <w:r w:rsidR="00A4661B">
        <w:rPr>
          <w:rFonts w:asciiTheme="minorEastAsia" w:eastAsiaTheme="minorEastAsia" w:hAnsiTheme="minorEastAsia" w:hint="eastAsia"/>
          <w:szCs w:val="28"/>
        </w:rPr>
        <w:t>操作之前</w:t>
      </w:r>
      <w:r w:rsidR="00930A46" w:rsidRPr="007F708C">
        <w:rPr>
          <w:rFonts w:asciiTheme="minorEastAsia" w:eastAsiaTheme="minorEastAsia" w:hAnsiTheme="minorEastAsia" w:hint="eastAsia"/>
          <w:szCs w:val="28"/>
        </w:rPr>
        <w:t>的无标签文本数据作为训练数据，以此训练</w:t>
      </w:r>
      <w:r w:rsidR="00CE6403" w:rsidRPr="007F708C">
        <w:rPr>
          <w:rFonts w:asciiTheme="minorEastAsia" w:eastAsiaTheme="minorEastAsia" w:hAnsiTheme="minorEastAsia" w:hint="eastAsia"/>
          <w:szCs w:val="28"/>
        </w:rPr>
        <w:t>待训练的情感预测模型</w:t>
      </w:r>
      <w:r w:rsidR="00930A46" w:rsidRPr="007F708C">
        <w:rPr>
          <w:rFonts w:asciiTheme="minorEastAsia" w:eastAsiaTheme="minorEastAsia" w:hAnsiTheme="minorEastAsia" w:hint="eastAsia"/>
          <w:szCs w:val="28"/>
        </w:rPr>
        <w:t>。</w:t>
      </w:r>
    </w:p>
    <w:p w14:paraId="07D88136" w14:textId="7C6ED662" w:rsidR="00117E34" w:rsidRPr="007F708C" w:rsidRDefault="00117E34" w:rsidP="00D62151">
      <w:pPr>
        <w:spacing w:line="460" w:lineRule="exact"/>
        <w:ind w:firstLineChars="200" w:firstLine="560"/>
        <w:rPr>
          <w:rFonts w:asciiTheme="minorEastAsia" w:eastAsiaTheme="minorEastAsia" w:hAnsiTheme="minorEastAsia"/>
          <w:szCs w:val="28"/>
        </w:rPr>
      </w:pPr>
      <w:r w:rsidRPr="007F708C">
        <w:rPr>
          <w:rFonts w:asciiTheme="minorEastAsia" w:eastAsiaTheme="minorEastAsia" w:hAnsiTheme="minorEastAsia" w:hint="eastAsia"/>
          <w:szCs w:val="28"/>
        </w:rPr>
        <w:t>在本实施例中</w:t>
      </w:r>
      <w:r w:rsidR="000B7E6D" w:rsidRPr="007F708C">
        <w:rPr>
          <w:rFonts w:asciiTheme="minorEastAsia" w:eastAsiaTheme="minorEastAsia" w:hAnsiTheme="minorEastAsia" w:hint="eastAsia"/>
          <w:szCs w:val="28"/>
        </w:rPr>
        <w:t>，</w:t>
      </w:r>
      <w:proofErr w:type="gramStart"/>
      <w:r w:rsidR="000B7E6D" w:rsidRPr="007F708C">
        <w:rPr>
          <w:rFonts w:asciiTheme="minorEastAsia" w:eastAsiaTheme="minorEastAsia" w:hAnsiTheme="minorEastAsia" w:hint="eastAsia"/>
          <w:szCs w:val="28"/>
        </w:rPr>
        <w:t>将</w:t>
      </w:r>
      <w:r w:rsidR="007D7451" w:rsidRPr="007F708C">
        <w:rPr>
          <w:rFonts w:asciiTheme="minorEastAsia" w:eastAsiaTheme="minorEastAsia" w:hAnsiTheme="minorEastAsia" w:hint="eastAsia"/>
          <w:szCs w:val="28"/>
        </w:rPr>
        <w:t>领域</w:t>
      </w:r>
      <w:proofErr w:type="gramEnd"/>
      <w:r w:rsidR="007D7451" w:rsidRPr="007F708C">
        <w:rPr>
          <w:rFonts w:asciiTheme="minorEastAsia" w:eastAsiaTheme="minorEastAsia" w:hAnsiTheme="minorEastAsia" w:hint="eastAsia"/>
          <w:szCs w:val="28"/>
        </w:rPr>
        <w:t>无关的情感词</w:t>
      </w:r>
      <w:r w:rsidRPr="007F708C">
        <w:rPr>
          <w:rFonts w:asciiTheme="minorEastAsia" w:eastAsiaTheme="minorEastAsia" w:hAnsiTheme="minorEastAsia" w:hint="eastAsia"/>
          <w:szCs w:val="28"/>
        </w:rPr>
        <w:t>和</w:t>
      </w:r>
      <w:r w:rsidR="000B7E6D" w:rsidRPr="007F708C">
        <w:rPr>
          <w:rFonts w:asciiTheme="minorEastAsia" w:eastAsiaTheme="minorEastAsia" w:hAnsiTheme="minorEastAsia" w:hint="eastAsia"/>
          <w:szCs w:val="28"/>
        </w:rPr>
        <w:t>/表情字符掩盖后作为训练样本用于训练</w:t>
      </w:r>
      <w:r w:rsidR="00CE6403" w:rsidRPr="007F708C">
        <w:rPr>
          <w:rFonts w:asciiTheme="minorEastAsia" w:eastAsiaTheme="minorEastAsia" w:hAnsiTheme="minorEastAsia" w:hint="eastAsia"/>
          <w:szCs w:val="28"/>
        </w:rPr>
        <w:t>待训练的情感预测模型</w:t>
      </w:r>
      <w:r w:rsidR="000B7E6D" w:rsidRPr="007F708C">
        <w:rPr>
          <w:rFonts w:asciiTheme="minorEastAsia" w:eastAsiaTheme="minorEastAsia" w:hAnsiTheme="minorEastAsia" w:hint="eastAsia"/>
          <w:szCs w:val="28"/>
        </w:rPr>
        <w:t>的词情感预测，从而使得</w:t>
      </w:r>
      <w:r w:rsidR="005C77EC">
        <w:rPr>
          <w:rFonts w:asciiTheme="minorEastAsia" w:eastAsiaTheme="minorEastAsia" w:hAnsiTheme="minorEastAsia" w:hint="eastAsia"/>
          <w:szCs w:val="28"/>
        </w:rPr>
        <w:t>训练好</w:t>
      </w:r>
      <w:r w:rsidR="000B7E6D" w:rsidRPr="007F708C">
        <w:rPr>
          <w:rFonts w:asciiTheme="minorEastAsia" w:eastAsiaTheme="minorEastAsia" w:hAnsiTheme="minorEastAsia" w:hint="eastAsia"/>
          <w:szCs w:val="28"/>
        </w:rPr>
        <w:t>的情感预测模型</w:t>
      </w:r>
      <w:r w:rsidR="00CE6403" w:rsidRPr="007F708C">
        <w:rPr>
          <w:rFonts w:asciiTheme="minorEastAsia" w:eastAsiaTheme="minorEastAsia" w:hAnsiTheme="minorEastAsia" w:hint="eastAsia"/>
          <w:szCs w:val="28"/>
        </w:rPr>
        <w:t>能够适应于多个领域的情感预测。</w:t>
      </w:r>
    </w:p>
    <w:p w14:paraId="372D630D" w14:textId="375CE902" w:rsidR="0081549E" w:rsidRPr="007F708C" w:rsidRDefault="005C291E" w:rsidP="0081549E">
      <w:pPr>
        <w:spacing w:line="460" w:lineRule="exact"/>
        <w:ind w:firstLineChars="200" w:firstLine="560"/>
        <w:rPr>
          <w:rFonts w:asciiTheme="minorEastAsia" w:eastAsiaTheme="minorEastAsia" w:hAnsiTheme="minorEastAsia"/>
          <w:szCs w:val="28"/>
        </w:rPr>
      </w:pPr>
      <w:r w:rsidRPr="007F708C">
        <w:rPr>
          <w:rFonts w:asciiTheme="minorEastAsia" w:eastAsiaTheme="minorEastAsia" w:hAnsiTheme="minorEastAsia" w:hint="eastAsia"/>
          <w:szCs w:val="28"/>
        </w:rPr>
        <w:t>应该指出的是，掩盖</w:t>
      </w:r>
      <w:r w:rsidR="00A45B44">
        <w:rPr>
          <w:rFonts w:asciiTheme="minorEastAsia" w:eastAsiaTheme="minorEastAsia" w:hAnsiTheme="minorEastAsia" w:hint="eastAsia"/>
          <w:szCs w:val="28"/>
        </w:rPr>
        <w:t>操作</w:t>
      </w:r>
      <w:r w:rsidR="0041126B" w:rsidRPr="007F708C">
        <w:rPr>
          <w:rFonts w:asciiTheme="minorEastAsia" w:eastAsiaTheme="minorEastAsia" w:hAnsiTheme="minorEastAsia" w:hint="eastAsia"/>
          <w:szCs w:val="28"/>
        </w:rPr>
        <w:t>不仅</w:t>
      </w:r>
      <w:r w:rsidR="0081549E" w:rsidRPr="007F708C">
        <w:rPr>
          <w:rFonts w:asciiTheme="minorEastAsia" w:eastAsiaTheme="minorEastAsia" w:hAnsiTheme="minorEastAsia" w:hint="eastAsia"/>
          <w:szCs w:val="28"/>
        </w:rPr>
        <w:t>是</w:t>
      </w:r>
      <w:r w:rsidR="0041126B" w:rsidRPr="007F708C">
        <w:rPr>
          <w:rFonts w:asciiTheme="minorEastAsia" w:eastAsiaTheme="minorEastAsia" w:hAnsiTheme="minorEastAsia" w:hint="eastAsia"/>
          <w:szCs w:val="28"/>
        </w:rPr>
        <w:t>对无标签文本数据中的</w:t>
      </w:r>
      <w:r w:rsidR="007D7451" w:rsidRPr="007F708C">
        <w:rPr>
          <w:rFonts w:asciiTheme="minorEastAsia" w:eastAsiaTheme="minorEastAsia" w:hAnsiTheme="minorEastAsia" w:hint="eastAsia"/>
          <w:szCs w:val="28"/>
        </w:rPr>
        <w:t>领域无关的情感词</w:t>
      </w:r>
      <w:r w:rsidR="0041126B" w:rsidRPr="007F708C">
        <w:rPr>
          <w:rFonts w:asciiTheme="minorEastAsia" w:eastAsiaTheme="minorEastAsia" w:hAnsiTheme="minorEastAsia" w:hint="eastAsia"/>
          <w:szCs w:val="28"/>
        </w:rPr>
        <w:t>和/或表情字符进行</w:t>
      </w:r>
      <w:r w:rsidR="00CB6BD8" w:rsidRPr="007F708C">
        <w:rPr>
          <w:rFonts w:asciiTheme="minorEastAsia" w:eastAsiaTheme="minorEastAsia" w:hAnsiTheme="minorEastAsia" w:hint="eastAsia"/>
          <w:szCs w:val="28"/>
        </w:rPr>
        <w:t>掩盖</w:t>
      </w:r>
      <w:r w:rsidR="0041126B" w:rsidRPr="007F708C">
        <w:rPr>
          <w:rFonts w:asciiTheme="minorEastAsia" w:eastAsiaTheme="minorEastAsia" w:hAnsiTheme="minorEastAsia" w:hint="eastAsia"/>
          <w:szCs w:val="28"/>
        </w:rPr>
        <w:t>，还</w:t>
      </w:r>
      <w:r w:rsidR="00754CAF">
        <w:rPr>
          <w:rFonts w:asciiTheme="minorEastAsia" w:eastAsiaTheme="minorEastAsia" w:hAnsiTheme="minorEastAsia" w:hint="eastAsia"/>
          <w:szCs w:val="28"/>
        </w:rPr>
        <w:t>会</w:t>
      </w:r>
      <w:r w:rsidR="0041126B" w:rsidRPr="007F708C">
        <w:rPr>
          <w:rFonts w:asciiTheme="minorEastAsia" w:eastAsiaTheme="minorEastAsia" w:hAnsiTheme="minorEastAsia" w:hint="eastAsia"/>
          <w:szCs w:val="28"/>
        </w:rPr>
        <w:t>对除此之外的普通词</w:t>
      </w:r>
      <w:r w:rsidR="00215377" w:rsidRPr="007F708C">
        <w:rPr>
          <w:rFonts w:asciiTheme="minorEastAsia" w:eastAsiaTheme="minorEastAsia" w:hAnsiTheme="minorEastAsia" w:hint="eastAsia"/>
          <w:szCs w:val="28"/>
        </w:rPr>
        <w:t>进行</w:t>
      </w:r>
      <w:r w:rsidR="00CB6BD8" w:rsidRPr="007F708C">
        <w:rPr>
          <w:rFonts w:asciiTheme="minorEastAsia" w:eastAsiaTheme="minorEastAsia" w:hAnsiTheme="minorEastAsia" w:hint="eastAsia"/>
          <w:szCs w:val="28"/>
        </w:rPr>
        <w:t>掩盖</w:t>
      </w:r>
      <w:r w:rsidR="00215377" w:rsidRPr="007F708C">
        <w:rPr>
          <w:rFonts w:asciiTheme="minorEastAsia" w:eastAsiaTheme="minorEastAsia" w:hAnsiTheme="minorEastAsia" w:hint="eastAsia"/>
          <w:szCs w:val="28"/>
        </w:rPr>
        <w:t>，</w:t>
      </w:r>
      <w:r w:rsidR="00B81677">
        <w:rPr>
          <w:rFonts w:asciiTheme="minorEastAsia" w:eastAsiaTheme="minorEastAsia" w:hAnsiTheme="minorEastAsia" w:hint="eastAsia"/>
          <w:szCs w:val="28"/>
        </w:rPr>
        <w:t>对于同一个无标签文本数据，可以分多次对其中的不同</w:t>
      </w:r>
      <w:proofErr w:type="gramStart"/>
      <w:r w:rsidR="00B81677">
        <w:rPr>
          <w:rFonts w:asciiTheme="minorEastAsia" w:eastAsiaTheme="minorEastAsia" w:hAnsiTheme="minorEastAsia" w:hint="eastAsia"/>
          <w:szCs w:val="28"/>
        </w:rPr>
        <w:t>词实施</w:t>
      </w:r>
      <w:proofErr w:type="gramEnd"/>
      <w:r w:rsidR="00B81677">
        <w:rPr>
          <w:rFonts w:asciiTheme="minorEastAsia" w:eastAsiaTheme="minorEastAsia" w:hAnsiTheme="minorEastAsia" w:hint="eastAsia"/>
          <w:szCs w:val="28"/>
        </w:rPr>
        <w:t>掩盖操作</w:t>
      </w:r>
      <w:r w:rsidR="0081549E" w:rsidRPr="007F708C">
        <w:rPr>
          <w:rFonts w:asciiTheme="minorEastAsia" w:eastAsiaTheme="minorEastAsia" w:hAnsiTheme="minorEastAsia" w:hint="eastAsia"/>
          <w:szCs w:val="28"/>
        </w:rPr>
        <w:t>，然后将多个</w:t>
      </w:r>
      <w:r w:rsidR="00CB6BD8" w:rsidRPr="007F708C">
        <w:rPr>
          <w:rFonts w:asciiTheme="minorEastAsia" w:eastAsiaTheme="minorEastAsia" w:hAnsiTheme="minorEastAsia" w:hint="eastAsia"/>
          <w:szCs w:val="28"/>
        </w:rPr>
        <w:t>掩盖</w:t>
      </w:r>
      <w:r w:rsidR="0081549E" w:rsidRPr="007F708C">
        <w:rPr>
          <w:rFonts w:asciiTheme="minorEastAsia" w:eastAsiaTheme="minorEastAsia" w:hAnsiTheme="minorEastAsia" w:hint="eastAsia"/>
          <w:szCs w:val="28"/>
        </w:rPr>
        <w:t>后的无标签文本数据分多次地</w:t>
      </w:r>
      <w:proofErr w:type="gramStart"/>
      <w:r w:rsidR="0081549E" w:rsidRPr="007F708C">
        <w:rPr>
          <w:rFonts w:asciiTheme="minorEastAsia" w:eastAsiaTheme="minorEastAsia" w:hAnsiTheme="minorEastAsia" w:hint="eastAsia"/>
          <w:szCs w:val="28"/>
        </w:rPr>
        <w:t>输入给待训</w:t>
      </w:r>
      <w:proofErr w:type="gramEnd"/>
      <w:r w:rsidR="0081549E" w:rsidRPr="007F708C">
        <w:rPr>
          <w:rFonts w:asciiTheme="minorEastAsia" w:eastAsiaTheme="minorEastAsia" w:hAnsiTheme="minorEastAsia" w:hint="eastAsia"/>
          <w:szCs w:val="28"/>
        </w:rPr>
        <w:t>练的情感预测模型进行训练。</w:t>
      </w:r>
      <w:r w:rsidR="00B845F9" w:rsidRPr="007F708C">
        <w:rPr>
          <w:rFonts w:asciiTheme="minorEastAsia" w:eastAsiaTheme="minorEastAsia" w:hAnsiTheme="minorEastAsia" w:hint="eastAsia"/>
          <w:szCs w:val="28"/>
        </w:rPr>
        <w:t xml:space="preserve"> </w:t>
      </w:r>
    </w:p>
    <w:p w14:paraId="67F037F1" w14:textId="5841EF1C" w:rsidR="00CB6BD8" w:rsidRPr="007F708C" w:rsidRDefault="00CB6BD8" w:rsidP="0081549E">
      <w:pPr>
        <w:spacing w:line="460" w:lineRule="exact"/>
        <w:ind w:firstLineChars="200" w:firstLine="560"/>
        <w:rPr>
          <w:rFonts w:asciiTheme="minorEastAsia" w:eastAsiaTheme="minorEastAsia" w:hAnsiTheme="minorEastAsia"/>
          <w:szCs w:val="28"/>
        </w:rPr>
      </w:pPr>
      <w:r w:rsidRPr="007F708C">
        <w:rPr>
          <w:rFonts w:asciiTheme="minorEastAsia" w:eastAsiaTheme="minorEastAsia" w:hAnsiTheme="minorEastAsia" w:hint="eastAsia"/>
          <w:szCs w:val="28"/>
        </w:rPr>
        <w:t>可选地，遮盖操作可为随机进行的遮盖操作。但是为了得到适用于多个领域的情感预测模型，</w:t>
      </w:r>
      <w:r w:rsidR="007D7451" w:rsidRPr="007F708C">
        <w:rPr>
          <w:rFonts w:asciiTheme="minorEastAsia" w:eastAsiaTheme="minorEastAsia" w:hAnsiTheme="minorEastAsia" w:hint="eastAsia"/>
          <w:szCs w:val="28"/>
        </w:rPr>
        <w:t>领域无关的情感词</w:t>
      </w:r>
      <w:r w:rsidRPr="007F708C">
        <w:rPr>
          <w:rFonts w:asciiTheme="minorEastAsia" w:eastAsiaTheme="minorEastAsia" w:hAnsiTheme="minorEastAsia" w:hint="eastAsia"/>
          <w:szCs w:val="28"/>
        </w:rPr>
        <w:t>和/或表情字符在多个无标签文本数据中被设置为比除此之外的其他词有更大的概率被掩盖。</w:t>
      </w:r>
    </w:p>
    <w:p w14:paraId="1FBFBA18" w14:textId="2345F0A2" w:rsidR="00051F25" w:rsidRPr="007F708C" w:rsidRDefault="002B681F" w:rsidP="00051F25">
      <w:pPr>
        <w:spacing w:line="460" w:lineRule="exact"/>
        <w:ind w:firstLineChars="200" w:firstLine="560"/>
        <w:rPr>
          <w:rFonts w:asciiTheme="minorEastAsia" w:eastAsiaTheme="minorEastAsia" w:hAnsiTheme="minorEastAsia"/>
          <w:szCs w:val="28"/>
        </w:rPr>
      </w:pPr>
      <w:r w:rsidRPr="007F708C">
        <w:rPr>
          <w:rFonts w:asciiTheme="minorEastAsia" w:eastAsiaTheme="minorEastAsia" w:hAnsiTheme="minorEastAsia" w:hint="eastAsia"/>
          <w:szCs w:val="28"/>
        </w:rPr>
        <w:t>图3是一个</w:t>
      </w:r>
      <w:r w:rsidR="004201D5" w:rsidRPr="007F708C">
        <w:rPr>
          <w:rFonts w:asciiTheme="minorEastAsia" w:eastAsiaTheme="minorEastAsia" w:hAnsiTheme="minorEastAsia" w:hint="eastAsia"/>
          <w:szCs w:val="28"/>
        </w:rPr>
        <w:t>transformer编码器</w:t>
      </w:r>
      <w:r w:rsidRPr="007F708C">
        <w:rPr>
          <w:rFonts w:asciiTheme="minorEastAsia" w:eastAsiaTheme="minorEastAsia" w:hAnsiTheme="minorEastAsia" w:hint="eastAsia"/>
          <w:szCs w:val="28"/>
        </w:rPr>
        <w:t>的网络结构示意图</w:t>
      </w:r>
      <w:r w:rsidR="00B23B41" w:rsidRPr="007F708C">
        <w:rPr>
          <w:rFonts w:asciiTheme="minorEastAsia" w:eastAsiaTheme="minorEastAsia" w:hAnsiTheme="minorEastAsia" w:hint="eastAsia"/>
          <w:szCs w:val="28"/>
        </w:rPr>
        <w:t>。</w:t>
      </w:r>
    </w:p>
    <w:p w14:paraId="25F8C506" w14:textId="5B932A95" w:rsidR="009C0875" w:rsidRPr="007F708C" w:rsidRDefault="00783D2E" w:rsidP="0084162B">
      <w:pPr>
        <w:spacing w:line="460" w:lineRule="exact"/>
        <w:ind w:firstLineChars="200" w:firstLine="560"/>
        <w:rPr>
          <w:rFonts w:asciiTheme="minorEastAsia" w:eastAsiaTheme="minorEastAsia" w:hAnsiTheme="minorEastAsia"/>
          <w:szCs w:val="28"/>
        </w:rPr>
      </w:pPr>
      <w:r w:rsidRPr="007F708C">
        <w:rPr>
          <w:rFonts w:asciiTheme="minorEastAsia" w:eastAsiaTheme="minorEastAsia" w:hAnsiTheme="minorEastAsia" w:hint="eastAsia"/>
          <w:szCs w:val="28"/>
        </w:rPr>
        <w:t>参考图上所示，</w:t>
      </w:r>
      <w:r w:rsidR="000A3909" w:rsidRPr="007F708C">
        <w:rPr>
          <w:rFonts w:asciiTheme="minorEastAsia" w:eastAsiaTheme="minorEastAsia" w:hAnsiTheme="minorEastAsia" w:hint="eastAsia"/>
          <w:szCs w:val="28"/>
        </w:rPr>
        <w:t>编码器3</w:t>
      </w:r>
      <w:r w:rsidR="000A3909" w:rsidRPr="007F708C">
        <w:rPr>
          <w:rFonts w:asciiTheme="minorEastAsia" w:eastAsiaTheme="minorEastAsia" w:hAnsiTheme="minorEastAsia"/>
          <w:szCs w:val="28"/>
        </w:rPr>
        <w:t>00</w:t>
      </w:r>
      <w:r w:rsidR="000A3909" w:rsidRPr="007F708C">
        <w:rPr>
          <w:rFonts w:asciiTheme="minorEastAsia" w:eastAsiaTheme="minorEastAsia" w:hAnsiTheme="minorEastAsia" w:hint="eastAsia"/>
          <w:szCs w:val="28"/>
        </w:rPr>
        <w:t>的输入数据是</w:t>
      </w:r>
      <w:r w:rsidR="00B21D84" w:rsidRPr="007F708C">
        <w:rPr>
          <w:rFonts w:asciiTheme="minorEastAsia" w:eastAsiaTheme="minorEastAsia" w:hAnsiTheme="minorEastAsia" w:hint="eastAsia"/>
          <w:szCs w:val="28"/>
        </w:rPr>
        <w:t>文本数据</w:t>
      </w:r>
      <w:r w:rsidR="009C0875" w:rsidRPr="007F708C">
        <w:rPr>
          <w:rFonts w:asciiTheme="minorEastAsia" w:eastAsiaTheme="minorEastAsia" w:hAnsiTheme="minorEastAsia" w:hint="eastAsia"/>
          <w:szCs w:val="28"/>
        </w:rPr>
        <w:t>的每个词对应的词向量</w:t>
      </w:r>
      <w:r w:rsidR="00BD6E54" w:rsidRPr="007F708C">
        <w:rPr>
          <w:rFonts w:asciiTheme="minorEastAsia" w:eastAsiaTheme="minorEastAsia" w:hAnsiTheme="minorEastAsia" w:hint="eastAsia"/>
          <w:szCs w:val="28"/>
        </w:rPr>
        <w:t>3</w:t>
      </w:r>
      <w:r w:rsidR="00BD6E54" w:rsidRPr="007F708C">
        <w:rPr>
          <w:rFonts w:asciiTheme="minorEastAsia" w:eastAsiaTheme="minorEastAsia" w:hAnsiTheme="minorEastAsia"/>
          <w:szCs w:val="28"/>
        </w:rPr>
        <w:t>11</w:t>
      </w:r>
      <w:r w:rsidR="009C0875" w:rsidRPr="007F708C">
        <w:rPr>
          <w:rFonts w:asciiTheme="minorEastAsia" w:eastAsiaTheme="minorEastAsia" w:hAnsiTheme="minorEastAsia" w:hint="eastAsia"/>
          <w:szCs w:val="28"/>
        </w:rPr>
        <w:t>以及根据</w:t>
      </w:r>
      <w:r w:rsidR="00F36171" w:rsidRPr="007F708C">
        <w:rPr>
          <w:rFonts w:asciiTheme="minorEastAsia" w:eastAsiaTheme="minorEastAsia" w:hAnsiTheme="minorEastAsia" w:hint="eastAsia"/>
          <w:szCs w:val="28"/>
        </w:rPr>
        <w:t>每个词的位置</w:t>
      </w:r>
      <w:r w:rsidR="009C0875" w:rsidRPr="007F708C">
        <w:rPr>
          <w:rFonts w:asciiTheme="minorEastAsia" w:eastAsiaTheme="minorEastAsia" w:hAnsiTheme="minorEastAsia" w:hint="eastAsia"/>
          <w:szCs w:val="28"/>
        </w:rPr>
        <w:t>信息</w:t>
      </w:r>
      <w:r w:rsidR="00F36171" w:rsidRPr="007F708C">
        <w:rPr>
          <w:rFonts w:asciiTheme="minorEastAsia" w:eastAsiaTheme="minorEastAsia" w:hAnsiTheme="minorEastAsia" w:hint="eastAsia"/>
          <w:szCs w:val="28"/>
        </w:rPr>
        <w:t>得到的位置编码</w:t>
      </w:r>
      <w:r w:rsidR="00BD6E54" w:rsidRPr="007F708C">
        <w:rPr>
          <w:rFonts w:asciiTheme="minorEastAsia" w:eastAsiaTheme="minorEastAsia" w:hAnsiTheme="minorEastAsia" w:hint="eastAsia"/>
          <w:szCs w:val="28"/>
        </w:rPr>
        <w:t>向量3</w:t>
      </w:r>
      <w:r w:rsidR="00BD6E54" w:rsidRPr="007F708C">
        <w:rPr>
          <w:rFonts w:asciiTheme="minorEastAsia" w:eastAsiaTheme="minorEastAsia" w:hAnsiTheme="minorEastAsia"/>
          <w:szCs w:val="28"/>
        </w:rPr>
        <w:t>12</w:t>
      </w:r>
      <w:r w:rsidR="00F36171" w:rsidRPr="007F708C">
        <w:rPr>
          <w:rFonts w:asciiTheme="minorEastAsia" w:eastAsiaTheme="minorEastAsia" w:hAnsiTheme="minorEastAsia" w:hint="eastAsia"/>
          <w:szCs w:val="28"/>
        </w:rPr>
        <w:t>。</w:t>
      </w:r>
      <w:r w:rsidR="009C0875" w:rsidRPr="007F708C">
        <w:rPr>
          <w:rFonts w:asciiTheme="minorEastAsia" w:eastAsiaTheme="minorEastAsia" w:hAnsiTheme="minorEastAsia" w:hint="eastAsia"/>
          <w:szCs w:val="28"/>
        </w:rPr>
        <w:t>位置编码</w:t>
      </w:r>
      <w:r w:rsidR="00BD6E54" w:rsidRPr="007F708C">
        <w:rPr>
          <w:rFonts w:asciiTheme="minorEastAsia" w:eastAsiaTheme="minorEastAsia" w:hAnsiTheme="minorEastAsia" w:hint="eastAsia"/>
          <w:szCs w:val="28"/>
        </w:rPr>
        <w:t>向量3</w:t>
      </w:r>
      <w:r w:rsidR="00BD6E54" w:rsidRPr="007F708C">
        <w:rPr>
          <w:rFonts w:asciiTheme="minorEastAsia" w:eastAsiaTheme="minorEastAsia" w:hAnsiTheme="minorEastAsia"/>
          <w:szCs w:val="28"/>
        </w:rPr>
        <w:t>12</w:t>
      </w:r>
      <w:r w:rsidR="009C0875" w:rsidRPr="007F708C">
        <w:rPr>
          <w:rFonts w:asciiTheme="minorEastAsia" w:eastAsiaTheme="minorEastAsia" w:hAnsiTheme="minorEastAsia" w:hint="eastAsia"/>
          <w:szCs w:val="28"/>
        </w:rPr>
        <w:t>根据每个词在文本数据中的相对位置或绝对位置的信息生成。现有技术中有多种位置编码</w:t>
      </w:r>
      <w:r w:rsidR="00706067" w:rsidRPr="007F708C">
        <w:rPr>
          <w:rFonts w:asciiTheme="minorEastAsia" w:eastAsiaTheme="minorEastAsia" w:hAnsiTheme="minorEastAsia" w:hint="eastAsia"/>
          <w:szCs w:val="28"/>
        </w:rPr>
        <w:t>算法</w:t>
      </w:r>
      <w:r w:rsidR="009C0875" w:rsidRPr="007F708C">
        <w:rPr>
          <w:rFonts w:asciiTheme="minorEastAsia" w:eastAsiaTheme="minorEastAsia" w:hAnsiTheme="minorEastAsia" w:hint="eastAsia"/>
          <w:szCs w:val="28"/>
        </w:rPr>
        <w:t>可供选择，</w:t>
      </w:r>
      <w:r w:rsidR="007835C7" w:rsidRPr="007F708C">
        <w:rPr>
          <w:rFonts w:asciiTheme="minorEastAsia" w:eastAsiaTheme="minorEastAsia" w:hAnsiTheme="minorEastAsia" w:hint="eastAsia"/>
          <w:szCs w:val="28"/>
        </w:rPr>
        <w:t>这里就不一</w:t>
      </w:r>
      <w:proofErr w:type="gramStart"/>
      <w:r w:rsidR="007835C7" w:rsidRPr="007F708C">
        <w:rPr>
          <w:rFonts w:asciiTheme="minorEastAsia" w:eastAsiaTheme="minorEastAsia" w:hAnsiTheme="minorEastAsia" w:hint="eastAsia"/>
          <w:szCs w:val="28"/>
        </w:rPr>
        <w:t>一</w:t>
      </w:r>
      <w:proofErr w:type="gramEnd"/>
      <w:r w:rsidR="007835C7" w:rsidRPr="007F708C">
        <w:rPr>
          <w:rFonts w:asciiTheme="minorEastAsia" w:eastAsiaTheme="minorEastAsia" w:hAnsiTheme="minorEastAsia" w:hint="eastAsia"/>
          <w:szCs w:val="28"/>
        </w:rPr>
        <w:t>描述。</w:t>
      </w:r>
    </w:p>
    <w:p w14:paraId="4197772F" w14:textId="1D6FC5C0" w:rsidR="0031510C" w:rsidRPr="007F708C" w:rsidRDefault="00BD6E54" w:rsidP="00C307F4">
      <w:pPr>
        <w:spacing w:line="460" w:lineRule="exact"/>
        <w:ind w:firstLineChars="200" w:firstLine="560"/>
        <w:rPr>
          <w:rFonts w:asciiTheme="minorEastAsia" w:eastAsiaTheme="minorEastAsia" w:hAnsiTheme="minorEastAsia"/>
          <w:szCs w:val="28"/>
        </w:rPr>
      </w:pPr>
      <w:r w:rsidRPr="007F708C">
        <w:rPr>
          <w:rFonts w:asciiTheme="minorEastAsia" w:eastAsiaTheme="minorEastAsia" w:hAnsiTheme="minorEastAsia" w:hint="eastAsia"/>
          <w:szCs w:val="28"/>
        </w:rPr>
        <w:t>如图上所示，</w:t>
      </w:r>
      <w:r w:rsidR="007114B7" w:rsidRPr="007F708C">
        <w:rPr>
          <w:rFonts w:asciiTheme="minorEastAsia" w:eastAsiaTheme="minorEastAsia" w:hAnsiTheme="minorEastAsia" w:hint="eastAsia"/>
          <w:szCs w:val="28"/>
        </w:rPr>
        <w:t>编码器300</w:t>
      </w:r>
      <w:r w:rsidRPr="007F708C">
        <w:rPr>
          <w:rFonts w:asciiTheme="minorEastAsia" w:eastAsiaTheme="minorEastAsia" w:hAnsiTheme="minorEastAsia" w:hint="eastAsia"/>
          <w:szCs w:val="28"/>
        </w:rPr>
        <w:t>由两个子层组成。第一个子层</w:t>
      </w:r>
      <w:r w:rsidR="004B6716" w:rsidRPr="007F708C">
        <w:rPr>
          <w:rFonts w:asciiTheme="minorEastAsia" w:eastAsiaTheme="minorEastAsia" w:hAnsiTheme="minorEastAsia" w:hint="eastAsia"/>
          <w:szCs w:val="28"/>
        </w:rPr>
        <w:t>包括</w:t>
      </w:r>
      <w:r w:rsidR="000D5881" w:rsidRPr="007F708C">
        <w:rPr>
          <w:rFonts w:asciiTheme="minorEastAsia" w:eastAsiaTheme="minorEastAsia" w:hAnsiTheme="minorEastAsia" w:hint="eastAsia"/>
          <w:szCs w:val="28"/>
        </w:rPr>
        <w:t>用于自注意力操作</w:t>
      </w:r>
      <w:r w:rsidR="00D45EDA" w:rsidRPr="007F708C">
        <w:rPr>
          <w:rFonts w:asciiTheme="minorEastAsia" w:eastAsiaTheme="minorEastAsia" w:hAnsiTheme="minorEastAsia" w:hint="eastAsia"/>
          <w:szCs w:val="28"/>
        </w:rPr>
        <w:t>的</w:t>
      </w:r>
      <w:r w:rsidR="00B50EAA" w:rsidRPr="007F708C">
        <w:rPr>
          <w:rFonts w:asciiTheme="minorEastAsia" w:eastAsiaTheme="minorEastAsia" w:hAnsiTheme="minorEastAsia" w:hint="eastAsia"/>
          <w:szCs w:val="28"/>
        </w:rPr>
        <w:t>自</w:t>
      </w:r>
      <w:r w:rsidR="004B6716" w:rsidRPr="007F708C">
        <w:rPr>
          <w:rFonts w:asciiTheme="minorEastAsia" w:eastAsiaTheme="minorEastAsia" w:hAnsiTheme="minorEastAsia" w:hint="eastAsia"/>
          <w:szCs w:val="28"/>
        </w:rPr>
        <w:t>注意力层3</w:t>
      </w:r>
      <w:r w:rsidR="004B6716" w:rsidRPr="007F708C">
        <w:rPr>
          <w:rFonts w:asciiTheme="minorEastAsia" w:eastAsiaTheme="minorEastAsia" w:hAnsiTheme="minorEastAsia"/>
          <w:szCs w:val="28"/>
        </w:rPr>
        <w:t>01</w:t>
      </w:r>
      <w:r w:rsidR="004B6716" w:rsidRPr="007F708C">
        <w:rPr>
          <w:rFonts w:asciiTheme="minorEastAsia" w:eastAsiaTheme="minorEastAsia" w:hAnsiTheme="minorEastAsia" w:hint="eastAsia"/>
          <w:szCs w:val="28"/>
        </w:rPr>
        <w:t>，第二个子层包括全连接前馈网络</w:t>
      </w:r>
      <w:r w:rsidR="008E4D34" w:rsidRPr="007F708C">
        <w:rPr>
          <w:rFonts w:asciiTheme="minorEastAsia" w:eastAsiaTheme="minorEastAsia" w:hAnsiTheme="minorEastAsia" w:hint="eastAsia"/>
          <w:szCs w:val="28"/>
        </w:rPr>
        <w:t>3</w:t>
      </w:r>
      <w:r w:rsidR="008E4D34" w:rsidRPr="007F708C">
        <w:rPr>
          <w:rFonts w:asciiTheme="minorEastAsia" w:eastAsiaTheme="minorEastAsia" w:hAnsiTheme="minorEastAsia"/>
          <w:szCs w:val="28"/>
        </w:rPr>
        <w:t>03</w:t>
      </w:r>
      <w:r w:rsidR="008E4D34" w:rsidRPr="007F708C">
        <w:rPr>
          <w:rFonts w:asciiTheme="minorEastAsia" w:eastAsiaTheme="minorEastAsia" w:hAnsiTheme="minorEastAsia" w:hint="eastAsia"/>
          <w:szCs w:val="28"/>
        </w:rPr>
        <w:t>。</w:t>
      </w:r>
      <w:r w:rsidR="00D76CD0" w:rsidRPr="007F708C">
        <w:rPr>
          <w:rFonts w:asciiTheme="minorEastAsia" w:eastAsiaTheme="minorEastAsia" w:hAnsiTheme="minorEastAsia" w:hint="eastAsia"/>
          <w:szCs w:val="28"/>
        </w:rPr>
        <w:t>在每两个子层之间都使用了残差连接(Residual Connection) 和归一化（对应于归一化层302和归一化层304</w:t>
      </w:r>
      <w:r w:rsidR="003C6312">
        <w:rPr>
          <w:rFonts w:asciiTheme="minorEastAsia" w:eastAsiaTheme="minorEastAsia" w:hAnsiTheme="minorEastAsia" w:hint="eastAsia"/>
          <w:szCs w:val="28"/>
        </w:rPr>
        <w:t>）。每个子层的输出可以表示为</w:t>
      </w:r>
      <w:r w:rsidR="00D76CD0" w:rsidRPr="007F708C">
        <w:rPr>
          <w:rFonts w:asciiTheme="minorEastAsia" w:eastAsiaTheme="minorEastAsia" w:hAnsiTheme="minorEastAsia" w:hint="eastAsia"/>
          <w:szCs w:val="28"/>
        </w:rPr>
        <w:t>：</w:t>
      </w:r>
      <w:proofErr w:type="spellStart"/>
      <w:r w:rsidR="00D76CD0" w:rsidRPr="007F708C">
        <w:rPr>
          <w:rFonts w:asciiTheme="minorEastAsia" w:eastAsiaTheme="minorEastAsia" w:hAnsiTheme="minorEastAsia" w:hint="eastAsia"/>
          <w:szCs w:val="28"/>
        </w:rPr>
        <w:t>LayerNorm</w:t>
      </w:r>
      <w:proofErr w:type="spellEnd"/>
      <w:r w:rsidR="00D76CD0" w:rsidRPr="007F708C">
        <w:rPr>
          <w:rFonts w:asciiTheme="minorEastAsia" w:eastAsiaTheme="minorEastAsia" w:hAnsiTheme="minorEastAsia" w:hint="eastAsia"/>
          <w:szCs w:val="28"/>
        </w:rPr>
        <w:t>(x +Sublayer(x)), Sublayer(x)是分别是</w:t>
      </w:r>
      <w:r w:rsidR="00217FD5" w:rsidRPr="007F708C">
        <w:rPr>
          <w:rFonts w:asciiTheme="minorEastAsia" w:eastAsiaTheme="minorEastAsia" w:hAnsiTheme="minorEastAsia" w:hint="eastAsia"/>
          <w:szCs w:val="28"/>
        </w:rPr>
        <w:t>自</w:t>
      </w:r>
      <w:r w:rsidR="00D76CD0" w:rsidRPr="007F708C">
        <w:rPr>
          <w:rFonts w:asciiTheme="minorEastAsia" w:eastAsiaTheme="minorEastAsia" w:hAnsiTheme="minorEastAsia" w:hint="eastAsia"/>
          <w:szCs w:val="28"/>
        </w:rPr>
        <w:t>注意力层301和全连接前馈网络303实现的函数。</w:t>
      </w:r>
      <w:r w:rsidR="005372F1" w:rsidRPr="007F708C">
        <w:rPr>
          <w:rFonts w:asciiTheme="minorEastAsia" w:eastAsiaTheme="minorEastAsia" w:hAnsiTheme="minorEastAsia" w:hint="eastAsia"/>
          <w:szCs w:val="28"/>
        </w:rPr>
        <w:t>自注意力层301</w:t>
      </w:r>
      <w:r w:rsidR="003C06D5" w:rsidRPr="007F708C">
        <w:rPr>
          <w:rFonts w:asciiTheme="minorEastAsia" w:eastAsiaTheme="minorEastAsia" w:hAnsiTheme="minorEastAsia" w:hint="eastAsia"/>
          <w:szCs w:val="28"/>
        </w:rPr>
        <w:t>实现</w:t>
      </w:r>
      <w:r w:rsidR="00CB5C12" w:rsidRPr="007F708C">
        <w:rPr>
          <w:rFonts w:asciiTheme="minorEastAsia" w:eastAsiaTheme="minorEastAsia" w:hAnsiTheme="minorEastAsia" w:hint="eastAsia"/>
          <w:szCs w:val="28"/>
        </w:rPr>
        <w:t>的函数如下所示</w:t>
      </w:r>
      <w:r w:rsidR="009E47E3" w:rsidRPr="007F708C">
        <w:rPr>
          <w:rFonts w:asciiTheme="minorEastAsia" w:eastAsiaTheme="minorEastAsia" w:hAnsiTheme="minorEastAsia" w:hint="eastAsia"/>
          <w:szCs w:val="28"/>
        </w:rPr>
        <w:t>：</w:t>
      </w:r>
    </w:p>
    <w:p w14:paraId="08196FCC" w14:textId="4D535DE9" w:rsidR="002B43E5" w:rsidRPr="007F708C" w:rsidRDefault="00A73C29" w:rsidP="002B43E5">
      <w:pPr>
        <w:spacing w:line="460" w:lineRule="exact"/>
        <w:ind w:firstLineChars="200" w:firstLine="560"/>
        <w:jc w:val="center"/>
        <w:rPr>
          <w:rFonts w:asciiTheme="minorEastAsia" w:eastAsiaTheme="minorEastAsia" w:hAnsiTheme="minorEastAsia"/>
          <w:szCs w:val="28"/>
        </w:rPr>
      </w:pPr>
      <m:oMath>
        <m:sSup>
          <m:sSupPr>
            <m:ctrlPr>
              <w:rPr>
                <w:rFonts w:ascii="Cambria Math" w:eastAsiaTheme="minorEastAsia" w:hAnsi="Cambria Math"/>
                <w:szCs w:val="28"/>
              </w:rPr>
            </m:ctrlPr>
          </m:sSupPr>
          <m:e>
            <m:r>
              <w:rPr>
                <w:rFonts w:ascii="Cambria Math" w:eastAsiaTheme="minorEastAsia" w:hAnsi="Cambria Math"/>
                <w:szCs w:val="28"/>
              </w:rPr>
              <m:t>X*w</m:t>
            </m:r>
          </m:e>
          <m:sup>
            <m:r>
              <w:rPr>
                <w:rFonts w:ascii="Cambria Math" w:eastAsiaTheme="minorEastAsia" w:hAnsi="Cambria Math"/>
                <w:szCs w:val="28"/>
              </w:rPr>
              <m:t>Q</m:t>
            </m:r>
          </m:sup>
        </m:sSup>
        <m:r>
          <m:rPr>
            <m:sty m:val="p"/>
          </m:rPr>
          <w:rPr>
            <w:rFonts w:ascii="Cambria Math" w:eastAsiaTheme="minorEastAsia" w:hAnsi="Cambria Math" w:hint="eastAsia"/>
            <w:szCs w:val="28"/>
          </w:rPr>
          <m:t>=Q</m:t>
        </m:r>
      </m:oMath>
      <w:r w:rsidR="002B43E5" w:rsidRPr="007F708C">
        <w:rPr>
          <w:rFonts w:asciiTheme="minorEastAsia" w:eastAsiaTheme="minorEastAsia" w:hAnsiTheme="minorEastAsia" w:hint="eastAsia"/>
          <w:szCs w:val="28"/>
        </w:rPr>
        <w:t xml:space="preserve"> </w:t>
      </w:r>
      <w:r w:rsidR="002B43E5" w:rsidRPr="007F708C">
        <w:rPr>
          <w:rFonts w:asciiTheme="minorEastAsia" w:eastAsiaTheme="minorEastAsia" w:hAnsiTheme="minorEastAsia"/>
          <w:szCs w:val="28"/>
        </w:rPr>
        <w:t xml:space="preserve"> </w:t>
      </w:r>
      <w:r w:rsidR="002B43E5" w:rsidRPr="007F708C">
        <w:rPr>
          <w:rFonts w:asciiTheme="minorEastAsia" w:eastAsiaTheme="minorEastAsia" w:hAnsiTheme="minorEastAsia" w:hint="eastAsia"/>
          <w:szCs w:val="28"/>
        </w:rPr>
        <w:t>（1）</w:t>
      </w:r>
    </w:p>
    <w:p w14:paraId="2149729E" w14:textId="1793E0BA" w:rsidR="002B43E5" w:rsidRPr="007F708C" w:rsidRDefault="00A73C29" w:rsidP="002B43E5">
      <w:pPr>
        <w:spacing w:line="460" w:lineRule="exact"/>
        <w:ind w:firstLineChars="200" w:firstLine="560"/>
        <w:jc w:val="center"/>
        <w:rPr>
          <w:rFonts w:asciiTheme="minorEastAsia" w:eastAsiaTheme="minorEastAsia" w:hAnsiTheme="minorEastAsia"/>
          <w:szCs w:val="28"/>
        </w:rPr>
      </w:pPr>
      <m:oMath>
        <m:sSup>
          <m:sSupPr>
            <m:ctrlPr>
              <w:rPr>
                <w:rFonts w:ascii="Cambria Math" w:eastAsiaTheme="minorEastAsia" w:hAnsi="Cambria Math"/>
                <w:szCs w:val="28"/>
              </w:rPr>
            </m:ctrlPr>
          </m:sSupPr>
          <m:e>
            <m:r>
              <w:rPr>
                <w:rFonts w:ascii="Cambria Math" w:eastAsiaTheme="minorEastAsia" w:hAnsi="Cambria Math"/>
                <w:szCs w:val="28"/>
              </w:rPr>
              <m:t>X*w</m:t>
            </m:r>
          </m:e>
          <m:sup>
            <m:r>
              <w:rPr>
                <w:rFonts w:ascii="Cambria Math" w:eastAsiaTheme="minorEastAsia" w:hAnsi="Cambria Math" w:hint="eastAsia"/>
                <w:szCs w:val="28"/>
              </w:rPr>
              <m:t>K</m:t>
            </m:r>
          </m:sup>
        </m:sSup>
        <m:r>
          <m:rPr>
            <m:sty m:val="p"/>
          </m:rPr>
          <w:rPr>
            <w:rFonts w:ascii="Cambria Math" w:eastAsiaTheme="minorEastAsia" w:hAnsi="Cambria Math" w:hint="eastAsia"/>
            <w:szCs w:val="28"/>
          </w:rPr>
          <m:t>=</m:t>
        </m:r>
        <m:r>
          <m:rPr>
            <m:sty m:val="p"/>
          </m:rPr>
          <w:rPr>
            <w:rFonts w:ascii="Cambria Math" w:eastAsiaTheme="minorEastAsia" w:hAnsi="Cambria Math"/>
            <w:szCs w:val="28"/>
          </w:rPr>
          <m:t>K</m:t>
        </m:r>
      </m:oMath>
      <w:r w:rsidR="002B43E5" w:rsidRPr="007F708C">
        <w:rPr>
          <w:rFonts w:asciiTheme="minorEastAsia" w:eastAsiaTheme="minorEastAsia" w:hAnsiTheme="minorEastAsia" w:hint="eastAsia"/>
          <w:szCs w:val="28"/>
        </w:rPr>
        <w:t xml:space="preserve"> </w:t>
      </w:r>
      <w:r w:rsidR="002B43E5" w:rsidRPr="007F708C">
        <w:rPr>
          <w:rFonts w:asciiTheme="minorEastAsia" w:eastAsiaTheme="minorEastAsia" w:hAnsiTheme="minorEastAsia"/>
          <w:szCs w:val="28"/>
        </w:rPr>
        <w:t xml:space="preserve"> </w:t>
      </w:r>
      <w:r w:rsidR="002B43E5" w:rsidRPr="007F708C">
        <w:rPr>
          <w:rFonts w:asciiTheme="minorEastAsia" w:eastAsiaTheme="minorEastAsia" w:hAnsiTheme="minorEastAsia" w:hint="eastAsia"/>
          <w:szCs w:val="28"/>
        </w:rPr>
        <w:t>（</w:t>
      </w:r>
      <w:r w:rsidR="002B43E5" w:rsidRPr="007F708C">
        <w:rPr>
          <w:rFonts w:asciiTheme="minorEastAsia" w:eastAsiaTheme="minorEastAsia" w:hAnsiTheme="minorEastAsia"/>
          <w:szCs w:val="28"/>
        </w:rPr>
        <w:t>2</w:t>
      </w:r>
      <w:r w:rsidR="002B43E5" w:rsidRPr="007F708C">
        <w:rPr>
          <w:rFonts w:asciiTheme="minorEastAsia" w:eastAsiaTheme="minorEastAsia" w:hAnsiTheme="minorEastAsia" w:hint="eastAsia"/>
          <w:szCs w:val="28"/>
        </w:rPr>
        <w:t>）</w:t>
      </w:r>
    </w:p>
    <w:p w14:paraId="4F07DD62" w14:textId="4C3E8D8A" w:rsidR="002B43E5" w:rsidRPr="007F708C" w:rsidRDefault="00A73C29" w:rsidP="002B43E5">
      <w:pPr>
        <w:spacing w:line="460" w:lineRule="exact"/>
        <w:ind w:firstLineChars="200" w:firstLine="560"/>
        <w:jc w:val="center"/>
        <w:rPr>
          <w:rFonts w:asciiTheme="minorEastAsia" w:eastAsiaTheme="minorEastAsia" w:hAnsiTheme="minorEastAsia"/>
          <w:szCs w:val="28"/>
        </w:rPr>
      </w:pPr>
      <m:oMath>
        <m:sSup>
          <m:sSupPr>
            <m:ctrlPr>
              <w:rPr>
                <w:rFonts w:ascii="Cambria Math" w:eastAsiaTheme="minorEastAsia" w:hAnsi="Cambria Math"/>
                <w:szCs w:val="28"/>
              </w:rPr>
            </m:ctrlPr>
          </m:sSupPr>
          <m:e>
            <m:r>
              <w:rPr>
                <w:rFonts w:ascii="Cambria Math" w:eastAsiaTheme="minorEastAsia" w:hAnsi="Cambria Math"/>
                <w:szCs w:val="28"/>
              </w:rPr>
              <m:t>X*w</m:t>
            </m:r>
          </m:e>
          <m:sup>
            <m:r>
              <w:rPr>
                <w:rFonts w:ascii="Cambria Math" w:eastAsiaTheme="minorEastAsia" w:hAnsi="Cambria Math"/>
                <w:szCs w:val="28"/>
              </w:rPr>
              <m:t>V</m:t>
            </m:r>
          </m:sup>
        </m:sSup>
        <m:r>
          <m:rPr>
            <m:sty m:val="p"/>
          </m:rPr>
          <w:rPr>
            <w:rFonts w:ascii="Cambria Math" w:eastAsiaTheme="minorEastAsia" w:hAnsi="Cambria Math" w:hint="eastAsia"/>
            <w:szCs w:val="28"/>
          </w:rPr>
          <m:t>=</m:t>
        </m:r>
        <m:r>
          <m:rPr>
            <m:sty m:val="p"/>
          </m:rPr>
          <w:rPr>
            <w:rFonts w:ascii="Cambria Math" w:eastAsiaTheme="minorEastAsia" w:hAnsi="Cambria Math"/>
            <w:szCs w:val="28"/>
          </w:rPr>
          <m:t>V</m:t>
        </m:r>
      </m:oMath>
      <w:r w:rsidR="002B43E5" w:rsidRPr="007F708C">
        <w:rPr>
          <w:rFonts w:asciiTheme="minorEastAsia" w:eastAsiaTheme="minorEastAsia" w:hAnsiTheme="minorEastAsia" w:hint="eastAsia"/>
          <w:szCs w:val="28"/>
        </w:rPr>
        <w:t xml:space="preserve"> </w:t>
      </w:r>
      <w:r w:rsidR="002B43E5" w:rsidRPr="007F708C">
        <w:rPr>
          <w:rFonts w:asciiTheme="minorEastAsia" w:eastAsiaTheme="minorEastAsia" w:hAnsiTheme="minorEastAsia"/>
          <w:szCs w:val="28"/>
        </w:rPr>
        <w:t xml:space="preserve"> </w:t>
      </w:r>
      <w:r w:rsidR="002B43E5" w:rsidRPr="007F708C">
        <w:rPr>
          <w:rFonts w:asciiTheme="minorEastAsia" w:eastAsiaTheme="minorEastAsia" w:hAnsiTheme="minorEastAsia" w:hint="eastAsia"/>
          <w:szCs w:val="28"/>
        </w:rPr>
        <w:t>（</w:t>
      </w:r>
      <w:r w:rsidR="002B43E5" w:rsidRPr="007F708C">
        <w:rPr>
          <w:rFonts w:asciiTheme="minorEastAsia" w:eastAsiaTheme="minorEastAsia" w:hAnsiTheme="minorEastAsia"/>
          <w:szCs w:val="28"/>
        </w:rPr>
        <w:t>3</w:t>
      </w:r>
      <w:r w:rsidR="002B43E5" w:rsidRPr="007F708C">
        <w:rPr>
          <w:rFonts w:asciiTheme="minorEastAsia" w:eastAsiaTheme="minorEastAsia" w:hAnsiTheme="minorEastAsia" w:hint="eastAsia"/>
          <w:szCs w:val="28"/>
        </w:rPr>
        <w:t>）</w:t>
      </w:r>
    </w:p>
    <w:p w14:paraId="2BEB0F17" w14:textId="77777777" w:rsidR="002B43E5" w:rsidRPr="007F708C" w:rsidRDefault="002B43E5" w:rsidP="006C20D4">
      <w:pPr>
        <w:spacing w:line="460" w:lineRule="exact"/>
        <w:ind w:firstLineChars="200" w:firstLine="560"/>
        <w:rPr>
          <w:rFonts w:asciiTheme="minorEastAsia" w:eastAsiaTheme="minorEastAsia" w:hAnsiTheme="minorEastAsia"/>
          <w:szCs w:val="28"/>
        </w:rPr>
      </w:pPr>
      <w:r w:rsidRPr="007F708C">
        <w:rPr>
          <w:rFonts w:asciiTheme="minorEastAsia" w:eastAsiaTheme="minorEastAsia" w:hAnsiTheme="minorEastAsia" w:hint="eastAsia"/>
          <w:szCs w:val="28"/>
        </w:rPr>
        <w:t>其中，X表示输入矩阵，</w:t>
      </w:r>
      <w:r w:rsidR="00407861" w:rsidRPr="007F708C">
        <w:rPr>
          <w:rFonts w:asciiTheme="minorEastAsia" w:eastAsiaTheme="minorEastAsia" w:hAnsiTheme="minorEastAsia" w:hint="eastAsia"/>
          <w:szCs w:val="28"/>
        </w:rPr>
        <w:t>权重矩阵</w:t>
      </w:r>
      <m:oMath>
        <m:sSup>
          <m:sSupPr>
            <m:ctrlPr>
              <w:rPr>
                <w:rFonts w:ascii="Cambria Math" w:eastAsiaTheme="minorEastAsia" w:hAnsi="Cambria Math"/>
                <w:szCs w:val="28"/>
              </w:rPr>
            </m:ctrlPr>
          </m:sSupPr>
          <m:e>
            <m:r>
              <w:rPr>
                <w:rFonts w:ascii="Cambria Math" w:eastAsiaTheme="minorEastAsia" w:hAnsi="Cambria Math"/>
                <w:szCs w:val="28"/>
              </w:rPr>
              <m:t>w</m:t>
            </m:r>
          </m:e>
          <m:sup>
            <m:r>
              <w:rPr>
                <w:rFonts w:ascii="Cambria Math" w:eastAsiaTheme="minorEastAsia" w:hAnsi="Cambria Math"/>
                <w:szCs w:val="28"/>
              </w:rPr>
              <m:t>Q</m:t>
            </m:r>
          </m:sup>
        </m:sSup>
      </m:oMath>
      <w:r w:rsidR="00C307F4" w:rsidRPr="007F708C">
        <w:rPr>
          <w:rFonts w:asciiTheme="minorEastAsia" w:eastAsiaTheme="minorEastAsia" w:hAnsiTheme="minorEastAsia"/>
          <w:szCs w:val="28"/>
        </w:rPr>
        <w:t>,</w:t>
      </w:r>
      <m:oMath>
        <m:sSup>
          <m:sSupPr>
            <m:ctrlPr>
              <w:rPr>
                <w:rFonts w:ascii="Cambria Math" w:eastAsiaTheme="minorEastAsia" w:hAnsi="Cambria Math"/>
                <w:szCs w:val="28"/>
              </w:rPr>
            </m:ctrlPr>
          </m:sSupPr>
          <m:e>
            <m:r>
              <w:rPr>
                <w:rFonts w:ascii="Cambria Math" w:eastAsiaTheme="minorEastAsia" w:hAnsi="Cambria Math"/>
                <w:szCs w:val="28"/>
              </w:rPr>
              <m:t>w</m:t>
            </m:r>
          </m:e>
          <m:sup>
            <m:r>
              <w:rPr>
                <w:rFonts w:ascii="Cambria Math" w:eastAsiaTheme="minorEastAsia" w:hAnsi="Cambria Math" w:hint="eastAsia"/>
                <w:szCs w:val="28"/>
              </w:rPr>
              <m:t>K</m:t>
            </m:r>
          </m:sup>
        </m:sSup>
        <m:r>
          <m:rPr>
            <m:sty m:val="p"/>
          </m:rPr>
          <w:rPr>
            <w:rFonts w:ascii="Cambria Math" w:eastAsiaTheme="minorEastAsia" w:hAnsi="Cambria Math"/>
            <w:szCs w:val="28"/>
          </w:rPr>
          <m:t>,</m:t>
        </m:r>
        <m:sSup>
          <m:sSupPr>
            <m:ctrlPr>
              <w:rPr>
                <w:rFonts w:ascii="Cambria Math" w:eastAsiaTheme="minorEastAsia" w:hAnsi="Cambria Math"/>
                <w:szCs w:val="28"/>
              </w:rPr>
            </m:ctrlPr>
          </m:sSupPr>
          <m:e>
            <m:r>
              <w:rPr>
                <w:rFonts w:ascii="Cambria Math" w:eastAsiaTheme="minorEastAsia" w:hAnsi="Cambria Math"/>
                <w:szCs w:val="28"/>
              </w:rPr>
              <m:t>w</m:t>
            </m:r>
          </m:e>
          <m:sup>
            <m:r>
              <w:rPr>
                <w:rFonts w:ascii="Cambria Math" w:eastAsiaTheme="minorEastAsia" w:hAnsi="Cambria Math" w:hint="eastAsia"/>
                <w:szCs w:val="28"/>
              </w:rPr>
              <m:t>V</m:t>
            </m:r>
          </m:sup>
        </m:sSup>
      </m:oMath>
      <w:r w:rsidRPr="007F708C">
        <w:rPr>
          <w:rFonts w:asciiTheme="minorEastAsia" w:eastAsiaTheme="minorEastAsia" w:hAnsiTheme="minorEastAsia" w:hint="eastAsia"/>
          <w:szCs w:val="28"/>
        </w:rPr>
        <w:t>表示经由训练得到权重系数，Q、K和V表示</w:t>
      </w:r>
      <w:r w:rsidR="00C307F4" w:rsidRPr="007F708C">
        <w:rPr>
          <w:rFonts w:asciiTheme="minorEastAsia" w:eastAsiaTheme="minorEastAsia" w:hAnsiTheme="minorEastAsia"/>
          <w:szCs w:val="28"/>
        </w:rPr>
        <w:t>查询矩阵（Query）、键矩阵（Key）和值矩阵（Value）</w:t>
      </w:r>
      <w:r w:rsidRPr="007F708C">
        <w:rPr>
          <w:rFonts w:asciiTheme="minorEastAsia" w:eastAsiaTheme="minorEastAsia" w:hAnsiTheme="minorEastAsia" w:hint="eastAsia"/>
          <w:szCs w:val="28"/>
        </w:rPr>
        <w:t>。</w:t>
      </w:r>
    </w:p>
    <w:p w14:paraId="4B64D201" w14:textId="4B08C0BD" w:rsidR="00C307F4" w:rsidRPr="007F708C" w:rsidRDefault="00C307F4" w:rsidP="006C20D4">
      <w:pPr>
        <w:spacing w:line="460" w:lineRule="exact"/>
        <w:ind w:firstLineChars="200" w:firstLine="560"/>
        <w:rPr>
          <w:rFonts w:asciiTheme="minorEastAsia" w:eastAsiaTheme="minorEastAsia" w:hAnsiTheme="minorEastAsia"/>
          <w:szCs w:val="28"/>
        </w:rPr>
      </w:pPr>
      <w:r w:rsidRPr="007F708C">
        <w:rPr>
          <w:rFonts w:asciiTheme="minorEastAsia" w:eastAsiaTheme="minorEastAsia" w:hAnsiTheme="minorEastAsia" w:hint="eastAsia"/>
          <w:szCs w:val="28"/>
        </w:rPr>
        <w:t>然后用公式</w:t>
      </w:r>
      <w:r w:rsidRPr="007F708C">
        <w:rPr>
          <w:rFonts w:asciiTheme="minorEastAsia" w:eastAsiaTheme="minorEastAsia" w:hAnsiTheme="minorEastAsia"/>
          <w:szCs w:val="28"/>
        </w:rPr>
        <w:t>(</w:t>
      </w:r>
      <w:r w:rsidR="006C20D4" w:rsidRPr="007F708C">
        <w:rPr>
          <w:rFonts w:asciiTheme="minorEastAsia" w:eastAsiaTheme="minorEastAsia" w:hAnsiTheme="minorEastAsia"/>
          <w:szCs w:val="28"/>
        </w:rPr>
        <w:t>4</w:t>
      </w:r>
      <w:r w:rsidRPr="007F708C">
        <w:rPr>
          <w:rFonts w:asciiTheme="minorEastAsia" w:eastAsiaTheme="minorEastAsia" w:hAnsiTheme="minorEastAsia"/>
          <w:szCs w:val="28"/>
        </w:rPr>
        <w:t>)</w:t>
      </w:r>
      <w:r w:rsidR="00965CF1">
        <w:rPr>
          <w:rFonts w:asciiTheme="minorEastAsia" w:eastAsiaTheme="minorEastAsia" w:hAnsiTheme="minorEastAsia" w:hint="eastAsia"/>
          <w:szCs w:val="28"/>
        </w:rPr>
        <w:t>得到输出，并将输出给</w:t>
      </w:r>
      <w:r w:rsidR="009812EC" w:rsidRPr="007F708C">
        <w:rPr>
          <w:rFonts w:asciiTheme="minorEastAsia" w:eastAsiaTheme="minorEastAsia" w:hAnsiTheme="minorEastAsia" w:hint="eastAsia"/>
          <w:szCs w:val="28"/>
        </w:rPr>
        <w:t>求和与归一化层</w:t>
      </w:r>
      <w:r w:rsidR="009812EC" w:rsidRPr="007F708C">
        <w:rPr>
          <w:rFonts w:asciiTheme="minorEastAsia" w:eastAsiaTheme="minorEastAsia" w:hAnsiTheme="minorEastAsia"/>
          <w:szCs w:val="28"/>
        </w:rPr>
        <w:t>302</w:t>
      </w:r>
      <w:r w:rsidR="005F57A6" w:rsidRPr="007F708C">
        <w:rPr>
          <w:rFonts w:asciiTheme="minorEastAsia" w:eastAsiaTheme="minorEastAsia" w:hAnsiTheme="minorEastAsia" w:hint="eastAsia"/>
          <w:szCs w:val="28"/>
        </w:rPr>
        <w:t>。</w:t>
      </w:r>
    </w:p>
    <w:p w14:paraId="6E114F83" w14:textId="12E2FD38" w:rsidR="007139F0" w:rsidRPr="007F708C" w:rsidRDefault="003C06D5" w:rsidP="00AF37C0">
      <w:pPr>
        <w:spacing w:line="240" w:lineRule="atLeast"/>
        <w:ind w:firstLineChars="200" w:firstLine="560"/>
        <w:rPr>
          <w:rFonts w:asciiTheme="minorEastAsia" w:eastAsiaTheme="minorEastAsia" w:hAnsiTheme="minorEastAsia"/>
          <w:szCs w:val="28"/>
        </w:rPr>
      </w:pPr>
      <w:r w:rsidRPr="007F708C">
        <w:rPr>
          <w:rFonts w:asciiTheme="minorEastAsia" w:eastAsiaTheme="minorEastAsia" w:hAnsiTheme="minorEastAsia"/>
          <w:szCs w:val="28"/>
        </w:rPr>
        <w:t xml:space="preserve">Attention(Q,K,V)= </w:t>
      </w:r>
      <w:proofErr w:type="spellStart"/>
      <w:r w:rsidRPr="007F708C">
        <w:rPr>
          <w:rFonts w:asciiTheme="minorEastAsia" w:eastAsiaTheme="minorEastAsia" w:hAnsiTheme="minorEastAsia" w:hint="eastAsia"/>
          <w:szCs w:val="28"/>
        </w:rPr>
        <w:t>s</w:t>
      </w:r>
      <w:r w:rsidR="00C307F4" w:rsidRPr="007F708C">
        <w:rPr>
          <w:rFonts w:asciiTheme="minorEastAsia" w:eastAsiaTheme="minorEastAsia" w:hAnsiTheme="minorEastAsia"/>
          <w:szCs w:val="28"/>
        </w:rPr>
        <w:t>oftmax</w:t>
      </w:r>
      <w:proofErr w:type="spellEnd"/>
      <w:r w:rsidR="00C307F4" w:rsidRPr="007F708C">
        <w:rPr>
          <w:rFonts w:asciiTheme="minorEastAsia" w:eastAsiaTheme="minorEastAsia" w:hAnsiTheme="minorEastAsia"/>
          <w:szCs w:val="28"/>
        </w:rPr>
        <w:t xml:space="preserve">( </w:t>
      </w:r>
      <m:oMath>
        <m:f>
          <m:fPr>
            <m:ctrlPr>
              <w:rPr>
                <w:rFonts w:ascii="Cambria Math" w:eastAsiaTheme="minorEastAsia" w:hAnsi="Cambria Math"/>
                <w:szCs w:val="28"/>
              </w:rPr>
            </m:ctrlPr>
          </m:fPr>
          <m:num>
            <m:r>
              <m:rPr>
                <m:sty m:val="p"/>
              </m:rPr>
              <w:rPr>
                <w:rFonts w:ascii="Cambria Math" w:eastAsiaTheme="minorEastAsia" w:hAnsi="Cambria Math" w:cs="Cambria Math"/>
                <w:szCs w:val="28"/>
              </w:rPr>
              <m:t>Q</m:t>
            </m:r>
            <m:sSup>
              <m:sSupPr>
                <m:ctrlPr>
                  <w:rPr>
                    <w:rFonts w:ascii="Cambria Math" w:eastAsiaTheme="minorEastAsia" w:hAnsi="Cambria Math"/>
                    <w:szCs w:val="28"/>
                  </w:rPr>
                </m:ctrlPr>
              </m:sSupPr>
              <m:e>
                <m:r>
                  <w:rPr>
                    <w:rFonts w:ascii="Cambria Math" w:eastAsiaTheme="minorEastAsia" w:hAnsi="Cambria Math"/>
                    <w:szCs w:val="28"/>
                  </w:rPr>
                  <m:t>K</m:t>
                </m:r>
              </m:e>
              <m:sup>
                <m:r>
                  <w:rPr>
                    <w:rFonts w:ascii="Cambria Math" w:eastAsiaTheme="minorEastAsia" w:hAnsi="Cambria Math"/>
                    <w:szCs w:val="28"/>
                  </w:rPr>
                  <m:t>T</m:t>
                </m:r>
              </m:sup>
            </m:sSup>
          </m:num>
          <m:den>
            <m:rad>
              <m:radPr>
                <m:degHide m:val="1"/>
                <m:ctrlPr>
                  <w:rPr>
                    <w:rFonts w:ascii="Cambria Math" w:eastAsiaTheme="minorEastAsia" w:hAnsi="Cambria Math" w:cs="Cambria Math"/>
                    <w:szCs w:val="28"/>
                  </w:rPr>
                </m:ctrlPr>
              </m:radPr>
              <m:deg/>
              <m:e>
                <m:sSub>
                  <m:sSubPr>
                    <m:ctrlPr>
                      <w:rPr>
                        <w:rFonts w:ascii="Cambria Math" w:eastAsiaTheme="minorEastAsia" w:hAnsi="Cambria Math" w:cs="Cambria Math"/>
                        <w:szCs w:val="28"/>
                      </w:rPr>
                    </m:ctrlPr>
                  </m:sSubPr>
                  <m:e>
                    <m:r>
                      <w:rPr>
                        <w:rFonts w:ascii="Cambria Math" w:eastAsiaTheme="minorEastAsia" w:hAnsi="Cambria Math" w:cs="Cambria Math"/>
                        <w:szCs w:val="28"/>
                      </w:rPr>
                      <m:t>d</m:t>
                    </m:r>
                  </m:e>
                  <m:sub>
                    <m:r>
                      <w:rPr>
                        <w:rFonts w:ascii="Cambria Math" w:eastAsiaTheme="minorEastAsia" w:hAnsi="Cambria Math" w:cs="Cambria Math"/>
                        <w:szCs w:val="28"/>
                      </w:rPr>
                      <m:t>k</m:t>
                    </m:r>
                  </m:sub>
                </m:sSub>
              </m:e>
            </m:rad>
          </m:den>
        </m:f>
        <m:r>
          <m:rPr>
            <m:sty m:val="p"/>
          </m:rPr>
          <w:rPr>
            <w:rFonts w:ascii="Cambria Math" w:eastAsiaTheme="minorEastAsia" w:hAnsi="Cambria Math"/>
            <w:szCs w:val="28"/>
          </w:rPr>
          <m:t xml:space="preserve"> )*V</m:t>
        </m:r>
      </m:oMath>
      <w:r w:rsidR="00C307F4" w:rsidRPr="007F708C">
        <w:rPr>
          <w:rFonts w:asciiTheme="minorEastAsia" w:eastAsiaTheme="minorEastAsia" w:hAnsiTheme="minorEastAsia" w:hint="eastAsia"/>
          <w:szCs w:val="28"/>
        </w:rPr>
        <w:t xml:space="preserve"> </w:t>
      </w:r>
      <w:r w:rsidR="00C307F4" w:rsidRPr="007F708C">
        <w:rPr>
          <w:rFonts w:asciiTheme="minorEastAsia" w:eastAsiaTheme="minorEastAsia" w:hAnsiTheme="minorEastAsia"/>
          <w:szCs w:val="28"/>
        </w:rPr>
        <w:t xml:space="preserve"> </w:t>
      </w:r>
      <w:r w:rsidR="00B603F7" w:rsidRPr="007F708C">
        <w:rPr>
          <w:rFonts w:asciiTheme="minorEastAsia" w:eastAsiaTheme="minorEastAsia" w:hAnsiTheme="minorEastAsia"/>
          <w:szCs w:val="28"/>
        </w:rPr>
        <w:t>(4)</w:t>
      </w:r>
    </w:p>
    <w:commentRangeStart w:id="14"/>
    <w:p w14:paraId="2EFB6818" w14:textId="413DCD37" w:rsidR="00325BD6" w:rsidRPr="007F708C" w:rsidRDefault="00A73C29" w:rsidP="00325BD6">
      <w:pPr>
        <w:spacing w:line="240" w:lineRule="atLeast"/>
        <w:ind w:firstLineChars="200" w:firstLine="560"/>
        <w:rPr>
          <w:rFonts w:asciiTheme="minorEastAsia" w:eastAsiaTheme="minorEastAsia" w:hAnsiTheme="minorEastAsia"/>
          <w:szCs w:val="28"/>
        </w:rPr>
      </w:pPr>
      <m:oMath>
        <m:rad>
          <m:radPr>
            <m:degHide m:val="1"/>
            <m:ctrlPr>
              <w:rPr>
                <w:rFonts w:ascii="Cambria Math" w:eastAsiaTheme="minorEastAsia" w:hAnsi="Cambria Math" w:cs="Cambria Math"/>
                <w:szCs w:val="28"/>
              </w:rPr>
            </m:ctrlPr>
          </m:radPr>
          <m:deg/>
          <m:e>
            <m:sSub>
              <m:sSubPr>
                <m:ctrlPr>
                  <w:rPr>
                    <w:rFonts w:ascii="Cambria Math" w:eastAsiaTheme="minorEastAsia" w:hAnsi="Cambria Math" w:cs="Cambria Math"/>
                    <w:szCs w:val="28"/>
                  </w:rPr>
                </m:ctrlPr>
              </m:sSubPr>
              <m:e>
                <m:r>
                  <w:rPr>
                    <w:rFonts w:ascii="Cambria Math" w:eastAsiaTheme="minorEastAsia" w:hAnsi="Cambria Math" w:cs="Cambria Math"/>
                    <w:szCs w:val="28"/>
                  </w:rPr>
                  <m:t>d</m:t>
                </m:r>
              </m:e>
              <m:sub>
                <m:r>
                  <w:rPr>
                    <w:rFonts w:ascii="Cambria Math" w:eastAsiaTheme="minorEastAsia" w:hAnsi="Cambria Math" w:cs="Cambria Math"/>
                    <w:szCs w:val="28"/>
                  </w:rPr>
                  <m:t>k</m:t>
                </m:r>
              </m:sub>
            </m:sSub>
          </m:e>
        </m:rad>
      </m:oMath>
      <w:r w:rsidR="00427D5B" w:rsidRPr="007F708C">
        <w:rPr>
          <w:rFonts w:asciiTheme="minorEastAsia" w:eastAsiaTheme="minorEastAsia" w:hAnsiTheme="minorEastAsia" w:hint="eastAsia"/>
          <w:szCs w:val="28"/>
        </w:rPr>
        <w:t>表示键向量的维数的平方根</w:t>
      </w:r>
      <w:ins w:id="15" w:author="杰探" w:date="2020-07-22T17:36:00Z">
        <w:r w:rsidR="005A21EF">
          <w:rPr>
            <w:rFonts w:asciiTheme="minorEastAsia" w:eastAsiaTheme="minorEastAsia" w:hAnsiTheme="minorEastAsia" w:hint="eastAsia"/>
            <w:szCs w:val="28"/>
          </w:rPr>
          <w:t>，T表示矩阵的转置</w:t>
        </w:r>
      </w:ins>
      <w:r w:rsidR="00965CF1">
        <w:rPr>
          <w:rFonts w:asciiTheme="minorEastAsia" w:eastAsiaTheme="minorEastAsia" w:hAnsiTheme="minorEastAsia" w:hint="eastAsia"/>
          <w:szCs w:val="28"/>
        </w:rPr>
        <w:t>。</w:t>
      </w:r>
      <w:commentRangeEnd w:id="14"/>
      <w:r w:rsidR="00965CF1">
        <w:rPr>
          <w:rStyle w:val="af9"/>
        </w:rPr>
        <w:commentReference w:id="14"/>
      </w:r>
    </w:p>
    <w:p w14:paraId="10D0D362" w14:textId="104C954C" w:rsidR="00C0040E" w:rsidRPr="007F708C" w:rsidRDefault="00C0040E" w:rsidP="000A3909">
      <w:pPr>
        <w:spacing w:line="460" w:lineRule="exact"/>
        <w:ind w:firstLineChars="200" w:firstLine="560"/>
        <w:rPr>
          <w:rFonts w:asciiTheme="minorEastAsia" w:eastAsiaTheme="minorEastAsia" w:hAnsiTheme="minorEastAsia"/>
          <w:color w:val="000000"/>
          <w:szCs w:val="28"/>
          <w:shd w:val="clear" w:color="auto" w:fill="FFFFFF"/>
        </w:rPr>
      </w:pPr>
      <w:r w:rsidRPr="007F708C">
        <w:rPr>
          <w:rFonts w:asciiTheme="minorEastAsia" w:eastAsiaTheme="minorEastAsia" w:hAnsiTheme="minorEastAsia" w:hint="eastAsia"/>
          <w:color w:val="000000"/>
          <w:szCs w:val="28"/>
          <w:shd w:val="clear" w:color="auto" w:fill="FFFFFF"/>
        </w:rPr>
        <w:t>全连接前馈网络303</w:t>
      </w:r>
      <w:r w:rsidR="00CC0911" w:rsidRPr="007F708C">
        <w:rPr>
          <w:rFonts w:asciiTheme="minorEastAsia" w:eastAsiaTheme="minorEastAsia" w:hAnsiTheme="minorEastAsia" w:hint="eastAsia"/>
          <w:color w:val="000000"/>
          <w:szCs w:val="28"/>
          <w:shd w:val="clear" w:color="auto" w:fill="FFFFFF"/>
        </w:rPr>
        <w:t>包括两个线性交换，然后使用函数</w:t>
      </w:r>
      <w:proofErr w:type="spellStart"/>
      <w:r w:rsidR="00CC0911" w:rsidRPr="007F708C">
        <w:rPr>
          <w:rFonts w:asciiTheme="minorEastAsia" w:eastAsiaTheme="minorEastAsia" w:hAnsiTheme="minorEastAsia" w:hint="eastAsia"/>
          <w:color w:val="000000"/>
          <w:szCs w:val="28"/>
          <w:shd w:val="clear" w:color="auto" w:fill="FFFFFF"/>
        </w:rPr>
        <w:t>R</w:t>
      </w:r>
      <w:r w:rsidR="00CC0911" w:rsidRPr="007F708C">
        <w:rPr>
          <w:rFonts w:asciiTheme="minorEastAsia" w:eastAsiaTheme="minorEastAsia" w:hAnsiTheme="minorEastAsia"/>
          <w:color w:val="000000"/>
          <w:szCs w:val="28"/>
          <w:shd w:val="clear" w:color="auto" w:fill="FFFFFF"/>
        </w:rPr>
        <w:t>eLU</w:t>
      </w:r>
      <w:proofErr w:type="spellEnd"/>
      <w:r w:rsidR="00CC0911" w:rsidRPr="007F708C">
        <w:rPr>
          <w:rFonts w:asciiTheme="minorEastAsia" w:eastAsiaTheme="minorEastAsia" w:hAnsiTheme="minorEastAsia" w:hint="eastAsia"/>
          <w:color w:val="000000"/>
          <w:szCs w:val="28"/>
          <w:shd w:val="clear" w:color="auto" w:fill="FFFFFF"/>
        </w:rPr>
        <w:t>作为激活函数。</w:t>
      </w:r>
    </w:p>
    <w:p w14:paraId="70F321BE" w14:textId="57844CC8" w:rsidR="00B603F7" w:rsidRPr="007F708C" w:rsidRDefault="00CC0911" w:rsidP="00B603F7">
      <w:pPr>
        <w:spacing w:line="460" w:lineRule="exact"/>
        <w:ind w:firstLineChars="200" w:firstLine="560"/>
        <w:rPr>
          <w:rFonts w:asciiTheme="minorEastAsia" w:eastAsiaTheme="minorEastAsia" w:hAnsiTheme="minorEastAsia"/>
          <w:color w:val="000000"/>
          <w:szCs w:val="28"/>
          <w:shd w:val="clear" w:color="auto" w:fill="FFFFFF"/>
        </w:rPr>
      </w:pPr>
      <w:commentRangeStart w:id="16"/>
      <w:r w:rsidRPr="007F708C">
        <w:rPr>
          <w:rFonts w:asciiTheme="minorEastAsia" w:eastAsiaTheme="minorEastAsia" w:hAnsiTheme="minorEastAsia" w:hint="eastAsia"/>
          <w:color w:val="000000"/>
          <w:szCs w:val="28"/>
          <w:shd w:val="clear" w:color="auto" w:fill="FFFFFF"/>
        </w:rPr>
        <w:t>FFN（</w:t>
      </w:r>
      <w:del w:id="17" w:author="杰探" w:date="2020-07-22T17:42:00Z">
        <w:r w:rsidRPr="007F708C" w:rsidDel="005A21EF">
          <w:rPr>
            <w:rFonts w:asciiTheme="minorEastAsia" w:eastAsiaTheme="minorEastAsia" w:hAnsiTheme="minorEastAsia"/>
            <w:color w:val="000000"/>
            <w:szCs w:val="28"/>
            <w:shd w:val="clear" w:color="auto" w:fill="FFFFFF"/>
          </w:rPr>
          <w:delText>x</w:delText>
        </w:r>
      </w:del>
      <w:ins w:id="18" w:author="杰探" w:date="2020-07-22T17:42:00Z">
        <w:r w:rsidR="005A21EF">
          <w:rPr>
            <w:rFonts w:asciiTheme="minorEastAsia" w:eastAsiaTheme="minorEastAsia" w:hAnsiTheme="minorEastAsia"/>
            <w:color w:val="000000"/>
            <w:szCs w:val="28"/>
            <w:shd w:val="clear" w:color="auto" w:fill="FFFFFF"/>
          </w:rPr>
          <w:t>X</w:t>
        </w:r>
      </w:ins>
      <w:r w:rsidRPr="007F708C">
        <w:rPr>
          <w:rFonts w:asciiTheme="minorEastAsia" w:eastAsiaTheme="minorEastAsia" w:hAnsiTheme="minorEastAsia" w:hint="eastAsia"/>
          <w:color w:val="000000"/>
          <w:szCs w:val="28"/>
          <w:shd w:val="clear" w:color="auto" w:fill="FFFFFF"/>
        </w:rPr>
        <w:t>）=</w:t>
      </w:r>
      <w:r w:rsidRPr="007F708C">
        <w:rPr>
          <w:rFonts w:asciiTheme="minorEastAsia" w:eastAsiaTheme="minorEastAsia" w:hAnsiTheme="minorEastAsia"/>
          <w:color w:val="000000"/>
          <w:szCs w:val="28"/>
          <w:shd w:val="clear" w:color="auto" w:fill="FFFFFF"/>
        </w:rPr>
        <w:t xml:space="preserve"> </w:t>
      </w:r>
      <w:del w:id="19" w:author="杰探" w:date="2020-07-22T17:41:00Z">
        <w:r w:rsidRPr="007F708C" w:rsidDel="005A21EF">
          <w:rPr>
            <w:rFonts w:asciiTheme="minorEastAsia" w:eastAsiaTheme="minorEastAsia" w:hAnsiTheme="minorEastAsia" w:hint="eastAsia"/>
            <w:color w:val="000000"/>
            <w:szCs w:val="28"/>
            <w:shd w:val="clear" w:color="auto" w:fill="FFFFFF"/>
          </w:rPr>
          <w:delText xml:space="preserve">max </w:delText>
        </w:r>
      </w:del>
      <w:proofErr w:type="spellStart"/>
      <w:ins w:id="20" w:author="杰探" w:date="2020-07-22T17:41:00Z">
        <w:r w:rsidR="005A21EF">
          <w:rPr>
            <w:rFonts w:asciiTheme="minorEastAsia" w:eastAsiaTheme="minorEastAsia" w:hAnsiTheme="minorEastAsia" w:hint="eastAsia"/>
            <w:color w:val="000000"/>
            <w:szCs w:val="28"/>
            <w:shd w:val="clear" w:color="auto" w:fill="FFFFFF"/>
          </w:rPr>
          <w:t>Relu</w:t>
        </w:r>
      </w:ins>
      <w:proofErr w:type="spellEnd"/>
      <w:r w:rsidRPr="007F708C">
        <w:rPr>
          <w:rFonts w:asciiTheme="minorEastAsia" w:eastAsiaTheme="minorEastAsia" w:hAnsiTheme="minorEastAsia"/>
          <w:color w:val="000000"/>
          <w:szCs w:val="28"/>
          <w:shd w:val="clear" w:color="auto" w:fill="FFFFFF"/>
        </w:rPr>
        <w:t>(</w:t>
      </w:r>
      <w:del w:id="21" w:author="杰探" w:date="2020-07-22T17:41:00Z">
        <w:r w:rsidRPr="007F708C" w:rsidDel="005A21EF">
          <w:rPr>
            <w:rFonts w:asciiTheme="minorEastAsia" w:eastAsiaTheme="minorEastAsia" w:hAnsiTheme="minorEastAsia"/>
            <w:color w:val="000000"/>
            <w:szCs w:val="28"/>
            <w:shd w:val="clear" w:color="auto" w:fill="FFFFFF"/>
          </w:rPr>
          <w:delText>0, x</w:delText>
        </w:r>
      </w:del>
      <w:ins w:id="22" w:author="杰探" w:date="2020-07-22T17:41:00Z">
        <w:r w:rsidR="005A21EF">
          <w:rPr>
            <w:rFonts w:asciiTheme="minorEastAsia" w:eastAsiaTheme="minorEastAsia" w:hAnsiTheme="minorEastAsia"/>
            <w:color w:val="000000"/>
            <w:szCs w:val="28"/>
            <w:shd w:val="clear" w:color="auto" w:fill="FFFFFF"/>
          </w:rPr>
          <w:t>X</w:t>
        </w:r>
      </w:ins>
      <m:oMath>
        <m:sSub>
          <m:sSubPr>
            <m:ctrlPr>
              <w:rPr>
                <w:rFonts w:ascii="Cambria Math" w:eastAsiaTheme="minorEastAsia" w:hAnsi="Cambria Math"/>
                <w:color w:val="000000"/>
                <w:szCs w:val="28"/>
                <w:shd w:val="clear" w:color="auto" w:fill="FFFFFF"/>
              </w:rPr>
            </m:ctrlPr>
          </m:sSubPr>
          <m:e>
            <m:r>
              <m:rPr>
                <m:sty m:val="p"/>
              </m:rPr>
              <w:rPr>
                <w:rFonts w:ascii="Cambria Math" w:eastAsiaTheme="minorEastAsia" w:hAnsi="Cambria Math"/>
                <w:color w:val="000000"/>
                <w:szCs w:val="28"/>
                <w:shd w:val="clear" w:color="auto" w:fill="FFFFFF"/>
              </w:rPr>
              <m:t>W</m:t>
            </m:r>
          </m:e>
          <m:sub>
            <m:r>
              <w:rPr>
                <w:rFonts w:ascii="Cambria Math" w:eastAsiaTheme="minorEastAsia" w:hAnsi="Cambria Math"/>
                <w:color w:val="000000"/>
                <w:szCs w:val="28"/>
                <w:shd w:val="clear" w:color="auto" w:fill="FFFFFF"/>
              </w:rPr>
              <m:t>1</m:t>
            </m:r>
          </m:sub>
        </m:sSub>
      </m:oMath>
      <w:r w:rsidRPr="007F708C">
        <w:rPr>
          <w:rFonts w:asciiTheme="minorEastAsia" w:eastAsiaTheme="minorEastAsia" w:hAnsiTheme="minorEastAsia" w:hint="eastAsia"/>
          <w:color w:val="000000"/>
          <w:szCs w:val="28"/>
          <w:shd w:val="clear" w:color="auto" w:fill="FFFFFF"/>
        </w:rPr>
        <w:t>+</w:t>
      </w:r>
      <m:oMath>
        <m:sSub>
          <m:sSubPr>
            <m:ctrlPr>
              <w:rPr>
                <w:rFonts w:ascii="Cambria Math" w:eastAsiaTheme="minorEastAsia" w:hAnsi="Cambria Math"/>
                <w:color w:val="000000"/>
                <w:szCs w:val="28"/>
                <w:shd w:val="clear" w:color="auto" w:fill="FFFFFF"/>
              </w:rPr>
            </m:ctrlPr>
          </m:sSubPr>
          <m:e>
            <m:r>
              <m:rPr>
                <m:sty m:val="p"/>
              </m:rPr>
              <w:rPr>
                <w:rFonts w:ascii="Cambria Math" w:eastAsiaTheme="minorEastAsia" w:hAnsi="Cambria Math"/>
                <w:color w:val="000000"/>
                <w:szCs w:val="28"/>
                <w:shd w:val="clear" w:color="auto" w:fill="FFFFFF"/>
              </w:rPr>
              <m:t>b</m:t>
            </m:r>
          </m:e>
          <m:sub>
            <m:r>
              <w:rPr>
                <w:rFonts w:ascii="Cambria Math" w:eastAsiaTheme="minorEastAsia" w:hAnsi="Cambria Math"/>
                <w:color w:val="000000"/>
                <w:szCs w:val="28"/>
                <w:shd w:val="clear" w:color="auto" w:fill="FFFFFF"/>
              </w:rPr>
              <m:t>1</m:t>
            </m:r>
          </m:sub>
        </m:sSub>
      </m:oMath>
      <w:r w:rsidRPr="007F708C">
        <w:rPr>
          <w:rFonts w:asciiTheme="minorEastAsia" w:eastAsiaTheme="minorEastAsia" w:hAnsiTheme="minorEastAsia"/>
          <w:color w:val="000000"/>
          <w:szCs w:val="28"/>
          <w:shd w:val="clear" w:color="auto" w:fill="FFFFFF"/>
        </w:rPr>
        <w:t>)</w:t>
      </w:r>
      <m:oMath>
        <m:r>
          <m:rPr>
            <m:sty m:val="p"/>
          </m:rPr>
          <w:rPr>
            <w:rFonts w:ascii="Cambria Math" w:eastAsiaTheme="minorEastAsia" w:hAnsi="Cambria Math"/>
            <w:color w:val="000000"/>
            <w:szCs w:val="28"/>
            <w:shd w:val="clear" w:color="auto" w:fill="FFFFFF"/>
          </w:rPr>
          <m:t xml:space="preserve"> </m:t>
        </m:r>
        <m:sSub>
          <m:sSubPr>
            <m:ctrlPr>
              <w:rPr>
                <w:rFonts w:ascii="Cambria Math" w:eastAsiaTheme="minorEastAsia" w:hAnsi="Cambria Math"/>
                <w:color w:val="000000"/>
                <w:szCs w:val="28"/>
                <w:shd w:val="clear" w:color="auto" w:fill="FFFFFF"/>
              </w:rPr>
            </m:ctrlPr>
          </m:sSubPr>
          <m:e>
            <m:r>
              <m:rPr>
                <m:sty m:val="p"/>
              </m:rPr>
              <w:rPr>
                <w:rFonts w:ascii="Cambria Math" w:eastAsiaTheme="minorEastAsia" w:hAnsi="Cambria Math"/>
                <w:color w:val="000000"/>
                <w:szCs w:val="28"/>
                <w:shd w:val="clear" w:color="auto" w:fill="FFFFFF"/>
              </w:rPr>
              <m:t>W</m:t>
            </m:r>
          </m:e>
          <m:sub>
            <m:r>
              <w:rPr>
                <w:rFonts w:ascii="Cambria Math" w:eastAsiaTheme="minorEastAsia" w:hAnsi="Cambria Math"/>
                <w:color w:val="000000"/>
                <w:szCs w:val="28"/>
                <w:shd w:val="clear" w:color="auto" w:fill="FFFFFF"/>
              </w:rPr>
              <m:t>2</m:t>
            </m:r>
          </m:sub>
        </m:sSub>
      </m:oMath>
      <w:r w:rsidRPr="007F708C">
        <w:rPr>
          <w:rFonts w:asciiTheme="minorEastAsia" w:eastAsiaTheme="minorEastAsia" w:hAnsiTheme="minorEastAsia"/>
          <w:color w:val="000000"/>
          <w:szCs w:val="28"/>
          <w:shd w:val="clear" w:color="auto" w:fill="FFFFFF"/>
        </w:rPr>
        <w:t xml:space="preserve"> +</w:t>
      </w:r>
      <m:oMath>
        <m:sSub>
          <m:sSubPr>
            <m:ctrlPr>
              <w:rPr>
                <w:rFonts w:ascii="Cambria Math" w:eastAsiaTheme="minorEastAsia" w:hAnsi="Cambria Math"/>
                <w:color w:val="000000"/>
                <w:szCs w:val="28"/>
                <w:shd w:val="clear" w:color="auto" w:fill="FFFFFF"/>
              </w:rPr>
            </m:ctrlPr>
          </m:sSubPr>
          <m:e>
            <m:r>
              <m:rPr>
                <m:sty m:val="p"/>
              </m:rPr>
              <w:rPr>
                <w:rFonts w:ascii="Cambria Math" w:eastAsiaTheme="minorEastAsia" w:hAnsi="Cambria Math"/>
                <w:color w:val="000000"/>
                <w:szCs w:val="28"/>
                <w:shd w:val="clear" w:color="auto" w:fill="FFFFFF"/>
              </w:rPr>
              <m:t>b</m:t>
            </m:r>
          </m:e>
          <m:sub>
            <m:r>
              <w:rPr>
                <w:rFonts w:ascii="Cambria Math" w:eastAsiaTheme="minorEastAsia" w:hAnsi="Cambria Math"/>
                <w:color w:val="000000"/>
                <w:szCs w:val="28"/>
                <w:shd w:val="clear" w:color="auto" w:fill="FFFFFF"/>
              </w:rPr>
              <m:t>2</m:t>
            </m:r>
          </m:sub>
        </m:sSub>
      </m:oMath>
      <w:r w:rsidR="00B603F7" w:rsidRPr="007F708C">
        <w:rPr>
          <w:rFonts w:asciiTheme="minorEastAsia" w:eastAsiaTheme="minorEastAsia" w:hAnsiTheme="minorEastAsia" w:hint="eastAsia"/>
          <w:color w:val="000000"/>
          <w:szCs w:val="28"/>
          <w:shd w:val="clear" w:color="auto" w:fill="FFFFFF"/>
        </w:rPr>
        <w:t xml:space="preserve"> </w:t>
      </w:r>
      <w:r w:rsidR="00B603F7" w:rsidRPr="007F708C">
        <w:rPr>
          <w:rFonts w:asciiTheme="minorEastAsia" w:eastAsiaTheme="minorEastAsia" w:hAnsiTheme="minorEastAsia"/>
          <w:color w:val="000000"/>
          <w:szCs w:val="28"/>
          <w:shd w:val="clear" w:color="auto" w:fill="FFFFFF"/>
        </w:rPr>
        <w:t>(5)</w:t>
      </w:r>
      <w:commentRangeEnd w:id="16"/>
      <w:r w:rsidR="00965CF1">
        <w:rPr>
          <w:rStyle w:val="af9"/>
        </w:rPr>
        <w:commentReference w:id="16"/>
      </w:r>
    </w:p>
    <w:p w14:paraId="344E67FD" w14:textId="1DB56172" w:rsidR="00723807" w:rsidRPr="007F708C" w:rsidRDefault="00437401" w:rsidP="00AB1587">
      <w:pPr>
        <w:spacing w:line="460" w:lineRule="exact"/>
        <w:ind w:firstLineChars="200" w:firstLine="560"/>
        <w:rPr>
          <w:rFonts w:asciiTheme="minorEastAsia" w:eastAsiaTheme="minorEastAsia" w:hAnsiTheme="minorEastAsia"/>
          <w:color w:val="000000"/>
          <w:szCs w:val="28"/>
          <w:shd w:val="clear" w:color="auto" w:fill="FFFFFF"/>
        </w:rPr>
      </w:pPr>
      <w:r w:rsidRPr="00965CF1">
        <w:rPr>
          <w:rFonts w:asciiTheme="minorEastAsia" w:eastAsiaTheme="minorEastAsia" w:hAnsiTheme="minorEastAsia"/>
          <w:color w:val="000000"/>
          <w:szCs w:val="28"/>
          <w:highlight w:val="yellow"/>
          <w:shd w:val="clear" w:color="auto" w:fill="FFFFFF"/>
        </w:rPr>
        <w:t>X</w:t>
      </w:r>
      <w:r w:rsidRPr="00965CF1">
        <w:rPr>
          <w:rFonts w:asciiTheme="minorEastAsia" w:eastAsiaTheme="minorEastAsia" w:hAnsiTheme="minorEastAsia" w:hint="eastAsia"/>
          <w:color w:val="000000"/>
          <w:szCs w:val="28"/>
          <w:highlight w:val="yellow"/>
          <w:shd w:val="clear" w:color="auto" w:fill="FFFFFF"/>
        </w:rPr>
        <w:t>是输出矩阵，</w:t>
      </w:r>
      <m:oMath>
        <m:sSub>
          <m:sSubPr>
            <m:ctrlPr>
              <w:rPr>
                <w:rFonts w:ascii="Cambria Math" w:eastAsiaTheme="minorEastAsia" w:hAnsi="Cambria Math"/>
                <w:color w:val="000000"/>
                <w:szCs w:val="28"/>
                <w:highlight w:val="yellow"/>
                <w:shd w:val="clear" w:color="auto" w:fill="FFFFFF"/>
              </w:rPr>
            </m:ctrlPr>
          </m:sSubPr>
          <m:e>
            <m:r>
              <m:rPr>
                <m:sty m:val="p"/>
              </m:rPr>
              <w:rPr>
                <w:rFonts w:ascii="Cambria Math" w:eastAsiaTheme="minorEastAsia" w:hAnsi="Cambria Math"/>
                <w:color w:val="000000"/>
                <w:szCs w:val="28"/>
                <w:highlight w:val="yellow"/>
                <w:shd w:val="clear" w:color="auto" w:fill="FFFFFF"/>
              </w:rPr>
              <m:t>W</m:t>
            </m:r>
          </m:e>
          <m:sub>
            <m:r>
              <w:rPr>
                <w:rFonts w:ascii="Cambria Math" w:eastAsiaTheme="minorEastAsia" w:hAnsi="Cambria Math"/>
                <w:color w:val="000000"/>
                <w:szCs w:val="28"/>
                <w:highlight w:val="yellow"/>
                <w:shd w:val="clear" w:color="auto" w:fill="FFFFFF"/>
              </w:rPr>
              <m:t>1</m:t>
            </m:r>
          </m:sub>
        </m:sSub>
      </m:oMath>
      <w:r w:rsidRPr="00965CF1">
        <w:rPr>
          <w:rFonts w:asciiTheme="minorEastAsia" w:eastAsiaTheme="minorEastAsia" w:hAnsiTheme="minorEastAsia" w:hint="eastAsia"/>
          <w:color w:val="000000"/>
          <w:szCs w:val="28"/>
          <w:highlight w:val="yellow"/>
          <w:shd w:val="clear" w:color="auto" w:fill="FFFFFF"/>
        </w:rPr>
        <w:t xml:space="preserve"> 和</w:t>
      </w:r>
      <m:oMath>
        <m:sSub>
          <m:sSubPr>
            <m:ctrlPr>
              <w:rPr>
                <w:rFonts w:ascii="Cambria Math" w:eastAsiaTheme="minorEastAsia" w:hAnsi="Cambria Math"/>
                <w:color w:val="000000"/>
                <w:szCs w:val="28"/>
                <w:highlight w:val="yellow"/>
                <w:shd w:val="clear" w:color="auto" w:fill="FFFFFF"/>
              </w:rPr>
            </m:ctrlPr>
          </m:sSubPr>
          <m:e>
            <m:r>
              <m:rPr>
                <m:sty m:val="p"/>
              </m:rPr>
              <w:rPr>
                <w:rFonts w:ascii="Cambria Math" w:eastAsiaTheme="minorEastAsia" w:hAnsi="Cambria Math"/>
                <w:color w:val="000000"/>
                <w:szCs w:val="28"/>
                <w:highlight w:val="yellow"/>
                <w:shd w:val="clear" w:color="auto" w:fill="FFFFFF"/>
              </w:rPr>
              <m:t>W</m:t>
            </m:r>
          </m:e>
          <m:sub>
            <m:r>
              <w:rPr>
                <w:rFonts w:ascii="Cambria Math" w:eastAsiaTheme="minorEastAsia" w:hAnsi="Cambria Math"/>
                <w:color w:val="000000"/>
                <w:szCs w:val="28"/>
                <w:highlight w:val="yellow"/>
                <w:shd w:val="clear" w:color="auto" w:fill="FFFFFF"/>
              </w:rPr>
              <m:t>2</m:t>
            </m:r>
          </m:sub>
        </m:sSub>
      </m:oMath>
      <w:r w:rsidRPr="00965CF1">
        <w:rPr>
          <w:rFonts w:asciiTheme="minorEastAsia" w:eastAsiaTheme="minorEastAsia" w:hAnsiTheme="minorEastAsia" w:hint="eastAsia"/>
          <w:color w:val="000000"/>
          <w:szCs w:val="28"/>
          <w:highlight w:val="yellow"/>
          <w:shd w:val="clear" w:color="auto" w:fill="FFFFFF"/>
        </w:rPr>
        <w:t xml:space="preserve"> 是训练得到的权重系数，</w:t>
      </w:r>
      <m:oMath>
        <m:sSub>
          <m:sSubPr>
            <m:ctrlPr>
              <w:rPr>
                <w:rFonts w:ascii="Cambria Math" w:eastAsiaTheme="minorEastAsia" w:hAnsi="Cambria Math"/>
                <w:color w:val="000000"/>
                <w:szCs w:val="28"/>
                <w:highlight w:val="yellow"/>
                <w:shd w:val="clear" w:color="auto" w:fill="FFFFFF"/>
              </w:rPr>
            </m:ctrlPr>
          </m:sSubPr>
          <m:e>
            <m:r>
              <m:rPr>
                <m:sty m:val="p"/>
              </m:rPr>
              <w:rPr>
                <w:rFonts w:ascii="Cambria Math" w:eastAsiaTheme="minorEastAsia" w:hAnsi="Cambria Math"/>
                <w:color w:val="000000"/>
                <w:szCs w:val="28"/>
                <w:highlight w:val="yellow"/>
                <w:shd w:val="clear" w:color="auto" w:fill="FFFFFF"/>
              </w:rPr>
              <m:t>b</m:t>
            </m:r>
          </m:e>
          <m:sub>
            <m:r>
              <w:rPr>
                <w:rFonts w:ascii="Cambria Math" w:eastAsiaTheme="minorEastAsia" w:hAnsi="Cambria Math"/>
                <w:color w:val="000000"/>
                <w:szCs w:val="28"/>
                <w:highlight w:val="yellow"/>
                <w:shd w:val="clear" w:color="auto" w:fill="FFFFFF"/>
              </w:rPr>
              <m:t>1</m:t>
            </m:r>
          </m:sub>
        </m:sSub>
      </m:oMath>
      <w:r w:rsidR="00ED28A8" w:rsidRPr="00965CF1">
        <w:rPr>
          <w:rFonts w:asciiTheme="minorEastAsia" w:eastAsiaTheme="minorEastAsia" w:hAnsiTheme="minorEastAsia" w:hint="eastAsia"/>
          <w:color w:val="000000"/>
          <w:szCs w:val="28"/>
          <w:highlight w:val="yellow"/>
          <w:shd w:val="clear" w:color="auto" w:fill="FFFFFF"/>
        </w:rPr>
        <w:t>和</w:t>
      </w:r>
      <m:oMath>
        <m:sSub>
          <m:sSubPr>
            <m:ctrlPr>
              <w:rPr>
                <w:rFonts w:ascii="Cambria Math" w:eastAsiaTheme="minorEastAsia" w:hAnsi="Cambria Math"/>
                <w:color w:val="000000"/>
                <w:szCs w:val="28"/>
                <w:highlight w:val="yellow"/>
                <w:shd w:val="clear" w:color="auto" w:fill="FFFFFF"/>
              </w:rPr>
            </m:ctrlPr>
          </m:sSubPr>
          <m:e>
            <m:r>
              <m:rPr>
                <m:sty m:val="p"/>
              </m:rPr>
              <w:rPr>
                <w:rFonts w:ascii="Cambria Math" w:eastAsiaTheme="minorEastAsia" w:hAnsi="Cambria Math"/>
                <w:color w:val="000000"/>
                <w:szCs w:val="28"/>
                <w:highlight w:val="yellow"/>
                <w:shd w:val="clear" w:color="auto" w:fill="FFFFFF"/>
              </w:rPr>
              <m:t>b</m:t>
            </m:r>
          </m:e>
          <m:sub>
            <m:r>
              <w:rPr>
                <w:rFonts w:ascii="Cambria Math" w:eastAsiaTheme="minorEastAsia" w:hAnsi="Cambria Math"/>
                <w:color w:val="000000"/>
                <w:szCs w:val="28"/>
                <w:highlight w:val="yellow"/>
                <w:shd w:val="clear" w:color="auto" w:fill="FFFFFF"/>
              </w:rPr>
              <m:t>2</m:t>
            </m:r>
          </m:sub>
        </m:sSub>
      </m:oMath>
      <w:r w:rsidR="00ED28A8" w:rsidRPr="00965CF1">
        <w:rPr>
          <w:rFonts w:asciiTheme="minorEastAsia" w:eastAsiaTheme="minorEastAsia" w:hAnsiTheme="minorEastAsia" w:hint="eastAsia"/>
          <w:color w:val="000000"/>
          <w:szCs w:val="28"/>
          <w:highlight w:val="yellow"/>
          <w:shd w:val="clear" w:color="auto" w:fill="FFFFFF"/>
        </w:rPr>
        <w:t>是偏置参数。</w:t>
      </w:r>
      <w:r w:rsidR="00795009" w:rsidRPr="00965CF1">
        <w:rPr>
          <w:rFonts w:asciiTheme="minorEastAsia" w:eastAsiaTheme="minorEastAsia" w:hAnsiTheme="minorEastAsia" w:hint="eastAsia"/>
          <w:color w:val="000000"/>
          <w:szCs w:val="28"/>
          <w:highlight w:val="yellow"/>
          <w:shd w:val="clear" w:color="auto" w:fill="FFFFFF"/>
        </w:rPr>
        <w:t>当然，上述公式会根据实际网络结构有所调整，</w:t>
      </w:r>
      <w:proofErr w:type="gramStart"/>
      <w:r w:rsidR="00795009" w:rsidRPr="00965CF1">
        <w:rPr>
          <w:rFonts w:asciiTheme="minorEastAsia" w:eastAsiaTheme="minorEastAsia" w:hAnsiTheme="minorEastAsia" w:hint="eastAsia"/>
          <w:color w:val="000000"/>
          <w:szCs w:val="28"/>
          <w:highlight w:val="yellow"/>
          <w:shd w:val="clear" w:color="auto" w:fill="FFFFFF"/>
        </w:rPr>
        <w:t>本公开</w:t>
      </w:r>
      <w:proofErr w:type="gramEnd"/>
      <w:r w:rsidR="00795009" w:rsidRPr="00965CF1">
        <w:rPr>
          <w:rFonts w:asciiTheme="minorEastAsia" w:eastAsiaTheme="minorEastAsia" w:hAnsiTheme="minorEastAsia" w:hint="eastAsia"/>
          <w:color w:val="000000"/>
          <w:szCs w:val="28"/>
          <w:highlight w:val="yellow"/>
          <w:shd w:val="clear" w:color="auto" w:fill="FFFFFF"/>
        </w:rPr>
        <w:t>不局限于此。</w:t>
      </w:r>
    </w:p>
    <w:p w14:paraId="5B11C28E" w14:textId="07007BCF" w:rsidR="00E969CD" w:rsidRPr="007F708C" w:rsidRDefault="00E31487" w:rsidP="00E969CD">
      <w:pPr>
        <w:spacing w:line="460" w:lineRule="exact"/>
        <w:ind w:firstLineChars="200" w:firstLine="560"/>
        <w:rPr>
          <w:rFonts w:asciiTheme="minorEastAsia" w:eastAsiaTheme="minorEastAsia" w:hAnsiTheme="minorEastAsia"/>
          <w:color w:val="000000"/>
          <w:szCs w:val="28"/>
          <w:shd w:val="clear" w:color="auto" w:fill="FFFFFF"/>
        </w:rPr>
      </w:pPr>
      <w:r w:rsidRPr="007F708C">
        <w:rPr>
          <w:rFonts w:asciiTheme="minorEastAsia" w:eastAsiaTheme="minorEastAsia" w:hAnsiTheme="minorEastAsia" w:hint="eastAsia"/>
          <w:color w:val="000000"/>
          <w:szCs w:val="28"/>
          <w:shd w:val="clear" w:color="auto" w:fill="FFFFFF"/>
        </w:rPr>
        <w:t>上述</w:t>
      </w:r>
      <w:r w:rsidR="00AB1587" w:rsidRPr="007F708C">
        <w:rPr>
          <w:rFonts w:asciiTheme="minorEastAsia" w:eastAsiaTheme="minorEastAsia" w:hAnsiTheme="minorEastAsia" w:hint="eastAsia"/>
          <w:color w:val="000000"/>
          <w:szCs w:val="28"/>
          <w:shd w:val="clear" w:color="auto" w:fill="FFFFFF"/>
        </w:rPr>
        <w:t>一个或多个编码器300叠加而成的网络结构经训练后，可用于多种自然语言处理任务，例如语音归归纳、文本翻译、关键词抽取、情感预测、等等。</w:t>
      </w:r>
      <w:proofErr w:type="gramStart"/>
      <w:r w:rsidRPr="007F708C">
        <w:rPr>
          <w:rFonts w:asciiTheme="minorEastAsia" w:eastAsiaTheme="minorEastAsia" w:hAnsiTheme="minorEastAsia" w:hint="eastAsia"/>
          <w:color w:val="000000"/>
          <w:szCs w:val="28"/>
          <w:shd w:val="clear" w:color="auto" w:fill="FFFFFF"/>
        </w:rPr>
        <w:t>本公开</w:t>
      </w:r>
      <w:proofErr w:type="gramEnd"/>
      <w:r w:rsidRPr="007F708C">
        <w:rPr>
          <w:rFonts w:asciiTheme="minorEastAsia" w:eastAsiaTheme="minorEastAsia" w:hAnsiTheme="minorEastAsia" w:hint="eastAsia"/>
          <w:color w:val="000000"/>
          <w:szCs w:val="28"/>
          <w:shd w:val="clear" w:color="auto" w:fill="FFFFFF"/>
        </w:rPr>
        <w:t>实施例即</w:t>
      </w:r>
      <w:r w:rsidR="005040CF">
        <w:rPr>
          <w:rFonts w:asciiTheme="minorEastAsia" w:eastAsiaTheme="minorEastAsia" w:hAnsiTheme="minorEastAsia" w:hint="eastAsia"/>
          <w:color w:val="000000"/>
          <w:szCs w:val="28"/>
          <w:shd w:val="clear" w:color="auto" w:fill="FFFFFF"/>
        </w:rPr>
        <w:t>可</w:t>
      </w:r>
      <w:r w:rsidRPr="007F708C">
        <w:rPr>
          <w:rFonts w:asciiTheme="minorEastAsia" w:eastAsiaTheme="minorEastAsia" w:hAnsiTheme="minorEastAsia" w:hint="eastAsia"/>
          <w:color w:val="000000"/>
          <w:szCs w:val="28"/>
          <w:shd w:val="clear" w:color="auto" w:fill="FFFFFF"/>
        </w:rPr>
        <w:t>利用编码器300</w:t>
      </w:r>
      <w:r w:rsidR="00D37900" w:rsidRPr="007F708C">
        <w:rPr>
          <w:rFonts w:asciiTheme="minorEastAsia" w:eastAsiaTheme="minorEastAsia" w:hAnsiTheme="minorEastAsia" w:hint="eastAsia"/>
          <w:color w:val="000000"/>
          <w:szCs w:val="28"/>
          <w:shd w:val="clear" w:color="auto" w:fill="FFFFFF"/>
        </w:rPr>
        <w:t>构建</w:t>
      </w:r>
      <w:r w:rsidR="000034A8" w:rsidRPr="007F708C">
        <w:rPr>
          <w:rFonts w:asciiTheme="minorEastAsia" w:eastAsiaTheme="minorEastAsia" w:hAnsiTheme="minorEastAsia" w:hint="eastAsia"/>
          <w:color w:val="000000"/>
          <w:szCs w:val="28"/>
          <w:shd w:val="clear" w:color="auto" w:fill="FFFFFF"/>
        </w:rPr>
        <w:t>待训练的</w:t>
      </w:r>
      <w:r w:rsidR="0008012D" w:rsidRPr="007F708C">
        <w:rPr>
          <w:rFonts w:asciiTheme="minorEastAsia" w:eastAsiaTheme="minorEastAsia" w:hAnsiTheme="minorEastAsia" w:hint="eastAsia"/>
          <w:color w:val="000000"/>
          <w:szCs w:val="28"/>
          <w:shd w:val="clear" w:color="auto" w:fill="FFFFFF"/>
        </w:rPr>
        <w:t>情感预测模型。</w:t>
      </w:r>
      <w:r w:rsidR="000034A8" w:rsidRPr="007F708C">
        <w:rPr>
          <w:rFonts w:asciiTheme="minorEastAsia" w:eastAsiaTheme="minorEastAsia" w:hAnsiTheme="minorEastAsia" w:hint="eastAsia"/>
          <w:color w:val="000000"/>
          <w:szCs w:val="28"/>
          <w:shd w:val="clear" w:color="auto" w:fill="FFFFFF"/>
        </w:rPr>
        <w:t>在构建时，</w:t>
      </w:r>
      <w:r w:rsidR="002B2C59" w:rsidRPr="007F708C">
        <w:rPr>
          <w:rFonts w:asciiTheme="minorEastAsia" w:eastAsiaTheme="minorEastAsia" w:hAnsiTheme="minorEastAsia" w:hint="eastAsia"/>
          <w:color w:val="000000"/>
          <w:szCs w:val="28"/>
          <w:shd w:val="clear" w:color="auto" w:fill="FFFFFF"/>
        </w:rPr>
        <w:t>情感预测模型可由输入层、一个或多个编码器300以及输出层组成。</w:t>
      </w:r>
      <w:r w:rsidR="000034A8" w:rsidRPr="007F708C">
        <w:rPr>
          <w:rFonts w:asciiTheme="minorEastAsia" w:eastAsiaTheme="minorEastAsia" w:hAnsiTheme="minorEastAsia" w:hint="eastAsia"/>
          <w:color w:val="000000"/>
          <w:szCs w:val="28"/>
          <w:shd w:val="clear" w:color="auto" w:fill="FFFFFF"/>
        </w:rPr>
        <w:t>输入层的功能是接收</w:t>
      </w:r>
      <w:r w:rsidR="00D37900" w:rsidRPr="007F708C">
        <w:rPr>
          <w:rFonts w:asciiTheme="minorEastAsia" w:eastAsiaTheme="minorEastAsia" w:hAnsiTheme="minorEastAsia" w:hint="eastAsia"/>
          <w:color w:val="000000"/>
          <w:szCs w:val="28"/>
          <w:shd w:val="clear" w:color="auto" w:fill="FFFFFF"/>
        </w:rPr>
        <w:t>掩盖操作之后的无标签文本数据</w:t>
      </w:r>
      <w:r w:rsidR="005040CF">
        <w:rPr>
          <w:rFonts w:asciiTheme="minorEastAsia" w:eastAsiaTheme="minorEastAsia" w:hAnsiTheme="minorEastAsia" w:hint="eastAsia"/>
          <w:color w:val="000000"/>
          <w:szCs w:val="28"/>
          <w:shd w:val="clear" w:color="auto" w:fill="FFFFFF"/>
        </w:rPr>
        <w:t>以及掩盖操作之前的无标签文本数据</w:t>
      </w:r>
      <w:r w:rsidR="000034A8" w:rsidRPr="007F708C">
        <w:rPr>
          <w:rFonts w:asciiTheme="minorEastAsia" w:eastAsiaTheme="minorEastAsia" w:hAnsiTheme="minorEastAsia" w:hint="eastAsia"/>
          <w:color w:val="000000"/>
          <w:szCs w:val="28"/>
          <w:shd w:val="clear" w:color="auto" w:fill="FFFFFF"/>
        </w:rPr>
        <w:t>，并根据</w:t>
      </w:r>
      <w:r w:rsidR="00D37900" w:rsidRPr="007F708C">
        <w:rPr>
          <w:rFonts w:asciiTheme="minorEastAsia" w:eastAsiaTheme="minorEastAsia" w:hAnsiTheme="minorEastAsia" w:hint="eastAsia"/>
          <w:color w:val="000000"/>
          <w:szCs w:val="28"/>
          <w:shd w:val="clear" w:color="auto" w:fill="FFFFFF"/>
        </w:rPr>
        <w:t>每个词构建成词向量和位置编码向量</w:t>
      </w:r>
      <w:r w:rsidR="000034A8" w:rsidRPr="007F708C">
        <w:rPr>
          <w:rFonts w:asciiTheme="minorEastAsia" w:eastAsiaTheme="minorEastAsia" w:hAnsiTheme="minorEastAsia" w:hint="eastAsia"/>
          <w:color w:val="000000"/>
          <w:szCs w:val="28"/>
          <w:shd w:val="clear" w:color="auto" w:fill="FFFFFF"/>
        </w:rPr>
        <w:t>并</w:t>
      </w:r>
      <w:r w:rsidR="00D37900" w:rsidRPr="007F708C">
        <w:rPr>
          <w:rFonts w:asciiTheme="minorEastAsia" w:eastAsiaTheme="minorEastAsia" w:hAnsiTheme="minorEastAsia" w:hint="eastAsia"/>
          <w:color w:val="000000"/>
          <w:szCs w:val="28"/>
          <w:shd w:val="clear" w:color="auto" w:fill="FFFFFF"/>
        </w:rPr>
        <w:t>输出给一个或多个编码器300。</w:t>
      </w:r>
      <w:r w:rsidR="00777350" w:rsidRPr="007F708C">
        <w:rPr>
          <w:rFonts w:asciiTheme="minorEastAsia" w:eastAsiaTheme="minorEastAsia" w:hAnsiTheme="minorEastAsia" w:hint="eastAsia"/>
          <w:color w:val="000000"/>
          <w:szCs w:val="28"/>
          <w:shd w:val="clear" w:color="auto" w:fill="FFFFFF"/>
        </w:rPr>
        <w:t>一个或多个编码器300</w:t>
      </w:r>
      <w:r w:rsidR="000034A8" w:rsidRPr="007F708C">
        <w:rPr>
          <w:rFonts w:asciiTheme="minorEastAsia" w:eastAsiaTheme="minorEastAsia" w:hAnsiTheme="minorEastAsia" w:hint="eastAsia"/>
          <w:color w:val="000000"/>
          <w:szCs w:val="28"/>
          <w:shd w:val="clear" w:color="auto" w:fill="FFFFFF"/>
        </w:rPr>
        <w:t>的作用是</w:t>
      </w:r>
      <w:r w:rsidR="005040CF">
        <w:rPr>
          <w:rFonts w:asciiTheme="minorEastAsia" w:eastAsiaTheme="minorEastAsia" w:hAnsiTheme="minorEastAsia" w:hint="eastAsia"/>
          <w:color w:val="000000"/>
          <w:szCs w:val="28"/>
          <w:shd w:val="clear" w:color="auto" w:fill="FFFFFF"/>
        </w:rPr>
        <w:t>输入向量</w:t>
      </w:r>
      <w:r w:rsidR="00777350" w:rsidRPr="007F708C">
        <w:rPr>
          <w:rFonts w:asciiTheme="minorEastAsia" w:eastAsiaTheme="minorEastAsia" w:hAnsiTheme="minorEastAsia" w:hint="eastAsia"/>
          <w:color w:val="000000"/>
          <w:szCs w:val="28"/>
          <w:shd w:val="clear" w:color="auto" w:fill="FFFFFF"/>
        </w:rPr>
        <w:t>进行一系列的计算，并得到另一个维度的输出向量。输出层</w:t>
      </w:r>
      <w:r w:rsidR="000034A8" w:rsidRPr="007F708C">
        <w:rPr>
          <w:rFonts w:asciiTheme="minorEastAsia" w:eastAsiaTheme="minorEastAsia" w:hAnsiTheme="minorEastAsia" w:hint="eastAsia"/>
          <w:color w:val="000000"/>
          <w:szCs w:val="28"/>
          <w:shd w:val="clear" w:color="auto" w:fill="FFFFFF"/>
        </w:rPr>
        <w:t>的作用是</w:t>
      </w:r>
      <w:r w:rsidR="00777350" w:rsidRPr="007F708C">
        <w:rPr>
          <w:rFonts w:asciiTheme="minorEastAsia" w:eastAsiaTheme="minorEastAsia" w:hAnsiTheme="minorEastAsia" w:hint="eastAsia"/>
          <w:color w:val="000000"/>
          <w:szCs w:val="28"/>
          <w:shd w:val="clear" w:color="auto" w:fill="FFFFFF"/>
        </w:rPr>
        <w:t>根据输出向量确定与被掩盖词对应的</w:t>
      </w:r>
      <w:proofErr w:type="gramStart"/>
      <w:r w:rsidR="00777350" w:rsidRPr="007F708C">
        <w:rPr>
          <w:rFonts w:asciiTheme="minorEastAsia" w:eastAsiaTheme="minorEastAsia" w:hAnsiTheme="minorEastAsia" w:hint="eastAsia"/>
          <w:color w:val="000000"/>
          <w:szCs w:val="28"/>
          <w:shd w:val="clear" w:color="auto" w:fill="FFFFFF"/>
        </w:rPr>
        <w:t>词预测</w:t>
      </w:r>
      <w:proofErr w:type="gramEnd"/>
      <w:r w:rsidR="00777350" w:rsidRPr="007F708C">
        <w:rPr>
          <w:rFonts w:asciiTheme="minorEastAsia" w:eastAsiaTheme="minorEastAsia" w:hAnsiTheme="minorEastAsia" w:hint="eastAsia"/>
          <w:color w:val="000000"/>
          <w:szCs w:val="28"/>
          <w:shd w:val="clear" w:color="auto" w:fill="FFFFFF"/>
        </w:rPr>
        <w:t>以及由此得到的词情感预测</w:t>
      </w:r>
      <w:r w:rsidR="000034A8" w:rsidRPr="007F708C">
        <w:rPr>
          <w:rFonts w:asciiTheme="minorEastAsia" w:eastAsiaTheme="minorEastAsia" w:hAnsiTheme="minorEastAsia" w:hint="eastAsia"/>
          <w:color w:val="000000"/>
          <w:szCs w:val="28"/>
          <w:shd w:val="clear" w:color="auto" w:fill="FFFFFF"/>
        </w:rPr>
        <w:t>。</w:t>
      </w:r>
    </w:p>
    <w:p w14:paraId="199BCC18" w14:textId="40616178" w:rsidR="000034A8" w:rsidRPr="007F708C" w:rsidRDefault="005040CF" w:rsidP="000034A8">
      <w:pPr>
        <w:spacing w:line="460" w:lineRule="exact"/>
        <w:ind w:firstLineChars="200" w:firstLine="560"/>
        <w:rPr>
          <w:rFonts w:asciiTheme="minorEastAsia" w:eastAsiaTheme="minorEastAsia" w:hAnsiTheme="minorEastAsia"/>
          <w:color w:val="000000"/>
          <w:szCs w:val="28"/>
          <w:shd w:val="clear" w:color="auto" w:fill="FFFFFF"/>
        </w:rPr>
      </w:pPr>
      <w:r>
        <w:rPr>
          <w:rFonts w:asciiTheme="minorEastAsia" w:eastAsiaTheme="minorEastAsia" w:hAnsiTheme="minorEastAsia" w:hint="eastAsia"/>
          <w:color w:val="000000"/>
          <w:szCs w:val="28"/>
          <w:shd w:val="clear" w:color="auto" w:fill="FFFFFF"/>
        </w:rPr>
        <w:t>待训练的情感预测模型需要经过训练过程才能够确定权重系数，即</w:t>
      </w:r>
      <w:r w:rsidR="000034A8" w:rsidRPr="007F708C">
        <w:rPr>
          <w:rFonts w:asciiTheme="minorEastAsia" w:eastAsiaTheme="minorEastAsia" w:hAnsiTheme="minorEastAsia" w:hint="eastAsia"/>
          <w:color w:val="000000"/>
          <w:szCs w:val="28"/>
          <w:shd w:val="clear" w:color="auto" w:fill="FFFFFF"/>
        </w:rPr>
        <w:t>不断地将训练样本</w:t>
      </w:r>
      <w:proofErr w:type="gramStart"/>
      <w:r w:rsidR="000034A8" w:rsidRPr="007F708C">
        <w:rPr>
          <w:rFonts w:asciiTheme="minorEastAsia" w:eastAsiaTheme="minorEastAsia" w:hAnsiTheme="minorEastAsia" w:hint="eastAsia"/>
          <w:color w:val="000000"/>
          <w:szCs w:val="28"/>
          <w:shd w:val="clear" w:color="auto" w:fill="FFFFFF"/>
        </w:rPr>
        <w:t>输入给待训练</w:t>
      </w:r>
      <w:proofErr w:type="gramEnd"/>
      <w:r w:rsidR="000034A8" w:rsidRPr="007F708C">
        <w:rPr>
          <w:rFonts w:asciiTheme="minorEastAsia" w:eastAsiaTheme="minorEastAsia" w:hAnsiTheme="minorEastAsia" w:hint="eastAsia"/>
          <w:color w:val="000000"/>
          <w:szCs w:val="28"/>
          <w:shd w:val="clear" w:color="auto" w:fill="FFFFFF"/>
        </w:rPr>
        <w:t>的情感预测模型，</w:t>
      </w:r>
      <w:proofErr w:type="gramStart"/>
      <w:r w:rsidR="000034A8" w:rsidRPr="007F708C">
        <w:rPr>
          <w:rFonts w:asciiTheme="minorEastAsia" w:eastAsiaTheme="minorEastAsia" w:hAnsiTheme="minorEastAsia" w:hint="eastAsia"/>
          <w:color w:val="000000"/>
          <w:szCs w:val="28"/>
          <w:shd w:val="clear" w:color="auto" w:fill="FFFFFF"/>
        </w:rPr>
        <w:t>由</w:t>
      </w:r>
      <w:r>
        <w:rPr>
          <w:rFonts w:asciiTheme="minorEastAsia" w:eastAsiaTheme="minorEastAsia" w:hAnsiTheme="minorEastAsia" w:hint="eastAsia"/>
          <w:color w:val="000000"/>
          <w:szCs w:val="28"/>
          <w:shd w:val="clear" w:color="auto" w:fill="FFFFFF"/>
        </w:rPr>
        <w:t>待训</w:t>
      </w:r>
      <w:proofErr w:type="gramEnd"/>
      <w:r>
        <w:rPr>
          <w:rFonts w:asciiTheme="minorEastAsia" w:eastAsiaTheme="minorEastAsia" w:hAnsiTheme="minorEastAsia" w:hint="eastAsia"/>
          <w:color w:val="000000"/>
          <w:szCs w:val="28"/>
          <w:shd w:val="clear" w:color="auto" w:fill="FFFFFF"/>
        </w:rPr>
        <w:t>练的</w:t>
      </w:r>
      <w:r w:rsidR="000034A8" w:rsidRPr="007F708C">
        <w:rPr>
          <w:rFonts w:asciiTheme="minorEastAsia" w:eastAsiaTheme="minorEastAsia" w:hAnsiTheme="minorEastAsia" w:hint="eastAsia"/>
          <w:color w:val="000000"/>
          <w:szCs w:val="28"/>
          <w:shd w:val="clear" w:color="auto" w:fill="FFFFFF"/>
        </w:rPr>
        <w:t>情感预测模型执行被掩盖词的</w:t>
      </w:r>
      <w:proofErr w:type="gramStart"/>
      <w:r w:rsidR="000034A8" w:rsidRPr="007F708C">
        <w:rPr>
          <w:rFonts w:asciiTheme="minorEastAsia" w:eastAsiaTheme="minorEastAsia" w:hAnsiTheme="minorEastAsia" w:hint="eastAsia"/>
          <w:color w:val="000000"/>
          <w:szCs w:val="28"/>
          <w:shd w:val="clear" w:color="auto" w:fill="FFFFFF"/>
        </w:rPr>
        <w:t>词预</w:t>
      </w:r>
      <w:proofErr w:type="gramEnd"/>
      <w:r w:rsidR="000034A8" w:rsidRPr="007F708C">
        <w:rPr>
          <w:rFonts w:asciiTheme="minorEastAsia" w:eastAsiaTheme="minorEastAsia" w:hAnsiTheme="minorEastAsia" w:hint="eastAsia"/>
          <w:color w:val="000000"/>
          <w:szCs w:val="28"/>
          <w:shd w:val="clear" w:color="auto" w:fill="FFFFFF"/>
        </w:rPr>
        <w:t>测和词情感预测，然后，</w:t>
      </w:r>
      <w:r w:rsidR="00894E3F" w:rsidRPr="007F708C">
        <w:rPr>
          <w:rFonts w:asciiTheme="minorEastAsia" w:eastAsiaTheme="minorEastAsia" w:hAnsiTheme="minorEastAsia" w:hint="eastAsia"/>
          <w:color w:val="000000"/>
          <w:szCs w:val="28"/>
          <w:shd w:val="clear" w:color="auto" w:fill="FFFFFF"/>
        </w:rPr>
        <w:t>根据</w:t>
      </w:r>
      <w:r w:rsidR="006F3F8A" w:rsidRPr="007F708C">
        <w:rPr>
          <w:rFonts w:asciiTheme="minorEastAsia" w:eastAsiaTheme="minorEastAsia" w:hAnsiTheme="minorEastAsia" w:hint="eastAsia"/>
          <w:color w:val="000000"/>
          <w:szCs w:val="28"/>
          <w:shd w:val="clear" w:color="auto" w:fill="FFFFFF"/>
        </w:rPr>
        <w:t>前馈神经网络</w:t>
      </w:r>
      <w:r w:rsidR="000034A8" w:rsidRPr="007F708C">
        <w:rPr>
          <w:rFonts w:asciiTheme="minorEastAsia" w:eastAsiaTheme="minorEastAsia" w:hAnsiTheme="minorEastAsia"/>
          <w:color w:val="000000"/>
          <w:szCs w:val="28"/>
          <w:shd w:val="clear" w:color="auto" w:fill="FFFFFF"/>
        </w:rPr>
        <w:t>的误差反向传播算法</w:t>
      </w:r>
      <w:r w:rsidR="00894E3F" w:rsidRPr="007F708C">
        <w:rPr>
          <w:rFonts w:asciiTheme="minorEastAsia" w:eastAsiaTheme="minorEastAsia" w:hAnsiTheme="minorEastAsia" w:hint="eastAsia"/>
          <w:color w:val="000000"/>
          <w:szCs w:val="28"/>
          <w:shd w:val="clear" w:color="auto" w:fill="FFFFFF"/>
        </w:rPr>
        <w:t>修正权重系数。</w:t>
      </w:r>
      <w:r w:rsidR="00E16E74" w:rsidRPr="007F708C">
        <w:rPr>
          <w:rFonts w:asciiTheme="minorEastAsia" w:eastAsiaTheme="minorEastAsia" w:hAnsiTheme="minorEastAsia" w:hint="eastAsia"/>
          <w:color w:val="000000"/>
          <w:szCs w:val="28"/>
          <w:shd w:val="clear" w:color="auto" w:fill="FFFFFF"/>
        </w:rPr>
        <w:t>由于</w:t>
      </w:r>
      <w:r w:rsidR="004D0363" w:rsidRPr="007F708C">
        <w:rPr>
          <w:rFonts w:asciiTheme="minorEastAsia" w:eastAsiaTheme="minorEastAsia" w:hAnsiTheme="minorEastAsia" w:hint="eastAsia"/>
          <w:color w:val="000000"/>
          <w:szCs w:val="28"/>
          <w:shd w:val="clear" w:color="auto" w:fill="FFFFFF"/>
        </w:rPr>
        <w:t>训练样本包括掩盖操作之前的无标签文本数据和掩盖操作之后的无标签文本数据，</w:t>
      </w:r>
      <w:r w:rsidR="00E16E74" w:rsidRPr="007F708C">
        <w:rPr>
          <w:rFonts w:asciiTheme="minorEastAsia" w:eastAsiaTheme="minorEastAsia" w:hAnsiTheme="minorEastAsia" w:hint="eastAsia"/>
          <w:color w:val="000000"/>
          <w:szCs w:val="28"/>
          <w:shd w:val="clear" w:color="auto" w:fill="FFFFFF"/>
        </w:rPr>
        <w:t>因此</w:t>
      </w:r>
      <w:r w:rsidR="004D0363" w:rsidRPr="007F708C">
        <w:rPr>
          <w:rFonts w:asciiTheme="minorEastAsia" w:eastAsiaTheme="minorEastAsia" w:hAnsiTheme="minorEastAsia" w:hint="eastAsia"/>
          <w:color w:val="000000"/>
          <w:szCs w:val="28"/>
          <w:shd w:val="clear" w:color="auto" w:fill="FFFFFF"/>
        </w:rPr>
        <w:t>掩盖操作之前的无标签文本数据</w:t>
      </w:r>
      <w:r w:rsidR="00355224" w:rsidRPr="007F708C">
        <w:rPr>
          <w:rFonts w:asciiTheme="minorEastAsia" w:eastAsiaTheme="minorEastAsia" w:hAnsiTheme="minorEastAsia" w:hint="eastAsia"/>
          <w:color w:val="000000"/>
          <w:szCs w:val="28"/>
          <w:shd w:val="clear" w:color="auto" w:fill="FFFFFF"/>
        </w:rPr>
        <w:t>和掩盖操作之后的无标签文本数据</w:t>
      </w:r>
      <w:r w:rsidR="00E16E74" w:rsidRPr="007F708C">
        <w:rPr>
          <w:rFonts w:asciiTheme="minorEastAsia" w:eastAsiaTheme="minorEastAsia" w:hAnsiTheme="minorEastAsia" w:hint="eastAsia"/>
          <w:color w:val="000000"/>
          <w:szCs w:val="28"/>
          <w:shd w:val="clear" w:color="auto" w:fill="FFFFFF"/>
        </w:rPr>
        <w:t>经过编码器的各个层</w:t>
      </w:r>
      <w:r w:rsidR="00DF3DF9" w:rsidRPr="007F708C">
        <w:rPr>
          <w:rFonts w:asciiTheme="minorEastAsia" w:eastAsiaTheme="minorEastAsia" w:hAnsiTheme="minorEastAsia" w:hint="eastAsia"/>
          <w:color w:val="000000"/>
          <w:szCs w:val="28"/>
          <w:shd w:val="clear" w:color="auto" w:fill="FFFFFF"/>
        </w:rPr>
        <w:t>的数学计算</w:t>
      </w:r>
      <w:r w:rsidR="00E16E74" w:rsidRPr="007F708C">
        <w:rPr>
          <w:rFonts w:asciiTheme="minorEastAsia" w:eastAsiaTheme="minorEastAsia" w:hAnsiTheme="minorEastAsia" w:hint="eastAsia"/>
          <w:color w:val="000000"/>
          <w:szCs w:val="28"/>
          <w:shd w:val="clear" w:color="auto" w:fill="FFFFFF"/>
        </w:rPr>
        <w:t>，</w:t>
      </w:r>
      <w:r>
        <w:rPr>
          <w:rFonts w:asciiTheme="minorEastAsia" w:eastAsiaTheme="minorEastAsia" w:hAnsiTheme="minorEastAsia" w:hint="eastAsia"/>
          <w:color w:val="000000"/>
          <w:szCs w:val="28"/>
          <w:shd w:val="clear" w:color="auto" w:fill="FFFFFF"/>
        </w:rPr>
        <w:t>在</w:t>
      </w:r>
      <w:r w:rsidR="00DF3DF9" w:rsidRPr="007F708C">
        <w:rPr>
          <w:rFonts w:asciiTheme="minorEastAsia" w:eastAsiaTheme="minorEastAsia" w:hAnsiTheme="minorEastAsia" w:hint="eastAsia"/>
          <w:color w:val="000000"/>
          <w:szCs w:val="28"/>
          <w:shd w:val="clear" w:color="auto" w:fill="FFFFFF"/>
        </w:rPr>
        <w:t>计算误差的基础上，通过误差反向传播算法</w:t>
      </w:r>
      <w:r w:rsidR="00E16E74" w:rsidRPr="007F708C">
        <w:rPr>
          <w:rFonts w:asciiTheme="minorEastAsia" w:eastAsiaTheme="minorEastAsia" w:hAnsiTheme="minorEastAsia" w:hint="eastAsia"/>
          <w:color w:val="000000"/>
          <w:szCs w:val="28"/>
          <w:shd w:val="clear" w:color="auto" w:fill="FFFFFF"/>
        </w:rPr>
        <w:t>修正权重系</w:t>
      </w:r>
      <w:r w:rsidR="00E16E74" w:rsidRPr="007F708C">
        <w:rPr>
          <w:rFonts w:asciiTheme="minorEastAsia" w:eastAsiaTheme="minorEastAsia" w:hAnsiTheme="minorEastAsia" w:hint="eastAsia"/>
          <w:color w:val="000000"/>
          <w:szCs w:val="28"/>
          <w:shd w:val="clear" w:color="auto" w:fill="FFFFFF"/>
        </w:rPr>
        <w:lastRenderedPageBreak/>
        <w:t>数</w:t>
      </w:r>
      <w:r w:rsidR="005D60A2" w:rsidRPr="007F708C">
        <w:rPr>
          <w:rFonts w:asciiTheme="minorEastAsia" w:eastAsiaTheme="minorEastAsia" w:hAnsiTheme="minorEastAsia" w:hint="eastAsia"/>
          <w:color w:val="000000"/>
          <w:szCs w:val="28"/>
          <w:shd w:val="clear" w:color="auto" w:fill="FFFFFF"/>
        </w:rPr>
        <w:t>。</w:t>
      </w:r>
    </w:p>
    <w:p w14:paraId="2A9B2A8B" w14:textId="3B2B0FDA" w:rsidR="0011445A" w:rsidRPr="007F708C" w:rsidRDefault="005022DB" w:rsidP="0011445A">
      <w:pPr>
        <w:spacing w:line="460" w:lineRule="exact"/>
        <w:ind w:firstLineChars="200" w:firstLine="560"/>
        <w:rPr>
          <w:rFonts w:asciiTheme="minorEastAsia" w:eastAsiaTheme="minorEastAsia" w:hAnsiTheme="minorEastAsia"/>
          <w:color w:val="000000"/>
          <w:szCs w:val="28"/>
          <w:shd w:val="clear" w:color="auto" w:fill="FFFFFF"/>
        </w:rPr>
      </w:pPr>
      <w:r w:rsidRPr="007F708C">
        <w:rPr>
          <w:rFonts w:asciiTheme="minorEastAsia" w:eastAsiaTheme="minorEastAsia" w:hAnsiTheme="minorEastAsia" w:hint="eastAsia"/>
          <w:color w:val="000000"/>
          <w:szCs w:val="28"/>
          <w:shd w:val="clear" w:color="auto" w:fill="FFFFFF"/>
        </w:rPr>
        <w:t>应该强调的是</w:t>
      </w:r>
      <w:r w:rsidR="007F2F39" w:rsidRPr="007F708C">
        <w:rPr>
          <w:rFonts w:asciiTheme="minorEastAsia" w:eastAsiaTheme="minorEastAsia" w:hAnsiTheme="minorEastAsia" w:hint="eastAsia"/>
          <w:color w:val="000000"/>
          <w:szCs w:val="28"/>
          <w:shd w:val="clear" w:color="auto" w:fill="FFFFFF"/>
        </w:rPr>
        <w:t>，</w:t>
      </w:r>
      <w:r w:rsidRPr="007F708C">
        <w:rPr>
          <w:rFonts w:asciiTheme="minorEastAsia" w:eastAsiaTheme="minorEastAsia" w:hAnsiTheme="minorEastAsia" w:hint="eastAsia"/>
          <w:color w:val="000000"/>
          <w:szCs w:val="28"/>
          <w:shd w:val="clear" w:color="auto" w:fill="FFFFFF"/>
        </w:rPr>
        <w:t>上述实施例是针对</w:t>
      </w:r>
      <w:proofErr w:type="gramStart"/>
      <w:r w:rsidRPr="007F708C">
        <w:rPr>
          <w:rFonts w:asciiTheme="minorEastAsia" w:eastAsiaTheme="minorEastAsia" w:hAnsiTheme="minorEastAsia" w:hint="eastAsia"/>
          <w:color w:val="000000"/>
          <w:szCs w:val="28"/>
          <w:shd w:val="clear" w:color="auto" w:fill="FFFFFF"/>
        </w:rPr>
        <w:t>单词级的词预测</w:t>
      </w:r>
      <w:proofErr w:type="gramEnd"/>
      <w:r w:rsidRPr="007F708C">
        <w:rPr>
          <w:rFonts w:asciiTheme="minorEastAsia" w:eastAsiaTheme="minorEastAsia" w:hAnsiTheme="minorEastAsia" w:hint="eastAsia"/>
          <w:color w:val="000000"/>
          <w:szCs w:val="28"/>
          <w:shd w:val="clear" w:color="auto" w:fill="FFFFFF"/>
        </w:rPr>
        <w:t>和词情感预测，</w:t>
      </w:r>
      <w:r w:rsidR="0011445A" w:rsidRPr="007F708C">
        <w:rPr>
          <w:rFonts w:asciiTheme="minorEastAsia" w:eastAsiaTheme="minorEastAsia" w:hAnsiTheme="minorEastAsia" w:hint="eastAsia"/>
          <w:color w:val="000000"/>
          <w:szCs w:val="28"/>
          <w:shd w:val="clear" w:color="auto" w:fill="FFFFFF"/>
        </w:rPr>
        <w:t>输入给编码器</w:t>
      </w:r>
      <w:r w:rsidR="005040CF">
        <w:rPr>
          <w:rFonts w:asciiTheme="minorEastAsia" w:eastAsiaTheme="minorEastAsia" w:hAnsiTheme="minorEastAsia" w:hint="eastAsia"/>
          <w:color w:val="000000"/>
          <w:szCs w:val="28"/>
          <w:shd w:val="clear" w:color="auto" w:fill="FFFFFF"/>
        </w:rPr>
        <w:t>的</w:t>
      </w:r>
      <w:r w:rsidR="005040CF" w:rsidRPr="005040CF">
        <w:rPr>
          <w:rFonts w:asciiTheme="minorEastAsia" w:eastAsiaTheme="minorEastAsia" w:hAnsiTheme="minorEastAsia" w:hint="eastAsia"/>
          <w:color w:val="000000"/>
          <w:szCs w:val="28"/>
          <w:shd w:val="clear" w:color="auto" w:fill="FFFFFF"/>
        </w:rPr>
        <w:t>无标签文本数据</w:t>
      </w:r>
      <w:r w:rsidR="0011445A" w:rsidRPr="007F708C">
        <w:rPr>
          <w:rFonts w:asciiTheme="minorEastAsia" w:eastAsiaTheme="minorEastAsia" w:hAnsiTheme="minorEastAsia" w:hint="eastAsia"/>
          <w:color w:val="000000"/>
          <w:szCs w:val="28"/>
          <w:shd w:val="clear" w:color="auto" w:fill="FFFFFF"/>
        </w:rPr>
        <w:t>都会</w:t>
      </w:r>
      <w:r w:rsidR="00D4533A" w:rsidRPr="007F708C">
        <w:rPr>
          <w:rFonts w:asciiTheme="minorEastAsia" w:eastAsiaTheme="minorEastAsia" w:hAnsiTheme="minorEastAsia" w:hint="eastAsia"/>
          <w:color w:val="000000"/>
          <w:szCs w:val="28"/>
          <w:shd w:val="clear" w:color="auto" w:fill="FFFFFF"/>
        </w:rPr>
        <w:t>转换为词向量</w:t>
      </w:r>
      <w:r w:rsidR="0011445A" w:rsidRPr="007F708C">
        <w:rPr>
          <w:rFonts w:asciiTheme="minorEastAsia" w:eastAsiaTheme="minorEastAsia" w:hAnsiTheme="minorEastAsia" w:hint="eastAsia"/>
          <w:color w:val="000000"/>
          <w:szCs w:val="28"/>
          <w:shd w:val="clear" w:color="auto" w:fill="FFFFFF"/>
        </w:rPr>
        <w:t>和位置编码向量</w:t>
      </w:r>
      <w:r w:rsidR="00D4533A" w:rsidRPr="007F708C">
        <w:rPr>
          <w:rFonts w:asciiTheme="minorEastAsia" w:eastAsiaTheme="minorEastAsia" w:hAnsiTheme="minorEastAsia" w:hint="eastAsia"/>
          <w:color w:val="000000"/>
          <w:szCs w:val="28"/>
          <w:shd w:val="clear" w:color="auto" w:fill="FFFFFF"/>
        </w:rPr>
        <w:t>，</w:t>
      </w:r>
      <w:r w:rsidR="0011445A" w:rsidRPr="007F708C">
        <w:rPr>
          <w:rFonts w:asciiTheme="minorEastAsia" w:eastAsiaTheme="minorEastAsia" w:hAnsiTheme="minorEastAsia" w:hint="eastAsia"/>
          <w:color w:val="000000"/>
          <w:szCs w:val="28"/>
          <w:shd w:val="clear" w:color="auto" w:fill="FFFFFF"/>
        </w:rPr>
        <w:t>由此得到的模型是</w:t>
      </w:r>
      <w:r w:rsidR="00D4533A" w:rsidRPr="007F708C">
        <w:rPr>
          <w:rFonts w:asciiTheme="minorEastAsia" w:eastAsiaTheme="minorEastAsia" w:hAnsiTheme="minorEastAsia" w:hint="eastAsia"/>
          <w:color w:val="000000"/>
          <w:szCs w:val="28"/>
          <w:shd w:val="clear" w:color="auto" w:fill="FFFFFF"/>
        </w:rPr>
        <w:t>针对</w:t>
      </w:r>
      <w:proofErr w:type="gramStart"/>
      <w:r w:rsidR="00D4533A" w:rsidRPr="007F708C">
        <w:rPr>
          <w:rFonts w:asciiTheme="minorEastAsia" w:eastAsiaTheme="minorEastAsia" w:hAnsiTheme="minorEastAsia" w:hint="eastAsia"/>
          <w:color w:val="000000"/>
          <w:szCs w:val="28"/>
          <w:shd w:val="clear" w:color="auto" w:fill="FFFFFF"/>
        </w:rPr>
        <w:t>单词</w:t>
      </w:r>
      <w:proofErr w:type="gramEnd"/>
      <w:r w:rsidR="00D4533A" w:rsidRPr="007F708C">
        <w:rPr>
          <w:rFonts w:asciiTheme="minorEastAsia" w:eastAsiaTheme="minorEastAsia" w:hAnsiTheme="minorEastAsia" w:hint="eastAsia"/>
          <w:color w:val="000000"/>
          <w:szCs w:val="28"/>
          <w:shd w:val="clear" w:color="auto" w:fill="FFFFFF"/>
        </w:rPr>
        <w:t>级</w:t>
      </w:r>
      <w:r w:rsidR="00EA69A2" w:rsidRPr="007F708C">
        <w:rPr>
          <w:rFonts w:asciiTheme="minorEastAsia" w:eastAsiaTheme="minorEastAsia" w:hAnsiTheme="minorEastAsia" w:hint="eastAsia"/>
          <w:color w:val="000000"/>
          <w:szCs w:val="28"/>
          <w:shd w:val="clear" w:color="auto" w:fill="FFFFFF"/>
        </w:rPr>
        <w:t>作</w:t>
      </w:r>
      <w:r w:rsidR="00D4533A" w:rsidRPr="007F708C">
        <w:rPr>
          <w:rFonts w:asciiTheme="minorEastAsia" w:eastAsiaTheme="minorEastAsia" w:hAnsiTheme="minorEastAsia" w:hint="eastAsia"/>
          <w:color w:val="000000"/>
          <w:szCs w:val="28"/>
          <w:shd w:val="clear" w:color="auto" w:fill="FFFFFF"/>
        </w:rPr>
        <w:t>情感预测</w:t>
      </w:r>
      <w:r w:rsidR="0011445A" w:rsidRPr="007F708C">
        <w:rPr>
          <w:rFonts w:asciiTheme="minorEastAsia" w:eastAsiaTheme="minorEastAsia" w:hAnsiTheme="minorEastAsia" w:hint="eastAsia"/>
          <w:color w:val="000000"/>
          <w:szCs w:val="28"/>
          <w:shd w:val="clear" w:color="auto" w:fill="FFFFFF"/>
        </w:rPr>
        <w:t>。可选地，情感预测模型根据</w:t>
      </w:r>
      <w:proofErr w:type="gramStart"/>
      <w:r w:rsidR="0011445A" w:rsidRPr="007F708C">
        <w:rPr>
          <w:rFonts w:asciiTheme="minorEastAsia" w:eastAsiaTheme="minorEastAsia" w:hAnsiTheme="minorEastAsia" w:hint="eastAsia"/>
          <w:color w:val="000000"/>
          <w:szCs w:val="28"/>
          <w:shd w:val="clear" w:color="auto" w:fill="FFFFFF"/>
        </w:rPr>
        <w:t>单词级</w:t>
      </w:r>
      <w:proofErr w:type="gramEnd"/>
      <w:r w:rsidR="0011445A" w:rsidRPr="007F708C">
        <w:rPr>
          <w:rFonts w:asciiTheme="minorEastAsia" w:eastAsiaTheme="minorEastAsia" w:hAnsiTheme="minorEastAsia" w:hint="eastAsia"/>
          <w:color w:val="000000"/>
          <w:szCs w:val="28"/>
          <w:shd w:val="clear" w:color="auto" w:fill="FFFFFF"/>
        </w:rPr>
        <w:t>的情感预测</w:t>
      </w:r>
      <w:r w:rsidR="00614E63" w:rsidRPr="007F708C">
        <w:rPr>
          <w:rFonts w:asciiTheme="minorEastAsia" w:eastAsiaTheme="minorEastAsia" w:hAnsiTheme="minorEastAsia" w:hint="eastAsia"/>
          <w:color w:val="000000"/>
          <w:szCs w:val="28"/>
          <w:shd w:val="clear" w:color="auto" w:fill="FFFFFF"/>
        </w:rPr>
        <w:t>结果</w:t>
      </w:r>
      <w:r w:rsidR="0011445A" w:rsidRPr="007F708C">
        <w:rPr>
          <w:rFonts w:asciiTheme="minorEastAsia" w:eastAsiaTheme="minorEastAsia" w:hAnsiTheme="minorEastAsia" w:hint="eastAsia"/>
          <w:color w:val="000000"/>
          <w:szCs w:val="28"/>
          <w:shd w:val="clear" w:color="auto" w:fill="FFFFFF"/>
        </w:rPr>
        <w:t>归纳出句子级（即整个文本数据）的情感预测</w:t>
      </w:r>
      <w:r w:rsidR="00614E63" w:rsidRPr="007F708C">
        <w:rPr>
          <w:rFonts w:asciiTheme="minorEastAsia" w:eastAsiaTheme="minorEastAsia" w:hAnsiTheme="minorEastAsia" w:hint="eastAsia"/>
          <w:color w:val="000000"/>
          <w:szCs w:val="28"/>
          <w:shd w:val="clear" w:color="auto" w:fill="FFFFFF"/>
        </w:rPr>
        <w:t>结果</w:t>
      </w:r>
      <w:r w:rsidR="0011445A" w:rsidRPr="007F708C">
        <w:rPr>
          <w:rFonts w:asciiTheme="minorEastAsia" w:eastAsiaTheme="minorEastAsia" w:hAnsiTheme="minorEastAsia" w:hint="eastAsia"/>
          <w:color w:val="000000"/>
          <w:szCs w:val="28"/>
          <w:shd w:val="clear" w:color="auto" w:fill="FFFFFF"/>
        </w:rPr>
        <w:t>，例如，如果句子中包含笑脸的表情符号，则将该句子归类为积极，再例如，如果句子中只包括多个情感词，则如果超过一定比例的情感词都表示了‘积极’的情感，则可将句子的情感</w:t>
      </w:r>
      <w:r w:rsidR="005040CF">
        <w:rPr>
          <w:rFonts w:asciiTheme="minorEastAsia" w:eastAsiaTheme="minorEastAsia" w:hAnsiTheme="minorEastAsia" w:hint="eastAsia"/>
          <w:color w:val="000000"/>
          <w:szCs w:val="28"/>
          <w:shd w:val="clear" w:color="auto" w:fill="FFFFFF"/>
        </w:rPr>
        <w:t>预测</w:t>
      </w:r>
      <w:r w:rsidR="0011445A" w:rsidRPr="007F708C">
        <w:rPr>
          <w:rFonts w:asciiTheme="minorEastAsia" w:eastAsiaTheme="minorEastAsia" w:hAnsiTheme="minorEastAsia" w:hint="eastAsia"/>
          <w:color w:val="000000"/>
          <w:szCs w:val="28"/>
          <w:shd w:val="clear" w:color="auto" w:fill="FFFFFF"/>
        </w:rPr>
        <w:t>确定为‘积极’。</w:t>
      </w:r>
    </w:p>
    <w:p w14:paraId="16E7E604" w14:textId="2B129AD6" w:rsidR="00A10D47" w:rsidRPr="007F708C" w:rsidRDefault="0011445A" w:rsidP="00A10D47">
      <w:pPr>
        <w:spacing w:line="460" w:lineRule="exact"/>
        <w:ind w:firstLineChars="200" w:firstLine="560"/>
        <w:rPr>
          <w:rFonts w:asciiTheme="minorEastAsia" w:eastAsiaTheme="minorEastAsia" w:hAnsiTheme="minorEastAsia"/>
          <w:color w:val="000000"/>
          <w:szCs w:val="28"/>
          <w:shd w:val="clear" w:color="auto" w:fill="FFFFFF"/>
        </w:rPr>
      </w:pPr>
      <w:r w:rsidRPr="007F708C">
        <w:rPr>
          <w:rFonts w:asciiTheme="minorEastAsia" w:eastAsiaTheme="minorEastAsia" w:hAnsiTheme="minorEastAsia" w:hint="eastAsia"/>
          <w:color w:val="000000"/>
          <w:szCs w:val="28"/>
          <w:shd w:val="clear" w:color="auto" w:fill="FFFFFF"/>
        </w:rPr>
        <w:t>再有，情感预测模型除了以上的</w:t>
      </w:r>
      <w:proofErr w:type="gramStart"/>
      <w:r w:rsidRPr="007F708C">
        <w:rPr>
          <w:rFonts w:asciiTheme="minorEastAsia" w:eastAsiaTheme="minorEastAsia" w:hAnsiTheme="minorEastAsia" w:hint="eastAsia"/>
          <w:color w:val="000000"/>
          <w:szCs w:val="28"/>
          <w:shd w:val="clear" w:color="auto" w:fill="FFFFFF"/>
        </w:rPr>
        <w:t>单词级的词预测</w:t>
      </w:r>
      <w:proofErr w:type="gramEnd"/>
      <w:r w:rsidRPr="007F708C">
        <w:rPr>
          <w:rFonts w:asciiTheme="minorEastAsia" w:eastAsiaTheme="minorEastAsia" w:hAnsiTheme="minorEastAsia" w:hint="eastAsia"/>
          <w:color w:val="000000"/>
          <w:szCs w:val="28"/>
          <w:shd w:val="clear" w:color="auto" w:fill="FFFFFF"/>
        </w:rPr>
        <w:t>和词情感预测之外，还可以针对</w:t>
      </w:r>
      <w:proofErr w:type="gramStart"/>
      <w:r w:rsidRPr="007F708C">
        <w:rPr>
          <w:rFonts w:asciiTheme="minorEastAsia" w:eastAsiaTheme="minorEastAsia" w:hAnsiTheme="minorEastAsia" w:hint="eastAsia"/>
          <w:color w:val="000000"/>
          <w:szCs w:val="28"/>
          <w:shd w:val="clear" w:color="auto" w:fill="FFFFFF"/>
        </w:rPr>
        <w:t>句子级训</w:t>
      </w:r>
      <w:proofErr w:type="gramEnd"/>
      <w:r w:rsidRPr="007F708C">
        <w:rPr>
          <w:rFonts w:asciiTheme="minorEastAsia" w:eastAsiaTheme="minorEastAsia" w:hAnsiTheme="minorEastAsia" w:hint="eastAsia"/>
          <w:color w:val="000000"/>
          <w:szCs w:val="28"/>
          <w:shd w:val="clear" w:color="auto" w:fill="FFFFFF"/>
        </w:rPr>
        <w:t>练情感预测。</w:t>
      </w:r>
      <w:r w:rsidR="00614E63" w:rsidRPr="007F708C">
        <w:rPr>
          <w:rFonts w:asciiTheme="minorEastAsia" w:eastAsiaTheme="minorEastAsia" w:hAnsiTheme="minorEastAsia" w:hint="eastAsia"/>
          <w:color w:val="000000"/>
          <w:szCs w:val="28"/>
          <w:shd w:val="clear" w:color="auto" w:fill="FFFFFF"/>
        </w:rPr>
        <w:t>即将整个句子作为训练样本，训练模型直接输出</w:t>
      </w:r>
      <w:proofErr w:type="gramStart"/>
      <w:r w:rsidR="00614E63" w:rsidRPr="007F708C">
        <w:rPr>
          <w:rFonts w:asciiTheme="minorEastAsia" w:eastAsiaTheme="minorEastAsia" w:hAnsiTheme="minorEastAsia" w:hint="eastAsia"/>
          <w:color w:val="000000"/>
          <w:szCs w:val="28"/>
          <w:shd w:val="clear" w:color="auto" w:fill="FFFFFF"/>
        </w:rPr>
        <w:t>句子级</w:t>
      </w:r>
      <w:proofErr w:type="gramEnd"/>
      <w:r w:rsidR="00614E63" w:rsidRPr="007F708C">
        <w:rPr>
          <w:rFonts w:asciiTheme="minorEastAsia" w:eastAsiaTheme="minorEastAsia" w:hAnsiTheme="minorEastAsia" w:hint="eastAsia"/>
          <w:color w:val="000000"/>
          <w:szCs w:val="28"/>
          <w:shd w:val="clear" w:color="auto" w:fill="FFFFFF"/>
        </w:rPr>
        <w:t>的情感预测</w:t>
      </w:r>
      <w:r w:rsidR="005040CF">
        <w:rPr>
          <w:rFonts w:asciiTheme="minorEastAsia" w:eastAsiaTheme="minorEastAsia" w:hAnsiTheme="minorEastAsia" w:hint="eastAsia"/>
          <w:color w:val="000000"/>
          <w:szCs w:val="28"/>
          <w:shd w:val="clear" w:color="auto" w:fill="FFFFFF"/>
        </w:rPr>
        <w:t>结果</w:t>
      </w:r>
      <w:r w:rsidR="00614E63" w:rsidRPr="007F708C">
        <w:rPr>
          <w:rFonts w:asciiTheme="minorEastAsia" w:eastAsiaTheme="minorEastAsia" w:hAnsiTheme="minorEastAsia" w:hint="eastAsia"/>
          <w:color w:val="000000"/>
          <w:szCs w:val="28"/>
          <w:shd w:val="clear" w:color="auto" w:fill="FFFFFF"/>
        </w:rPr>
        <w:t>。</w:t>
      </w:r>
    </w:p>
    <w:p w14:paraId="44982892" w14:textId="056AE79F" w:rsidR="00540D6C" w:rsidRPr="007F708C" w:rsidRDefault="00A10D47" w:rsidP="00A10D47">
      <w:pPr>
        <w:spacing w:line="460" w:lineRule="exact"/>
        <w:ind w:firstLineChars="200" w:firstLine="560"/>
        <w:rPr>
          <w:rFonts w:asciiTheme="minorEastAsia" w:eastAsiaTheme="minorEastAsia" w:hAnsiTheme="minorEastAsia"/>
          <w:color w:val="000000"/>
          <w:szCs w:val="28"/>
          <w:shd w:val="clear" w:color="auto" w:fill="FFFFFF"/>
        </w:rPr>
      </w:pPr>
      <w:r w:rsidRPr="007F708C">
        <w:rPr>
          <w:rFonts w:asciiTheme="minorEastAsia" w:eastAsiaTheme="minorEastAsia" w:hAnsiTheme="minorEastAsia" w:hint="eastAsia"/>
          <w:color w:val="000000"/>
          <w:szCs w:val="28"/>
          <w:shd w:val="clear" w:color="auto" w:fill="FFFFFF"/>
        </w:rPr>
        <w:t>进一步地，在情感预测模型中，</w:t>
      </w:r>
      <w:proofErr w:type="gramStart"/>
      <w:r w:rsidR="00614E63" w:rsidRPr="007F708C">
        <w:rPr>
          <w:rFonts w:asciiTheme="minorEastAsia" w:eastAsiaTheme="minorEastAsia" w:hAnsiTheme="minorEastAsia" w:hint="eastAsia"/>
          <w:color w:val="000000"/>
          <w:szCs w:val="28"/>
          <w:shd w:val="clear" w:color="auto" w:fill="FFFFFF"/>
        </w:rPr>
        <w:t>句子级</w:t>
      </w:r>
      <w:proofErr w:type="gramEnd"/>
      <w:r w:rsidR="00614E63" w:rsidRPr="007F708C">
        <w:rPr>
          <w:rFonts w:asciiTheme="minorEastAsia" w:eastAsiaTheme="minorEastAsia" w:hAnsiTheme="minorEastAsia" w:hint="eastAsia"/>
          <w:color w:val="000000"/>
          <w:szCs w:val="28"/>
          <w:shd w:val="clear" w:color="auto" w:fill="FFFFFF"/>
        </w:rPr>
        <w:t>的情感预测和</w:t>
      </w:r>
      <w:proofErr w:type="gramStart"/>
      <w:r w:rsidR="00614E63" w:rsidRPr="007F708C">
        <w:rPr>
          <w:rFonts w:asciiTheme="minorEastAsia" w:eastAsiaTheme="minorEastAsia" w:hAnsiTheme="minorEastAsia" w:hint="eastAsia"/>
          <w:color w:val="000000"/>
          <w:szCs w:val="28"/>
          <w:shd w:val="clear" w:color="auto" w:fill="FFFFFF"/>
        </w:rPr>
        <w:t>单词</w:t>
      </w:r>
      <w:proofErr w:type="gramEnd"/>
      <w:r w:rsidR="00614E63" w:rsidRPr="007F708C">
        <w:rPr>
          <w:rFonts w:asciiTheme="minorEastAsia" w:eastAsiaTheme="minorEastAsia" w:hAnsiTheme="minorEastAsia" w:hint="eastAsia"/>
          <w:color w:val="000000"/>
          <w:szCs w:val="28"/>
          <w:shd w:val="clear" w:color="auto" w:fill="FFFFFF"/>
        </w:rPr>
        <w:t>级的情感预测可各自独立进行，例如一部分编码器专用于</w:t>
      </w:r>
      <w:proofErr w:type="gramStart"/>
      <w:r w:rsidR="00614E63" w:rsidRPr="007F708C">
        <w:rPr>
          <w:rFonts w:asciiTheme="minorEastAsia" w:eastAsiaTheme="minorEastAsia" w:hAnsiTheme="minorEastAsia" w:hint="eastAsia"/>
          <w:color w:val="000000"/>
          <w:szCs w:val="28"/>
          <w:shd w:val="clear" w:color="auto" w:fill="FFFFFF"/>
        </w:rPr>
        <w:t>句子</w:t>
      </w:r>
      <w:proofErr w:type="gramEnd"/>
      <w:r w:rsidR="00614E63" w:rsidRPr="007F708C">
        <w:rPr>
          <w:rFonts w:asciiTheme="minorEastAsia" w:eastAsiaTheme="minorEastAsia" w:hAnsiTheme="minorEastAsia" w:hint="eastAsia"/>
          <w:color w:val="000000"/>
          <w:szCs w:val="28"/>
          <w:shd w:val="clear" w:color="auto" w:fill="FFFFFF"/>
        </w:rPr>
        <w:t>级</w:t>
      </w:r>
      <w:r w:rsidR="005040CF">
        <w:rPr>
          <w:rFonts w:asciiTheme="minorEastAsia" w:eastAsiaTheme="minorEastAsia" w:hAnsiTheme="minorEastAsia" w:hint="eastAsia"/>
          <w:color w:val="000000"/>
          <w:szCs w:val="28"/>
          <w:shd w:val="clear" w:color="auto" w:fill="FFFFFF"/>
        </w:rPr>
        <w:t>的情感预测，另一部分的编码器专用于</w:t>
      </w:r>
      <w:proofErr w:type="gramStart"/>
      <w:r w:rsidR="005040CF">
        <w:rPr>
          <w:rFonts w:asciiTheme="minorEastAsia" w:eastAsiaTheme="minorEastAsia" w:hAnsiTheme="minorEastAsia" w:hint="eastAsia"/>
          <w:color w:val="000000"/>
          <w:szCs w:val="28"/>
          <w:shd w:val="clear" w:color="auto" w:fill="FFFFFF"/>
        </w:rPr>
        <w:t>单词</w:t>
      </w:r>
      <w:proofErr w:type="gramEnd"/>
      <w:r w:rsidR="005040CF">
        <w:rPr>
          <w:rFonts w:asciiTheme="minorEastAsia" w:eastAsiaTheme="minorEastAsia" w:hAnsiTheme="minorEastAsia" w:hint="eastAsia"/>
          <w:color w:val="000000"/>
          <w:szCs w:val="28"/>
          <w:shd w:val="clear" w:color="auto" w:fill="FFFFFF"/>
        </w:rPr>
        <w:t>级的情感预测。</w:t>
      </w:r>
      <w:proofErr w:type="gramStart"/>
      <w:r w:rsidR="005040CF">
        <w:rPr>
          <w:rFonts w:asciiTheme="minorEastAsia" w:eastAsiaTheme="minorEastAsia" w:hAnsiTheme="minorEastAsia" w:hint="eastAsia"/>
          <w:color w:val="000000"/>
          <w:szCs w:val="28"/>
          <w:shd w:val="clear" w:color="auto" w:fill="FFFFFF"/>
        </w:rPr>
        <w:t>单词级</w:t>
      </w:r>
      <w:proofErr w:type="gramEnd"/>
      <w:r w:rsidR="005040CF">
        <w:rPr>
          <w:rFonts w:asciiTheme="minorEastAsia" w:eastAsiaTheme="minorEastAsia" w:hAnsiTheme="minorEastAsia" w:hint="eastAsia"/>
          <w:color w:val="000000"/>
          <w:szCs w:val="28"/>
          <w:shd w:val="clear" w:color="auto" w:fill="FFFFFF"/>
        </w:rPr>
        <w:t>情感预测结果和</w:t>
      </w:r>
      <w:proofErr w:type="gramStart"/>
      <w:r w:rsidR="005040CF">
        <w:rPr>
          <w:rFonts w:asciiTheme="minorEastAsia" w:eastAsiaTheme="minorEastAsia" w:hAnsiTheme="minorEastAsia" w:hint="eastAsia"/>
          <w:color w:val="000000"/>
          <w:szCs w:val="28"/>
          <w:shd w:val="clear" w:color="auto" w:fill="FFFFFF"/>
        </w:rPr>
        <w:t>句子</w:t>
      </w:r>
      <w:proofErr w:type="gramEnd"/>
      <w:r w:rsidR="005040CF">
        <w:rPr>
          <w:rFonts w:asciiTheme="minorEastAsia" w:eastAsiaTheme="minorEastAsia" w:hAnsiTheme="minorEastAsia" w:hint="eastAsia"/>
          <w:color w:val="000000"/>
          <w:szCs w:val="28"/>
          <w:shd w:val="clear" w:color="auto" w:fill="FFFFFF"/>
        </w:rPr>
        <w:t>级</w:t>
      </w:r>
      <w:r w:rsidR="00614E63" w:rsidRPr="007F708C">
        <w:rPr>
          <w:rFonts w:asciiTheme="minorEastAsia" w:eastAsiaTheme="minorEastAsia" w:hAnsiTheme="minorEastAsia" w:hint="eastAsia"/>
          <w:color w:val="000000"/>
          <w:szCs w:val="28"/>
          <w:shd w:val="clear" w:color="auto" w:fill="FFFFFF"/>
        </w:rPr>
        <w:t>情感预测结果可以互相</w:t>
      </w:r>
      <w:r w:rsidR="00153D8F" w:rsidRPr="007F708C">
        <w:rPr>
          <w:rFonts w:asciiTheme="minorEastAsia" w:eastAsiaTheme="minorEastAsia" w:hAnsiTheme="minorEastAsia" w:hint="eastAsia"/>
          <w:color w:val="000000"/>
          <w:szCs w:val="28"/>
          <w:shd w:val="clear" w:color="auto" w:fill="FFFFFF"/>
        </w:rPr>
        <w:t>验证</w:t>
      </w:r>
      <w:r w:rsidR="005040CF">
        <w:rPr>
          <w:rFonts w:asciiTheme="minorEastAsia" w:eastAsiaTheme="minorEastAsia" w:hAnsiTheme="minorEastAsia" w:hint="eastAsia"/>
          <w:color w:val="000000"/>
          <w:szCs w:val="28"/>
          <w:shd w:val="clear" w:color="auto" w:fill="FFFFFF"/>
        </w:rPr>
        <w:t>，例如根据</w:t>
      </w:r>
      <w:proofErr w:type="gramStart"/>
      <w:r w:rsidR="005040CF">
        <w:rPr>
          <w:rFonts w:asciiTheme="minorEastAsia" w:eastAsiaTheme="minorEastAsia" w:hAnsiTheme="minorEastAsia" w:hint="eastAsia"/>
          <w:color w:val="000000"/>
          <w:szCs w:val="28"/>
          <w:shd w:val="clear" w:color="auto" w:fill="FFFFFF"/>
        </w:rPr>
        <w:t>单词</w:t>
      </w:r>
      <w:proofErr w:type="gramEnd"/>
      <w:r w:rsidR="005040CF">
        <w:rPr>
          <w:rFonts w:asciiTheme="minorEastAsia" w:eastAsiaTheme="minorEastAsia" w:hAnsiTheme="minorEastAsia" w:hint="eastAsia"/>
          <w:color w:val="000000"/>
          <w:szCs w:val="28"/>
          <w:shd w:val="clear" w:color="auto" w:fill="FFFFFF"/>
        </w:rPr>
        <w:t>级情感预测结果归纳出</w:t>
      </w:r>
      <w:proofErr w:type="gramStart"/>
      <w:r w:rsidR="005040CF">
        <w:rPr>
          <w:rFonts w:asciiTheme="minorEastAsia" w:eastAsiaTheme="minorEastAsia" w:hAnsiTheme="minorEastAsia" w:hint="eastAsia"/>
          <w:color w:val="000000"/>
          <w:szCs w:val="28"/>
          <w:shd w:val="clear" w:color="auto" w:fill="FFFFFF"/>
        </w:rPr>
        <w:t>句子</w:t>
      </w:r>
      <w:proofErr w:type="gramEnd"/>
      <w:r w:rsidR="005040CF">
        <w:rPr>
          <w:rFonts w:asciiTheme="minorEastAsia" w:eastAsiaTheme="minorEastAsia" w:hAnsiTheme="minorEastAsia" w:hint="eastAsia"/>
          <w:color w:val="000000"/>
          <w:szCs w:val="28"/>
          <w:shd w:val="clear" w:color="auto" w:fill="FFFFFF"/>
        </w:rPr>
        <w:t>级情感预测结果，并根据归纳出来的</w:t>
      </w:r>
      <w:proofErr w:type="gramStart"/>
      <w:r w:rsidR="005040CF">
        <w:rPr>
          <w:rFonts w:asciiTheme="minorEastAsia" w:eastAsiaTheme="minorEastAsia" w:hAnsiTheme="minorEastAsia" w:hint="eastAsia"/>
          <w:color w:val="000000"/>
          <w:szCs w:val="28"/>
          <w:shd w:val="clear" w:color="auto" w:fill="FFFFFF"/>
        </w:rPr>
        <w:t>句子</w:t>
      </w:r>
      <w:proofErr w:type="gramEnd"/>
      <w:r w:rsidR="005040CF">
        <w:rPr>
          <w:rFonts w:asciiTheme="minorEastAsia" w:eastAsiaTheme="minorEastAsia" w:hAnsiTheme="minorEastAsia" w:hint="eastAsia"/>
          <w:color w:val="000000"/>
          <w:szCs w:val="28"/>
          <w:shd w:val="clear" w:color="auto" w:fill="FFFFFF"/>
        </w:rPr>
        <w:t>级情感预测结果验证直接得到的</w:t>
      </w:r>
      <w:proofErr w:type="gramStart"/>
      <w:r w:rsidR="005040CF">
        <w:rPr>
          <w:rFonts w:asciiTheme="minorEastAsia" w:eastAsiaTheme="minorEastAsia" w:hAnsiTheme="minorEastAsia" w:hint="eastAsia"/>
          <w:color w:val="000000"/>
          <w:szCs w:val="28"/>
          <w:shd w:val="clear" w:color="auto" w:fill="FFFFFF"/>
        </w:rPr>
        <w:t>句子</w:t>
      </w:r>
      <w:proofErr w:type="gramEnd"/>
      <w:r w:rsidR="005040CF">
        <w:rPr>
          <w:rFonts w:asciiTheme="minorEastAsia" w:eastAsiaTheme="minorEastAsia" w:hAnsiTheme="minorEastAsia" w:hint="eastAsia"/>
          <w:color w:val="000000"/>
          <w:szCs w:val="28"/>
          <w:shd w:val="clear" w:color="auto" w:fill="FFFFFF"/>
        </w:rPr>
        <w:t>级</w:t>
      </w:r>
      <w:r w:rsidR="00614E63" w:rsidRPr="007F708C">
        <w:rPr>
          <w:rFonts w:asciiTheme="minorEastAsia" w:eastAsiaTheme="minorEastAsia" w:hAnsiTheme="minorEastAsia" w:hint="eastAsia"/>
          <w:color w:val="000000"/>
          <w:szCs w:val="28"/>
          <w:shd w:val="clear" w:color="auto" w:fill="FFFFFF"/>
        </w:rPr>
        <w:t>情感预测结果</w:t>
      </w:r>
      <w:r w:rsidR="00103FA5" w:rsidRPr="007F708C">
        <w:rPr>
          <w:rFonts w:asciiTheme="minorEastAsia" w:eastAsiaTheme="minorEastAsia" w:hAnsiTheme="minorEastAsia" w:hint="eastAsia"/>
          <w:color w:val="000000"/>
          <w:szCs w:val="28"/>
          <w:shd w:val="clear" w:color="auto" w:fill="FFFFFF"/>
        </w:rPr>
        <w:t>，反之亦然</w:t>
      </w:r>
      <w:r w:rsidR="00614E63" w:rsidRPr="007F708C">
        <w:rPr>
          <w:rFonts w:asciiTheme="minorEastAsia" w:eastAsiaTheme="minorEastAsia" w:hAnsiTheme="minorEastAsia" w:hint="eastAsia"/>
          <w:color w:val="000000"/>
          <w:szCs w:val="28"/>
          <w:shd w:val="clear" w:color="auto" w:fill="FFFFFF"/>
        </w:rPr>
        <w:t>。</w:t>
      </w:r>
    </w:p>
    <w:p w14:paraId="3BD1ED04" w14:textId="4373C9B9" w:rsidR="0038608B" w:rsidRDefault="00237058" w:rsidP="0038608B">
      <w:pPr>
        <w:spacing w:line="460" w:lineRule="exact"/>
        <w:ind w:firstLineChars="200" w:firstLine="560"/>
        <w:rPr>
          <w:rFonts w:asciiTheme="minorEastAsia" w:eastAsiaTheme="minorEastAsia" w:hAnsiTheme="minorEastAsia"/>
          <w:szCs w:val="28"/>
        </w:rPr>
      </w:pPr>
      <w:r w:rsidRPr="007F708C">
        <w:rPr>
          <w:rFonts w:asciiTheme="minorEastAsia" w:eastAsiaTheme="minorEastAsia" w:hAnsiTheme="minorEastAsia" w:hint="eastAsia"/>
          <w:szCs w:val="28"/>
        </w:rPr>
        <w:t>图4是采用情感预测模型进行情感预测的示例图</w:t>
      </w:r>
      <w:r w:rsidR="0062651E" w:rsidRPr="007F708C">
        <w:rPr>
          <w:rFonts w:asciiTheme="minorEastAsia" w:eastAsiaTheme="minorEastAsia" w:hAnsiTheme="minorEastAsia" w:hint="eastAsia"/>
          <w:szCs w:val="28"/>
        </w:rPr>
        <w:t>。</w:t>
      </w:r>
      <w:r w:rsidR="00F27780" w:rsidRPr="007F708C">
        <w:rPr>
          <w:rFonts w:asciiTheme="minorEastAsia" w:eastAsiaTheme="minorEastAsia" w:hAnsiTheme="minorEastAsia" w:hint="eastAsia"/>
          <w:szCs w:val="28"/>
        </w:rPr>
        <w:t>无标签</w:t>
      </w:r>
      <w:r w:rsidR="006F4222" w:rsidRPr="007F708C">
        <w:rPr>
          <w:rFonts w:asciiTheme="minorEastAsia" w:eastAsiaTheme="minorEastAsia" w:hAnsiTheme="minorEastAsia" w:hint="eastAsia"/>
          <w:szCs w:val="28"/>
        </w:rPr>
        <w:t>文本</w:t>
      </w:r>
      <w:r w:rsidR="00F27780" w:rsidRPr="007F708C">
        <w:rPr>
          <w:rFonts w:asciiTheme="minorEastAsia" w:eastAsiaTheme="minorEastAsia" w:hAnsiTheme="minorEastAsia" w:hint="eastAsia"/>
          <w:szCs w:val="28"/>
        </w:rPr>
        <w:t>数据包括文本内容‘fas</w:t>
      </w:r>
      <w:r w:rsidR="00F27780" w:rsidRPr="007F708C">
        <w:rPr>
          <w:rFonts w:asciiTheme="minorEastAsia" w:eastAsiaTheme="minorEastAsia" w:hAnsiTheme="minorEastAsia"/>
          <w:szCs w:val="28"/>
        </w:rPr>
        <w:t>t and cheerful service, food was pretty good</w:t>
      </w:r>
      <w:r w:rsidR="00F27780" w:rsidRPr="007F708C">
        <w:rPr>
          <w:rFonts w:asciiTheme="minorEastAsia" w:eastAsiaTheme="minorEastAsia" w:hAnsiTheme="minorEastAsia" w:hint="eastAsia"/>
          <w:szCs w:val="28"/>
        </w:rPr>
        <w:t>’和一个评论打分r</w:t>
      </w:r>
      <w:r w:rsidR="00F27780" w:rsidRPr="007F708C">
        <w:rPr>
          <w:rFonts w:asciiTheme="minorEastAsia" w:eastAsiaTheme="minorEastAsia" w:hAnsiTheme="minorEastAsia"/>
          <w:szCs w:val="28"/>
        </w:rPr>
        <w:t>ating</w:t>
      </w:r>
      <w:r w:rsidR="00F27780" w:rsidRPr="007F708C">
        <w:rPr>
          <w:rFonts w:asciiTheme="minorEastAsia" w:eastAsiaTheme="minorEastAsia" w:hAnsiTheme="minorEastAsia" w:hint="eastAsia"/>
          <w:szCs w:val="28"/>
        </w:rPr>
        <w:t>。</w:t>
      </w:r>
      <w:r w:rsidR="00604C91" w:rsidRPr="007F708C">
        <w:rPr>
          <w:rFonts w:asciiTheme="minorEastAsia" w:eastAsiaTheme="minorEastAsia" w:hAnsiTheme="minorEastAsia" w:hint="eastAsia"/>
          <w:szCs w:val="28"/>
        </w:rPr>
        <w:t>首先根据上述实施例，将</w:t>
      </w:r>
      <w:del w:id="23" w:author="杰探" w:date="2020-07-22T17:44:00Z">
        <w:r w:rsidR="00604C91" w:rsidRPr="007F708C" w:rsidDel="000610F0">
          <w:rPr>
            <w:rFonts w:asciiTheme="minorEastAsia" w:eastAsiaTheme="minorEastAsia" w:hAnsiTheme="minorEastAsia"/>
            <w:szCs w:val="28"/>
          </w:rPr>
          <w:delText>’</w:delText>
        </w:r>
      </w:del>
      <w:ins w:id="24" w:author="杰探" w:date="2020-07-22T17:46:00Z">
        <w:r w:rsidR="000610F0" w:rsidRPr="000610F0">
          <w:rPr>
            <w:rFonts w:asciiTheme="minorEastAsia" w:eastAsiaTheme="minorEastAsia" w:hAnsiTheme="minorEastAsia" w:hint="eastAsia"/>
            <w:szCs w:val="28"/>
          </w:rPr>
          <w:t xml:space="preserve"> </w:t>
        </w:r>
        <w:r w:rsidR="000610F0" w:rsidRPr="007F708C">
          <w:rPr>
            <w:rFonts w:asciiTheme="minorEastAsia" w:eastAsiaTheme="minorEastAsia" w:hAnsiTheme="minorEastAsia" w:hint="eastAsia"/>
            <w:szCs w:val="28"/>
          </w:rPr>
          <w:t>‘</w:t>
        </w:r>
      </w:ins>
      <w:bookmarkStart w:id="25" w:name="_GoBack"/>
      <w:bookmarkEnd w:id="25"/>
      <w:r w:rsidR="00604C91" w:rsidRPr="007F708C">
        <w:rPr>
          <w:rFonts w:asciiTheme="minorEastAsia" w:eastAsiaTheme="minorEastAsia" w:hAnsiTheme="minorEastAsia"/>
          <w:szCs w:val="28"/>
        </w:rPr>
        <w:t>cheerful’</w:t>
      </w:r>
      <w:r w:rsidR="00604C91" w:rsidRPr="007F708C">
        <w:rPr>
          <w:rFonts w:asciiTheme="minorEastAsia" w:eastAsiaTheme="minorEastAsia" w:hAnsiTheme="minorEastAsia" w:hint="eastAsia"/>
          <w:szCs w:val="28"/>
        </w:rPr>
        <w:t>、‘goo</w:t>
      </w:r>
      <w:r w:rsidR="00604C91" w:rsidRPr="007F708C">
        <w:rPr>
          <w:rFonts w:asciiTheme="minorEastAsia" w:eastAsiaTheme="minorEastAsia" w:hAnsiTheme="minorEastAsia"/>
          <w:szCs w:val="28"/>
        </w:rPr>
        <w:t>d</w:t>
      </w:r>
      <w:r w:rsidR="00604C91" w:rsidRPr="007F708C">
        <w:rPr>
          <w:rFonts w:asciiTheme="minorEastAsia" w:eastAsiaTheme="minorEastAsia" w:hAnsiTheme="minorEastAsia" w:hint="eastAsia"/>
          <w:szCs w:val="28"/>
        </w:rPr>
        <w:t>’确定为</w:t>
      </w:r>
      <w:r w:rsidR="007D7451" w:rsidRPr="007F708C">
        <w:rPr>
          <w:rFonts w:asciiTheme="minorEastAsia" w:eastAsiaTheme="minorEastAsia" w:hAnsiTheme="minorEastAsia" w:hint="eastAsia"/>
          <w:szCs w:val="28"/>
        </w:rPr>
        <w:t>领域无关的情感词</w:t>
      </w:r>
      <w:r w:rsidR="00604C91" w:rsidRPr="007F708C">
        <w:rPr>
          <w:rFonts w:asciiTheme="minorEastAsia" w:eastAsiaTheme="minorEastAsia" w:hAnsiTheme="minorEastAsia" w:hint="eastAsia"/>
          <w:szCs w:val="28"/>
        </w:rPr>
        <w:t>，将‘</w:t>
      </w:r>
      <w:r w:rsidR="00604C91" w:rsidRPr="007F708C">
        <w:rPr>
          <w:rFonts w:asciiTheme="minorEastAsia" w:eastAsiaTheme="minorEastAsia" w:hAnsiTheme="minorEastAsia"/>
          <w:color w:val="000000"/>
          <w:kern w:val="0"/>
          <w:szCs w:val="28"/>
          <w:lang w:val="zh-CN"/>
        </w:rPr>
        <w:t>:</w:t>
      </w:r>
      <w:r w:rsidR="00604C91" w:rsidRPr="007F708C">
        <w:rPr>
          <w:rFonts w:asciiTheme="minorEastAsia" w:eastAsiaTheme="minorEastAsia" w:hAnsiTheme="minorEastAsia" w:cs="宋体" w:hint="eastAsia"/>
          <w:color w:val="000000"/>
          <w:kern w:val="0"/>
          <w:szCs w:val="28"/>
          <w:lang w:val="zh-CN"/>
        </w:rPr>
        <w:t>）</w:t>
      </w:r>
      <w:r w:rsidR="00604C91" w:rsidRPr="007F708C">
        <w:rPr>
          <w:rFonts w:asciiTheme="minorEastAsia" w:eastAsiaTheme="minorEastAsia" w:hAnsiTheme="minorEastAsia" w:hint="eastAsia"/>
          <w:szCs w:val="28"/>
        </w:rPr>
        <w:t>’确定为表情字符，因此在掩盖步骤中，上述情感词和表情字符</w:t>
      </w:r>
      <w:r w:rsidR="005040CF">
        <w:rPr>
          <w:rFonts w:asciiTheme="minorEastAsia" w:eastAsiaTheme="minorEastAsia" w:hAnsiTheme="minorEastAsia" w:hint="eastAsia"/>
          <w:szCs w:val="28"/>
        </w:rPr>
        <w:t>被</w:t>
      </w:r>
      <w:r w:rsidR="00604C91" w:rsidRPr="007F708C">
        <w:rPr>
          <w:rFonts w:asciiTheme="minorEastAsia" w:eastAsiaTheme="minorEastAsia" w:hAnsiTheme="minorEastAsia" w:hint="eastAsia"/>
          <w:szCs w:val="28"/>
        </w:rPr>
        <w:t>掩盖掉。将掩盖操作之后的上述文本和掩盖操作之前的上述文本同时输入给情感预测模型4</w:t>
      </w:r>
      <w:r w:rsidR="00604C91" w:rsidRPr="007F708C">
        <w:rPr>
          <w:rFonts w:asciiTheme="minorEastAsia" w:eastAsiaTheme="minorEastAsia" w:hAnsiTheme="minorEastAsia"/>
          <w:szCs w:val="28"/>
        </w:rPr>
        <w:t>00。情感预测模型</w:t>
      </w:r>
      <w:r w:rsidR="00604C91" w:rsidRPr="007F708C">
        <w:rPr>
          <w:rFonts w:asciiTheme="minorEastAsia" w:eastAsiaTheme="minorEastAsia" w:hAnsiTheme="minorEastAsia" w:hint="eastAsia"/>
          <w:szCs w:val="28"/>
        </w:rPr>
        <w:t>4</w:t>
      </w:r>
      <w:r w:rsidR="00604C91" w:rsidRPr="007F708C">
        <w:rPr>
          <w:rFonts w:asciiTheme="minorEastAsia" w:eastAsiaTheme="minorEastAsia" w:hAnsiTheme="minorEastAsia"/>
          <w:szCs w:val="28"/>
        </w:rPr>
        <w:t>00</w:t>
      </w:r>
      <w:r w:rsidR="003E5C0E">
        <w:rPr>
          <w:rFonts w:asciiTheme="minorEastAsia" w:eastAsiaTheme="minorEastAsia" w:hAnsiTheme="minorEastAsia" w:hint="eastAsia"/>
          <w:szCs w:val="28"/>
        </w:rPr>
        <w:t>可</w:t>
      </w:r>
      <w:r w:rsidR="00604C91" w:rsidRPr="007F708C">
        <w:rPr>
          <w:rFonts w:asciiTheme="minorEastAsia" w:eastAsiaTheme="minorEastAsia" w:hAnsiTheme="minorEastAsia"/>
          <w:szCs w:val="28"/>
        </w:rPr>
        <w:t>采用如图</w:t>
      </w:r>
      <w:r w:rsidR="00604C91" w:rsidRPr="007F708C">
        <w:rPr>
          <w:rFonts w:asciiTheme="minorEastAsia" w:eastAsiaTheme="minorEastAsia" w:hAnsiTheme="minorEastAsia" w:hint="eastAsia"/>
          <w:szCs w:val="28"/>
        </w:rPr>
        <w:t>3所示的编码器构建，</w:t>
      </w:r>
      <w:r w:rsidR="0077718E">
        <w:rPr>
          <w:rFonts w:asciiTheme="minorEastAsia" w:eastAsiaTheme="minorEastAsia" w:hAnsiTheme="minorEastAsia" w:hint="eastAsia"/>
          <w:szCs w:val="28"/>
        </w:rPr>
        <w:t>用于</w:t>
      </w:r>
      <w:r w:rsidR="00A83BB3">
        <w:rPr>
          <w:rFonts w:asciiTheme="minorEastAsia" w:eastAsiaTheme="minorEastAsia" w:hAnsiTheme="minorEastAsia" w:hint="eastAsia"/>
          <w:szCs w:val="28"/>
        </w:rPr>
        <w:t>产生</w:t>
      </w:r>
      <w:r w:rsidR="00604C91" w:rsidRPr="007F708C">
        <w:rPr>
          <w:rFonts w:asciiTheme="minorEastAsia" w:eastAsiaTheme="minorEastAsia" w:hAnsiTheme="minorEastAsia" w:hint="eastAsia"/>
          <w:szCs w:val="28"/>
        </w:rPr>
        <w:t>输出向量x</w:t>
      </w:r>
      <w:r w:rsidR="00604C91" w:rsidRPr="007F708C">
        <w:rPr>
          <w:rFonts w:asciiTheme="minorEastAsia" w:eastAsiaTheme="minorEastAsia" w:hAnsiTheme="minorEastAsia"/>
          <w:szCs w:val="28"/>
        </w:rPr>
        <w:t>1-x11，并在对应的单词位置输出情感预测，</w:t>
      </w:r>
      <w:r w:rsidR="00EC1942" w:rsidRPr="007F708C">
        <w:rPr>
          <w:rFonts w:asciiTheme="minorEastAsia" w:eastAsiaTheme="minorEastAsia" w:hAnsiTheme="minorEastAsia"/>
          <w:szCs w:val="28"/>
        </w:rPr>
        <w:t>其中，</w:t>
      </w:r>
      <w:r w:rsidR="002C4D8F" w:rsidRPr="007F708C">
        <w:rPr>
          <w:rFonts w:asciiTheme="minorEastAsia" w:eastAsiaTheme="minorEastAsia" w:hAnsiTheme="minorEastAsia" w:hint="eastAsia"/>
          <w:szCs w:val="28"/>
        </w:rPr>
        <w:t>‘</w:t>
      </w:r>
      <w:r w:rsidR="00604C91" w:rsidRPr="007F708C">
        <w:rPr>
          <w:rFonts w:asciiTheme="minorEastAsia" w:eastAsiaTheme="minorEastAsia" w:hAnsiTheme="minorEastAsia" w:hint="eastAsia"/>
          <w:szCs w:val="28"/>
        </w:rPr>
        <w:t>c</w:t>
      </w:r>
      <w:r w:rsidR="00604C91" w:rsidRPr="007F708C">
        <w:rPr>
          <w:rFonts w:asciiTheme="minorEastAsia" w:eastAsiaTheme="minorEastAsia" w:hAnsiTheme="minorEastAsia"/>
          <w:szCs w:val="28"/>
        </w:rPr>
        <w:t>heerful’和‘good’都表达‘positive’(积极</w:t>
      </w:r>
      <w:r w:rsidR="00604C91" w:rsidRPr="007F708C">
        <w:rPr>
          <w:rFonts w:asciiTheme="minorEastAsia" w:eastAsiaTheme="minorEastAsia" w:hAnsiTheme="minorEastAsia" w:hint="eastAsia"/>
          <w:szCs w:val="28"/>
        </w:rPr>
        <w:t>)</w:t>
      </w:r>
      <w:r w:rsidR="00604C91" w:rsidRPr="007F708C">
        <w:rPr>
          <w:rFonts w:asciiTheme="minorEastAsia" w:eastAsiaTheme="minorEastAsia" w:hAnsiTheme="minorEastAsia"/>
          <w:szCs w:val="28"/>
        </w:rPr>
        <w:t>的情感，</w:t>
      </w:r>
      <w:r w:rsidR="00B123DA" w:rsidRPr="007F708C">
        <w:rPr>
          <w:rFonts w:asciiTheme="minorEastAsia" w:eastAsiaTheme="minorEastAsia" w:hAnsiTheme="minorEastAsia"/>
          <w:szCs w:val="28"/>
        </w:rPr>
        <w:t>表情字符</w:t>
      </w:r>
      <w:r w:rsidR="00B123DA" w:rsidRPr="007F708C">
        <w:rPr>
          <w:rFonts w:asciiTheme="minorEastAsia" w:eastAsiaTheme="minorEastAsia" w:hAnsiTheme="minorEastAsia" w:hint="eastAsia"/>
          <w:szCs w:val="28"/>
        </w:rPr>
        <w:t>‘:）’也表示‘positive’的情感</w:t>
      </w:r>
      <w:r w:rsidR="00481077" w:rsidRPr="007F708C">
        <w:rPr>
          <w:rFonts w:asciiTheme="minorEastAsia" w:eastAsiaTheme="minorEastAsia" w:hAnsiTheme="minorEastAsia" w:hint="eastAsia"/>
          <w:szCs w:val="28"/>
        </w:rPr>
        <w:t>。</w:t>
      </w:r>
      <w:r w:rsidR="00E36F75" w:rsidRPr="007F708C">
        <w:rPr>
          <w:rFonts w:asciiTheme="minorEastAsia" w:eastAsiaTheme="minorEastAsia" w:hAnsiTheme="minorEastAsia" w:hint="eastAsia"/>
          <w:szCs w:val="28"/>
        </w:rPr>
        <w:t>同时，情感预测模型400还针对</w:t>
      </w:r>
      <w:r w:rsidR="00980CE2" w:rsidRPr="007F708C">
        <w:rPr>
          <w:rFonts w:asciiTheme="minorEastAsia" w:eastAsiaTheme="minorEastAsia" w:hAnsiTheme="minorEastAsia" w:hint="eastAsia"/>
          <w:szCs w:val="28"/>
        </w:rPr>
        <w:t>整个文本内容</w:t>
      </w:r>
      <w:r w:rsidR="00E36F75" w:rsidRPr="007F708C">
        <w:rPr>
          <w:rFonts w:asciiTheme="minorEastAsia" w:eastAsiaTheme="minorEastAsia" w:hAnsiTheme="minorEastAsia" w:hint="eastAsia"/>
          <w:szCs w:val="28"/>
        </w:rPr>
        <w:t>‘fast and cheerful service, food was pretty good’</w:t>
      </w:r>
      <w:r w:rsidR="00723E16" w:rsidRPr="007F708C">
        <w:rPr>
          <w:rFonts w:asciiTheme="minorEastAsia" w:eastAsiaTheme="minorEastAsia" w:hAnsiTheme="minorEastAsia" w:hint="eastAsia"/>
          <w:szCs w:val="28"/>
        </w:rPr>
        <w:t>和</w:t>
      </w:r>
      <w:r w:rsidR="00723E16" w:rsidRPr="007F708C">
        <w:rPr>
          <w:rFonts w:asciiTheme="minorEastAsia" w:eastAsiaTheme="minorEastAsia" w:hAnsiTheme="minorEastAsia"/>
          <w:szCs w:val="28"/>
        </w:rPr>
        <w:t>rating</w:t>
      </w:r>
      <w:r w:rsidR="00980CE2" w:rsidRPr="007F708C">
        <w:rPr>
          <w:rFonts w:asciiTheme="minorEastAsia" w:eastAsiaTheme="minorEastAsia" w:hAnsiTheme="minorEastAsia" w:hint="eastAsia"/>
          <w:szCs w:val="28"/>
        </w:rPr>
        <w:t>输出五星标识。</w:t>
      </w:r>
    </w:p>
    <w:p w14:paraId="13A8E0CF" w14:textId="44BC3D53" w:rsidR="0038608B" w:rsidRPr="007F708C" w:rsidRDefault="0038608B" w:rsidP="0038608B">
      <w:pPr>
        <w:spacing w:line="460" w:lineRule="exact"/>
        <w:ind w:firstLineChars="200" w:firstLine="560"/>
        <w:rPr>
          <w:rFonts w:asciiTheme="minorEastAsia" w:eastAsiaTheme="minorEastAsia" w:hAnsiTheme="minorEastAsia"/>
          <w:szCs w:val="28"/>
        </w:rPr>
      </w:pPr>
      <w:r>
        <w:rPr>
          <w:rFonts w:asciiTheme="minorEastAsia" w:eastAsiaTheme="minorEastAsia" w:hAnsiTheme="minorEastAsia" w:hint="eastAsia"/>
          <w:szCs w:val="28"/>
        </w:rPr>
        <w:t>应该指出的是，上述示例虽然都采用英文，但是中文示例也是可以的，中文示例中，和领域无关的情感词可能包括多个字。</w:t>
      </w:r>
    </w:p>
    <w:p w14:paraId="69A99F4A" w14:textId="69E88DAF" w:rsidR="001863F9" w:rsidRPr="007F708C" w:rsidRDefault="001863F9" w:rsidP="00A41982">
      <w:pPr>
        <w:spacing w:line="460" w:lineRule="exact"/>
        <w:ind w:firstLineChars="200" w:firstLine="560"/>
        <w:rPr>
          <w:rFonts w:asciiTheme="minorEastAsia" w:eastAsiaTheme="minorEastAsia" w:hAnsiTheme="minorEastAsia"/>
          <w:szCs w:val="28"/>
        </w:rPr>
      </w:pPr>
      <w:r w:rsidRPr="007F708C">
        <w:rPr>
          <w:rFonts w:asciiTheme="minorEastAsia" w:eastAsiaTheme="minorEastAsia" w:hAnsiTheme="minorEastAsia" w:hint="eastAsia"/>
          <w:szCs w:val="28"/>
        </w:rPr>
        <w:lastRenderedPageBreak/>
        <w:t>和上述方法对应，</w:t>
      </w:r>
      <w:proofErr w:type="gramStart"/>
      <w:r w:rsidRPr="007F708C">
        <w:rPr>
          <w:rFonts w:asciiTheme="minorEastAsia" w:eastAsiaTheme="minorEastAsia" w:hAnsiTheme="minorEastAsia" w:hint="eastAsia"/>
          <w:szCs w:val="28"/>
        </w:rPr>
        <w:t>本公开实施例还</w:t>
      </w:r>
      <w:proofErr w:type="gramEnd"/>
      <w:r w:rsidR="00945FB5">
        <w:rPr>
          <w:rFonts w:asciiTheme="minorEastAsia" w:eastAsiaTheme="minorEastAsia" w:hAnsiTheme="minorEastAsia" w:hint="eastAsia"/>
          <w:szCs w:val="28"/>
        </w:rPr>
        <w:t>提供</w:t>
      </w:r>
      <w:r w:rsidR="001B4450">
        <w:rPr>
          <w:rFonts w:asciiTheme="minorEastAsia" w:eastAsiaTheme="minorEastAsia" w:hAnsiTheme="minorEastAsia" w:hint="eastAsia"/>
          <w:szCs w:val="28"/>
        </w:rPr>
        <w:t>模型</w:t>
      </w:r>
      <w:proofErr w:type="gramStart"/>
      <w:r w:rsidR="001B4450">
        <w:rPr>
          <w:rFonts w:asciiTheme="minorEastAsia" w:eastAsiaTheme="minorEastAsia" w:hAnsiTheme="minorEastAsia" w:hint="eastAsia"/>
          <w:szCs w:val="28"/>
        </w:rPr>
        <w:t>预训</w:t>
      </w:r>
      <w:proofErr w:type="gramEnd"/>
      <w:r w:rsidR="001B4450">
        <w:rPr>
          <w:rFonts w:asciiTheme="minorEastAsia" w:eastAsiaTheme="minorEastAsia" w:hAnsiTheme="minorEastAsia" w:hint="eastAsia"/>
          <w:szCs w:val="28"/>
        </w:rPr>
        <w:t>练系统</w:t>
      </w:r>
      <w:r w:rsidR="00A41982" w:rsidRPr="007F708C">
        <w:rPr>
          <w:rFonts w:asciiTheme="minorEastAsia" w:eastAsiaTheme="minorEastAsia" w:hAnsiTheme="minorEastAsia" w:hint="eastAsia"/>
          <w:szCs w:val="28"/>
        </w:rPr>
        <w:t>，该系统如图5所示，包括</w:t>
      </w:r>
      <w:r w:rsidRPr="007F708C">
        <w:rPr>
          <w:rFonts w:asciiTheme="minorEastAsia" w:eastAsiaTheme="minorEastAsia" w:hAnsiTheme="minorEastAsia" w:hint="eastAsia"/>
          <w:szCs w:val="28"/>
        </w:rPr>
        <w:t>数据获取模块</w:t>
      </w:r>
      <w:r w:rsidR="00A41982" w:rsidRPr="007F708C">
        <w:rPr>
          <w:rFonts w:asciiTheme="minorEastAsia" w:eastAsiaTheme="minorEastAsia" w:hAnsiTheme="minorEastAsia" w:hint="eastAsia"/>
          <w:szCs w:val="28"/>
        </w:rPr>
        <w:t>5</w:t>
      </w:r>
      <w:r w:rsidR="00A41982" w:rsidRPr="007F708C">
        <w:rPr>
          <w:rFonts w:asciiTheme="minorEastAsia" w:eastAsiaTheme="minorEastAsia" w:hAnsiTheme="minorEastAsia"/>
          <w:szCs w:val="28"/>
        </w:rPr>
        <w:t>01</w:t>
      </w:r>
      <w:r w:rsidR="00A41982" w:rsidRPr="007F708C">
        <w:rPr>
          <w:rFonts w:asciiTheme="minorEastAsia" w:eastAsiaTheme="minorEastAsia" w:hAnsiTheme="minorEastAsia" w:hint="eastAsia"/>
          <w:szCs w:val="28"/>
        </w:rPr>
        <w:t>、样本准备模块5</w:t>
      </w:r>
      <w:r w:rsidR="00A41982" w:rsidRPr="007F708C">
        <w:rPr>
          <w:rFonts w:asciiTheme="minorEastAsia" w:eastAsiaTheme="minorEastAsia" w:hAnsiTheme="minorEastAsia"/>
          <w:szCs w:val="28"/>
        </w:rPr>
        <w:t>02</w:t>
      </w:r>
      <w:r w:rsidR="00A41982" w:rsidRPr="007F708C">
        <w:rPr>
          <w:rFonts w:asciiTheme="minorEastAsia" w:eastAsiaTheme="minorEastAsia" w:hAnsiTheme="minorEastAsia" w:hint="eastAsia"/>
          <w:szCs w:val="28"/>
        </w:rPr>
        <w:t>和模型训练模块5</w:t>
      </w:r>
      <w:r w:rsidR="00A41982" w:rsidRPr="007F708C">
        <w:rPr>
          <w:rFonts w:asciiTheme="minorEastAsia" w:eastAsiaTheme="minorEastAsia" w:hAnsiTheme="minorEastAsia"/>
          <w:szCs w:val="28"/>
        </w:rPr>
        <w:t>03</w:t>
      </w:r>
      <w:r w:rsidR="00A41982" w:rsidRPr="007F708C">
        <w:rPr>
          <w:rFonts w:asciiTheme="minorEastAsia" w:eastAsiaTheme="minorEastAsia" w:hAnsiTheme="minorEastAsia" w:hint="eastAsia"/>
          <w:szCs w:val="28"/>
        </w:rPr>
        <w:t>。数据获取模块5</w:t>
      </w:r>
      <w:r w:rsidR="00A41982" w:rsidRPr="007F708C">
        <w:rPr>
          <w:rFonts w:asciiTheme="minorEastAsia" w:eastAsiaTheme="minorEastAsia" w:hAnsiTheme="minorEastAsia"/>
          <w:szCs w:val="28"/>
        </w:rPr>
        <w:t>01</w:t>
      </w:r>
      <w:r w:rsidR="00A41982" w:rsidRPr="007F708C">
        <w:rPr>
          <w:rFonts w:asciiTheme="minorEastAsia" w:eastAsiaTheme="minorEastAsia" w:hAnsiTheme="minorEastAsia" w:hint="eastAsia"/>
          <w:szCs w:val="28"/>
        </w:rPr>
        <w:t>用于收集多个无标签文本数据。</w:t>
      </w:r>
      <w:r w:rsidRPr="007F708C">
        <w:rPr>
          <w:rFonts w:asciiTheme="minorEastAsia" w:eastAsiaTheme="minorEastAsia" w:hAnsiTheme="minorEastAsia" w:hint="eastAsia"/>
          <w:szCs w:val="28"/>
        </w:rPr>
        <w:t>样本准备模块</w:t>
      </w:r>
      <w:r w:rsidR="00A41982" w:rsidRPr="007F708C">
        <w:rPr>
          <w:rFonts w:asciiTheme="minorEastAsia" w:eastAsiaTheme="minorEastAsia" w:hAnsiTheme="minorEastAsia" w:hint="eastAsia"/>
          <w:szCs w:val="28"/>
        </w:rPr>
        <w:t>5</w:t>
      </w:r>
      <w:r w:rsidR="00A41982" w:rsidRPr="007F708C">
        <w:rPr>
          <w:rFonts w:asciiTheme="minorEastAsia" w:eastAsiaTheme="minorEastAsia" w:hAnsiTheme="minorEastAsia"/>
          <w:szCs w:val="28"/>
        </w:rPr>
        <w:t>02</w:t>
      </w:r>
      <w:r w:rsidRPr="007F708C">
        <w:rPr>
          <w:rFonts w:asciiTheme="minorEastAsia" w:eastAsiaTheme="minorEastAsia" w:hAnsiTheme="minorEastAsia" w:hint="eastAsia"/>
          <w:szCs w:val="28"/>
        </w:rPr>
        <w:t>用于对无标签文本数据中的至少一个</w:t>
      </w:r>
      <w:r w:rsidR="007D7451" w:rsidRPr="007F708C">
        <w:rPr>
          <w:rFonts w:asciiTheme="minorEastAsia" w:eastAsiaTheme="minorEastAsia" w:hAnsiTheme="minorEastAsia" w:hint="eastAsia"/>
          <w:szCs w:val="28"/>
        </w:rPr>
        <w:t>领域无关的情感词</w:t>
      </w:r>
      <w:r w:rsidRPr="007F708C">
        <w:rPr>
          <w:rFonts w:asciiTheme="minorEastAsia" w:eastAsiaTheme="minorEastAsia" w:hAnsiTheme="minorEastAsia" w:hint="eastAsia"/>
          <w:szCs w:val="28"/>
        </w:rPr>
        <w:t>和/</w:t>
      </w:r>
      <w:r w:rsidR="00A41982" w:rsidRPr="007F708C">
        <w:rPr>
          <w:rFonts w:asciiTheme="minorEastAsia" w:eastAsiaTheme="minorEastAsia" w:hAnsiTheme="minorEastAsia" w:hint="eastAsia"/>
          <w:szCs w:val="28"/>
        </w:rPr>
        <w:t>或表情字符进行掩盖操作，并将</w:t>
      </w:r>
      <w:r w:rsidRPr="007F708C">
        <w:rPr>
          <w:rFonts w:asciiTheme="minorEastAsia" w:eastAsiaTheme="minorEastAsia" w:hAnsiTheme="minorEastAsia" w:hint="eastAsia"/>
          <w:szCs w:val="28"/>
        </w:rPr>
        <w:t>无标签文本数据和掩盖操作之后的无标签文本数据作为训练样本</w:t>
      </w:r>
      <w:r w:rsidR="00A41982" w:rsidRPr="007F708C">
        <w:rPr>
          <w:rFonts w:asciiTheme="minorEastAsia" w:eastAsiaTheme="minorEastAsia" w:hAnsiTheme="minorEastAsia" w:hint="eastAsia"/>
          <w:szCs w:val="28"/>
        </w:rPr>
        <w:t>。</w:t>
      </w:r>
      <w:r w:rsidRPr="007F708C">
        <w:rPr>
          <w:rFonts w:asciiTheme="minorEastAsia" w:eastAsiaTheme="minorEastAsia" w:hAnsiTheme="minorEastAsia" w:hint="eastAsia"/>
          <w:szCs w:val="28"/>
        </w:rPr>
        <w:t>模型训练模块</w:t>
      </w:r>
      <w:r w:rsidR="00A41982" w:rsidRPr="007F708C">
        <w:rPr>
          <w:rFonts w:asciiTheme="minorEastAsia" w:eastAsiaTheme="minorEastAsia" w:hAnsiTheme="minorEastAsia" w:hint="eastAsia"/>
          <w:szCs w:val="28"/>
        </w:rPr>
        <w:t>5</w:t>
      </w:r>
      <w:r w:rsidR="00A41982" w:rsidRPr="007F708C">
        <w:rPr>
          <w:rFonts w:asciiTheme="minorEastAsia" w:eastAsiaTheme="minorEastAsia" w:hAnsiTheme="minorEastAsia"/>
          <w:szCs w:val="28"/>
        </w:rPr>
        <w:t>03</w:t>
      </w:r>
      <w:r w:rsidRPr="007F708C">
        <w:rPr>
          <w:rFonts w:asciiTheme="minorEastAsia" w:eastAsiaTheme="minorEastAsia" w:hAnsiTheme="minorEastAsia" w:hint="eastAsia"/>
          <w:szCs w:val="28"/>
        </w:rPr>
        <w:t>用于利用训练样本训练待训练的情感预测模型，其中，所述待训练的情感预测模型被配置为：针对训练样本中的被掩盖词输出</w:t>
      </w:r>
      <w:proofErr w:type="gramStart"/>
      <w:r w:rsidRPr="007F708C">
        <w:rPr>
          <w:rFonts w:asciiTheme="minorEastAsia" w:eastAsiaTheme="minorEastAsia" w:hAnsiTheme="minorEastAsia" w:hint="eastAsia"/>
          <w:szCs w:val="28"/>
        </w:rPr>
        <w:t>词预测</w:t>
      </w:r>
      <w:proofErr w:type="gramEnd"/>
      <w:r w:rsidRPr="007F708C">
        <w:rPr>
          <w:rFonts w:asciiTheme="minorEastAsia" w:eastAsiaTheme="minorEastAsia" w:hAnsiTheme="minorEastAsia" w:hint="eastAsia"/>
          <w:szCs w:val="28"/>
        </w:rPr>
        <w:t>及词情感预测，并根据所述词预测、所述词情感预测以及所述无标签文本数据计算误差，并基于误差修正权重系数。</w:t>
      </w:r>
    </w:p>
    <w:p w14:paraId="44D7B32D" w14:textId="4724DE60" w:rsidR="003B219D" w:rsidRPr="007F708C" w:rsidRDefault="00A41982" w:rsidP="003B219D">
      <w:pPr>
        <w:spacing w:line="460" w:lineRule="exact"/>
        <w:ind w:firstLineChars="200" w:firstLine="560"/>
        <w:rPr>
          <w:rFonts w:asciiTheme="minorEastAsia" w:eastAsiaTheme="minorEastAsia" w:hAnsiTheme="minorEastAsia"/>
          <w:szCs w:val="28"/>
        </w:rPr>
      </w:pPr>
      <w:r w:rsidRPr="007F708C">
        <w:rPr>
          <w:rFonts w:asciiTheme="minorEastAsia" w:eastAsiaTheme="minorEastAsia" w:hAnsiTheme="minorEastAsia" w:hint="eastAsia"/>
          <w:szCs w:val="28"/>
        </w:rPr>
        <w:t>在一些实施例中，</w:t>
      </w:r>
      <w:r w:rsidR="00452FD0" w:rsidRPr="007F708C">
        <w:rPr>
          <w:rFonts w:asciiTheme="minorEastAsia" w:eastAsiaTheme="minorEastAsia" w:hAnsiTheme="minorEastAsia" w:hint="eastAsia"/>
          <w:szCs w:val="28"/>
        </w:rPr>
        <w:t>对于无标签样本数据执行随机的</w:t>
      </w:r>
      <w:r w:rsidR="00FF563B" w:rsidRPr="007F708C">
        <w:rPr>
          <w:rFonts w:asciiTheme="minorEastAsia" w:eastAsiaTheme="minorEastAsia" w:hAnsiTheme="minorEastAsia" w:hint="eastAsia"/>
          <w:szCs w:val="28"/>
        </w:rPr>
        <w:t>掩盖操，</w:t>
      </w:r>
      <w:proofErr w:type="gramStart"/>
      <w:r w:rsidR="00452FD0" w:rsidRPr="007F708C">
        <w:rPr>
          <w:rFonts w:asciiTheme="minorEastAsia" w:eastAsiaTheme="minorEastAsia" w:hAnsiTheme="minorEastAsia" w:hint="eastAsia"/>
          <w:szCs w:val="28"/>
        </w:rPr>
        <w:t>但</w:t>
      </w:r>
      <w:r w:rsidR="007D7451" w:rsidRPr="007F708C">
        <w:rPr>
          <w:rFonts w:asciiTheme="minorEastAsia" w:eastAsiaTheme="minorEastAsia" w:hAnsiTheme="minorEastAsia" w:hint="eastAsia"/>
          <w:szCs w:val="28"/>
        </w:rPr>
        <w:t>领域</w:t>
      </w:r>
      <w:proofErr w:type="gramEnd"/>
      <w:r w:rsidR="007D7451" w:rsidRPr="007F708C">
        <w:rPr>
          <w:rFonts w:asciiTheme="minorEastAsia" w:eastAsiaTheme="minorEastAsia" w:hAnsiTheme="minorEastAsia" w:hint="eastAsia"/>
          <w:szCs w:val="28"/>
        </w:rPr>
        <w:t>无关的情感词</w:t>
      </w:r>
      <w:r w:rsidR="00FF563B" w:rsidRPr="007F708C">
        <w:rPr>
          <w:rFonts w:asciiTheme="minorEastAsia" w:eastAsiaTheme="minorEastAsia" w:hAnsiTheme="minorEastAsia" w:hint="eastAsia"/>
          <w:szCs w:val="28"/>
        </w:rPr>
        <w:t>和/或表情字符被设置为比其他词有更大的概率被掩盖。掩盖操作包括：将情感词和/</w:t>
      </w:r>
      <w:r w:rsidR="007474A2" w:rsidRPr="007F708C">
        <w:rPr>
          <w:rFonts w:asciiTheme="minorEastAsia" w:eastAsiaTheme="minorEastAsia" w:hAnsiTheme="minorEastAsia" w:hint="eastAsia"/>
          <w:szCs w:val="28"/>
        </w:rPr>
        <w:t>或表情字符替换为特殊字符，以及</w:t>
      </w:r>
      <w:r w:rsidR="00FF563B" w:rsidRPr="007F708C">
        <w:rPr>
          <w:rFonts w:asciiTheme="minorEastAsia" w:eastAsiaTheme="minorEastAsia" w:hAnsiTheme="minorEastAsia" w:hint="eastAsia"/>
          <w:szCs w:val="28"/>
        </w:rPr>
        <w:t>将情感词和/或表情字符替换为其他词。</w:t>
      </w:r>
    </w:p>
    <w:p w14:paraId="7DD792EF" w14:textId="04E04464" w:rsidR="0070096D" w:rsidRPr="007F708C" w:rsidRDefault="003B219D" w:rsidP="0070096D">
      <w:pPr>
        <w:spacing w:line="460" w:lineRule="exact"/>
        <w:ind w:firstLineChars="200" w:firstLine="560"/>
        <w:rPr>
          <w:rFonts w:asciiTheme="minorEastAsia" w:eastAsiaTheme="minorEastAsia" w:hAnsiTheme="minorEastAsia"/>
          <w:szCs w:val="28"/>
        </w:rPr>
      </w:pPr>
      <w:r w:rsidRPr="007F708C">
        <w:rPr>
          <w:rFonts w:asciiTheme="minorEastAsia" w:eastAsiaTheme="minorEastAsia" w:hAnsiTheme="minorEastAsia" w:hint="eastAsia"/>
          <w:szCs w:val="28"/>
        </w:rPr>
        <w:t>在一些实施例中，</w:t>
      </w:r>
      <w:r w:rsidR="00FF563B" w:rsidRPr="007F708C">
        <w:rPr>
          <w:rFonts w:asciiTheme="minorEastAsia" w:eastAsiaTheme="minorEastAsia" w:hAnsiTheme="minorEastAsia" w:hint="eastAsia"/>
          <w:szCs w:val="28"/>
        </w:rPr>
        <w:t>所述待训练的情感预测模型</w:t>
      </w:r>
      <w:r w:rsidR="0070096D" w:rsidRPr="007F708C">
        <w:rPr>
          <w:rFonts w:asciiTheme="minorEastAsia" w:eastAsiaTheme="minorEastAsia" w:hAnsiTheme="minorEastAsia" w:hint="eastAsia"/>
          <w:szCs w:val="28"/>
        </w:rPr>
        <w:t>还可进行</w:t>
      </w:r>
      <w:proofErr w:type="gramStart"/>
      <w:r w:rsidR="0070096D" w:rsidRPr="007F708C">
        <w:rPr>
          <w:rFonts w:asciiTheme="minorEastAsia" w:eastAsiaTheme="minorEastAsia" w:hAnsiTheme="minorEastAsia" w:hint="eastAsia"/>
          <w:szCs w:val="28"/>
        </w:rPr>
        <w:t>句子级</w:t>
      </w:r>
      <w:proofErr w:type="gramEnd"/>
      <w:r w:rsidR="0070096D" w:rsidRPr="007F708C">
        <w:rPr>
          <w:rFonts w:asciiTheme="minorEastAsia" w:eastAsiaTheme="minorEastAsia" w:hAnsiTheme="minorEastAsia" w:hint="eastAsia"/>
          <w:szCs w:val="28"/>
        </w:rPr>
        <w:t>情感预测，并</w:t>
      </w:r>
      <w:r w:rsidR="00FF563B" w:rsidRPr="007F708C">
        <w:rPr>
          <w:rFonts w:asciiTheme="minorEastAsia" w:eastAsiaTheme="minorEastAsia" w:hAnsiTheme="minorEastAsia" w:hint="eastAsia"/>
          <w:szCs w:val="28"/>
        </w:rPr>
        <w:t>根据</w:t>
      </w:r>
      <w:proofErr w:type="gramStart"/>
      <w:r w:rsidR="00FF563B" w:rsidRPr="007F708C">
        <w:rPr>
          <w:rFonts w:asciiTheme="minorEastAsia" w:eastAsiaTheme="minorEastAsia" w:hAnsiTheme="minorEastAsia" w:hint="eastAsia"/>
          <w:szCs w:val="28"/>
        </w:rPr>
        <w:t>句子</w:t>
      </w:r>
      <w:proofErr w:type="gramEnd"/>
      <w:r w:rsidR="00FF563B" w:rsidRPr="007F708C">
        <w:rPr>
          <w:rFonts w:asciiTheme="minorEastAsia" w:eastAsiaTheme="minorEastAsia" w:hAnsiTheme="minorEastAsia" w:hint="eastAsia"/>
          <w:szCs w:val="28"/>
        </w:rPr>
        <w:t>级</w:t>
      </w:r>
      <w:r w:rsidR="0070096D" w:rsidRPr="007F708C">
        <w:rPr>
          <w:rFonts w:asciiTheme="minorEastAsia" w:eastAsiaTheme="minorEastAsia" w:hAnsiTheme="minorEastAsia" w:hint="eastAsia"/>
          <w:szCs w:val="28"/>
        </w:rPr>
        <w:t>的</w:t>
      </w:r>
      <w:r w:rsidR="00FF563B" w:rsidRPr="007F708C">
        <w:rPr>
          <w:rFonts w:asciiTheme="minorEastAsia" w:eastAsiaTheme="minorEastAsia" w:hAnsiTheme="minorEastAsia" w:hint="eastAsia"/>
          <w:szCs w:val="28"/>
        </w:rPr>
        <w:t>情感预测</w:t>
      </w:r>
      <w:r w:rsidR="0070096D" w:rsidRPr="007F708C">
        <w:rPr>
          <w:rFonts w:asciiTheme="minorEastAsia" w:eastAsiaTheme="minorEastAsia" w:hAnsiTheme="minorEastAsia" w:hint="eastAsia"/>
          <w:szCs w:val="28"/>
        </w:rPr>
        <w:t>结果</w:t>
      </w:r>
      <w:r w:rsidR="00FF563B" w:rsidRPr="007F708C">
        <w:rPr>
          <w:rFonts w:asciiTheme="minorEastAsia" w:eastAsiaTheme="minorEastAsia" w:hAnsiTheme="minorEastAsia" w:hint="eastAsia"/>
          <w:szCs w:val="28"/>
        </w:rPr>
        <w:t>和无标签文本数据计算误差，并基于误差修正权重系数。</w:t>
      </w:r>
      <w:proofErr w:type="gramStart"/>
      <w:r w:rsidR="002066C9">
        <w:rPr>
          <w:rFonts w:asciiTheme="minorEastAsia" w:eastAsiaTheme="minorEastAsia" w:hAnsiTheme="minorEastAsia" w:hint="eastAsia"/>
          <w:szCs w:val="28"/>
        </w:rPr>
        <w:t>句子级</w:t>
      </w:r>
      <w:proofErr w:type="gramEnd"/>
      <w:r w:rsidR="002066C9">
        <w:rPr>
          <w:rFonts w:asciiTheme="minorEastAsia" w:eastAsiaTheme="minorEastAsia" w:hAnsiTheme="minorEastAsia" w:hint="eastAsia"/>
          <w:szCs w:val="28"/>
        </w:rPr>
        <w:t>情感预测和</w:t>
      </w:r>
      <w:proofErr w:type="gramStart"/>
      <w:r w:rsidR="002066C9">
        <w:rPr>
          <w:rFonts w:asciiTheme="minorEastAsia" w:eastAsiaTheme="minorEastAsia" w:hAnsiTheme="minorEastAsia" w:hint="eastAsia"/>
          <w:szCs w:val="28"/>
        </w:rPr>
        <w:t>单词</w:t>
      </w:r>
      <w:proofErr w:type="gramEnd"/>
      <w:r w:rsidR="002066C9">
        <w:rPr>
          <w:rFonts w:asciiTheme="minorEastAsia" w:eastAsiaTheme="minorEastAsia" w:hAnsiTheme="minorEastAsia" w:hint="eastAsia"/>
          <w:szCs w:val="28"/>
        </w:rPr>
        <w:t>级情感预测可在模型中各自独立地进行。</w:t>
      </w:r>
    </w:p>
    <w:p w14:paraId="1C8C7529" w14:textId="59822DA2" w:rsidR="00A41982" w:rsidRPr="007F708C" w:rsidRDefault="0070096D" w:rsidP="00D36239">
      <w:pPr>
        <w:spacing w:line="460" w:lineRule="exact"/>
        <w:ind w:firstLineChars="200" w:firstLine="560"/>
        <w:rPr>
          <w:rFonts w:asciiTheme="minorEastAsia" w:eastAsiaTheme="minorEastAsia" w:hAnsiTheme="minorEastAsia"/>
          <w:szCs w:val="28"/>
        </w:rPr>
      </w:pPr>
      <w:r w:rsidRPr="007F708C">
        <w:rPr>
          <w:rFonts w:asciiTheme="minorEastAsia" w:eastAsiaTheme="minorEastAsia" w:hAnsiTheme="minorEastAsia" w:hint="eastAsia"/>
          <w:szCs w:val="28"/>
        </w:rPr>
        <w:t>在一些实施例中，</w:t>
      </w:r>
      <w:r w:rsidR="00FF563B" w:rsidRPr="007F708C">
        <w:rPr>
          <w:rFonts w:asciiTheme="minorEastAsia" w:eastAsiaTheme="minorEastAsia" w:hAnsiTheme="minorEastAsia" w:hint="eastAsia"/>
          <w:szCs w:val="28"/>
        </w:rPr>
        <w:t>待训练的情感预测模型还被配置为：连接</w:t>
      </w:r>
      <w:proofErr w:type="gramStart"/>
      <w:r w:rsidR="00FF563B" w:rsidRPr="007F708C">
        <w:rPr>
          <w:rFonts w:asciiTheme="minorEastAsia" w:eastAsiaTheme="minorEastAsia" w:hAnsiTheme="minorEastAsia" w:hint="eastAsia"/>
          <w:szCs w:val="28"/>
        </w:rPr>
        <w:t>句子级</w:t>
      </w:r>
      <w:proofErr w:type="gramEnd"/>
      <w:r w:rsidR="00FF563B" w:rsidRPr="007F708C">
        <w:rPr>
          <w:rFonts w:asciiTheme="minorEastAsia" w:eastAsiaTheme="minorEastAsia" w:hAnsiTheme="minorEastAsia" w:hint="eastAsia"/>
          <w:szCs w:val="28"/>
        </w:rPr>
        <w:t>情感预测和</w:t>
      </w:r>
      <w:r w:rsidR="00FE0B78">
        <w:rPr>
          <w:rFonts w:asciiTheme="minorEastAsia" w:eastAsiaTheme="minorEastAsia" w:hAnsiTheme="minorEastAsia" w:hint="eastAsia"/>
          <w:szCs w:val="28"/>
        </w:rPr>
        <w:t>词情感预测，并根据</w:t>
      </w:r>
      <w:proofErr w:type="gramStart"/>
      <w:r w:rsidR="00FE0B78">
        <w:rPr>
          <w:rFonts w:asciiTheme="minorEastAsia" w:eastAsiaTheme="minorEastAsia" w:hAnsiTheme="minorEastAsia" w:hint="eastAsia"/>
          <w:szCs w:val="28"/>
        </w:rPr>
        <w:t>句子</w:t>
      </w:r>
      <w:proofErr w:type="gramEnd"/>
      <w:r w:rsidR="00FE0B78">
        <w:rPr>
          <w:rFonts w:asciiTheme="minorEastAsia" w:eastAsiaTheme="minorEastAsia" w:hAnsiTheme="minorEastAsia" w:hint="eastAsia"/>
          <w:szCs w:val="28"/>
        </w:rPr>
        <w:t>级情感预测结果和词情感预测结果得到无标签文本数据最终的</w:t>
      </w:r>
      <w:r w:rsidR="00FF563B" w:rsidRPr="007F708C">
        <w:rPr>
          <w:rFonts w:asciiTheme="minorEastAsia" w:eastAsiaTheme="minorEastAsia" w:hAnsiTheme="minorEastAsia" w:hint="eastAsia"/>
          <w:szCs w:val="28"/>
        </w:rPr>
        <w:t>情感预测结果。</w:t>
      </w:r>
    </w:p>
    <w:p w14:paraId="51295BA6" w14:textId="28B646AF" w:rsidR="00D36239" w:rsidRPr="007F708C" w:rsidRDefault="001863F9" w:rsidP="00D36239">
      <w:pPr>
        <w:spacing w:line="460" w:lineRule="exact"/>
        <w:ind w:firstLineChars="200" w:firstLine="560"/>
        <w:rPr>
          <w:rFonts w:asciiTheme="minorEastAsia" w:eastAsiaTheme="minorEastAsia" w:hAnsiTheme="minorEastAsia"/>
          <w:szCs w:val="28"/>
        </w:rPr>
      </w:pPr>
      <w:r w:rsidRPr="007F708C">
        <w:rPr>
          <w:rFonts w:asciiTheme="minorEastAsia" w:eastAsiaTheme="minorEastAsia" w:hAnsiTheme="minorEastAsia" w:hint="eastAsia"/>
          <w:szCs w:val="28"/>
        </w:rPr>
        <w:t>综上</w:t>
      </w:r>
      <w:r w:rsidR="00D36239" w:rsidRPr="007F708C">
        <w:rPr>
          <w:rFonts w:asciiTheme="minorEastAsia" w:eastAsiaTheme="minorEastAsia" w:hAnsiTheme="minorEastAsia" w:hint="eastAsia"/>
          <w:szCs w:val="28"/>
        </w:rPr>
        <w:t>所述，</w:t>
      </w:r>
      <w:proofErr w:type="gramStart"/>
      <w:r w:rsidR="00D36239" w:rsidRPr="007F708C">
        <w:rPr>
          <w:rFonts w:asciiTheme="minorEastAsia" w:eastAsiaTheme="minorEastAsia" w:hAnsiTheme="minorEastAsia" w:hint="eastAsia"/>
          <w:szCs w:val="28"/>
        </w:rPr>
        <w:t>本公开实施例提供</w:t>
      </w:r>
      <w:proofErr w:type="gramEnd"/>
      <w:r w:rsidR="00D36239" w:rsidRPr="007F708C">
        <w:rPr>
          <w:rFonts w:asciiTheme="minorEastAsia" w:eastAsiaTheme="minorEastAsia" w:hAnsiTheme="minorEastAsia" w:hint="eastAsia"/>
          <w:szCs w:val="28"/>
        </w:rPr>
        <w:t>的</w:t>
      </w:r>
      <w:r w:rsidR="001B4450">
        <w:rPr>
          <w:rFonts w:asciiTheme="minorEastAsia" w:eastAsiaTheme="minorEastAsia" w:hAnsiTheme="minorEastAsia" w:hint="eastAsia"/>
          <w:szCs w:val="28"/>
        </w:rPr>
        <w:t>模型</w:t>
      </w:r>
      <w:proofErr w:type="gramStart"/>
      <w:r w:rsidR="001B4450">
        <w:rPr>
          <w:rFonts w:asciiTheme="minorEastAsia" w:eastAsiaTheme="minorEastAsia" w:hAnsiTheme="minorEastAsia" w:hint="eastAsia"/>
          <w:szCs w:val="28"/>
        </w:rPr>
        <w:t>预训</w:t>
      </w:r>
      <w:proofErr w:type="gramEnd"/>
      <w:r w:rsidR="001B4450">
        <w:rPr>
          <w:rFonts w:asciiTheme="minorEastAsia" w:eastAsiaTheme="minorEastAsia" w:hAnsiTheme="minorEastAsia" w:hint="eastAsia"/>
          <w:szCs w:val="28"/>
        </w:rPr>
        <w:t>练方法</w:t>
      </w:r>
      <w:r w:rsidR="00D36239" w:rsidRPr="007F708C">
        <w:rPr>
          <w:rFonts w:asciiTheme="minorEastAsia" w:eastAsiaTheme="minorEastAsia" w:hAnsiTheme="minorEastAsia" w:hint="eastAsia"/>
          <w:szCs w:val="28"/>
        </w:rPr>
        <w:t>及</w:t>
      </w:r>
      <w:r w:rsidRPr="007F708C">
        <w:rPr>
          <w:rFonts w:asciiTheme="minorEastAsia" w:eastAsiaTheme="minorEastAsia" w:hAnsiTheme="minorEastAsia" w:hint="eastAsia"/>
          <w:szCs w:val="28"/>
        </w:rPr>
        <w:t>系统，</w:t>
      </w:r>
      <w:r w:rsidR="00D36239" w:rsidRPr="007F708C">
        <w:rPr>
          <w:rFonts w:asciiTheme="minorEastAsia" w:eastAsiaTheme="minorEastAsia" w:hAnsiTheme="minorEastAsia" w:hint="eastAsia"/>
          <w:szCs w:val="28"/>
        </w:rPr>
        <w:t>基于</w:t>
      </w:r>
      <w:r w:rsidR="002D76B2" w:rsidRPr="007F708C">
        <w:rPr>
          <w:rFonts w:asciiTheme="minorEastAsia" w:eastAsiaTheme="minorEastAsia" w:hAnsiTheme="minorEastAsia" w:hint="eastAsia"/>
          <w:szCs w:val="28"/>
        </w:rPr>
        <w:t>大</w:t>
      </w:r>
      <w:r w:rsidR="00D36239" w:rsidRPr="007F708C">
        <w:rPr>
          <w:rFonts w:asciiTheme="minorEastAsia" w:eastAsiaTheme="minorEastAsia" w:hAnsiTheme="minorEastAsia" w:hint="eastAsia"/>
          <w:szCs w:val="28"/>
        </w:rPr>
        <w:t>量</w:t>
      </w:r>
      <w:r w:rsidR="007D7451" w:rsidRPr="007F708C">
        <w:rPr>
          <w:rFonts w:asciiTheme="minorEastAsia" w:eastAsiaTheme="minorEastAsia" w:hAnsiTheme="minorEastAsia" w:hint="eastAsia"/>
          <w:szCs w:val="28"/>
        </w:rPr>
        <w:t>领域无关的情感词</w:t>
      </w:r>
      <w:r w:rsidR="00D36239" w:rsidRPr="007F708C">
        <w:rPr>
          <w:rFonts w:asciiTheme="minorEastAsia" w:eastAsiaTheme="minorEastAsia" w:hAnsiTheme="minorEastAsia" w:hint="eastAsia"/>
          <w:szCs w:val="28"/>
        </w:rPr>
        <w:t>和表情字符训练模型，使得训练好的模型能够适用于多个领域的情感预测，当将训练好的模型从</w:t>
      </w:r>
      <w:proofErr w:type="gramStart"/>
      <w:r w:rsidR="00D36239" w:rsidRPr="007F708C">
        <w:rPr>
          <w:rFonts w:asciiTheme="minorEastAsia" w:eastAsiaTheme="minorEastAsia" w:hAnsiTheme="minorEastAsia" w:hint="eastAsia"/>
          <w:szCs w:val="28"/>
        </w:rPr>
        <w:t>源领</w:t>
      </w:r>
      <w:proofErr w:type="gramEnd"/>
      <w:r w:rsidR="00D36239" w:rsidRPr="007F708C">
        <w:rPr>
          <w:rFonts w:asciiTheme="minorEastAsia" w:eastAsiaTheme="minorEastAsia" w:hAnsiTheme="minorEastAsia" w:hint="eastAsia"/>
          <w:szCs w:val="28"/>
        </w:rPr>
        <w:t>域迁移到目标领域时，权重系数无需调整或者调整很小。</w:t>
      </w:r>
    </w:p>
    <w:p w14:paraId="6C52757E" w14:textId="7E23E910" w:rsidR="00442DAD" w:rsidRPr="007F708C" w:rsidRDefault="00892BCA" w:rsidP="00E00027">
      <w:pPr>
        <w:spacing w:line="460" w:lineRule="exact"/>
        <w:ind w:firstLineChars="200" w:firstLine="560"/>
        <w:rPr>
          <w:rFonts w:asciiTheme="minorEastAsia" w:eastAsiaTheme="minorEastAsia" w:hAnsiTheme="minorEastAsia"/>
          <w:szCs w:val="28"/>
        </w:rPr>
      </w:pPr>
      <w:r w:rsidRPr="007F708C">
        <w:rPr>
          <w:rFonts w:asciiTheme="minorEastAsia" w:eastAsiaTheme="minorEastAsia" w:hAnsiTheme="minorEastAsia" w:hint="eastAsia"/>
          <w:szCs w:val="28"/>
        </w:rPr>
        <w:t>图6示出了不同模型从</w:t>
      </w:r>
      <w:proofErr w:type="gramStart"/>
      <w:r w:rsidRPr="007F708C">
        <w:rPr>
          <w:rFonts w:asciiTheme="minorEastAsia" w:eastAsiaTheme="minorEastAsia" w:hAnsiTheme="minorEastAsia" w:hint="eastAsia"/>
          <w:szCs w:val="28"/>
        </w:rPr>
        <w:t>源领域</w:t>
      </w:r>
      <w:proofErr w:type="gramEnd"/>
      <w:r w:rsidRPr="007F708C">
        <w:rPr>
          <w:rFonts w:asciiTheme="minorEastAsia" w:eastAsiaTheme="minorEastAsia" w:hAnsiTheme="minorEastAsia" w:hint="eastAsia"/>
          <w:szCs w:val="28"/>
        </w:rPr>
        <w:t>迁移到目标领域的</w:t>
      </w:r>
      <w:r w:rsidR="00050D75" w:rsidRPr="007F708C">
        <w:rPr>
          <w:rFonts w:asciiTheme="minorEastAsia" w:eastAsiaTheme="minorEastAsia" w:hAnsiTheme="minorEastAsia" w:hint="eastAsia"/>
          <w:szCs w:val="28"/>
        </w:rPr>
        <w:t>得分值</w:t>
      </w:r>
      <w:r w:rsidR="00CC42DF" w:rsidRPr="007F708C">
        <w:rPr>
          <w:rFonts w:asciiTheme="minorEastAsia" w:eastAsiaTheme="minorEastAsia" w:hAnsiTheme="minorEastAsia" w:hint="eastAsia"/>
          <w:szCs w:val="28"/>
        </w:rPr>
        <w:t>和平均分。如图上所示，</w:t>
      </w:r>
      <w:r w:rsidR="002D76B2" w:rsidRPr="007F708C">
        <w:rPr>
          <w:rFonts w:asciiTheme="minorEastAsia" w:eastAsiaTheme="minorEastAsia" w:hAnsiTheme="minorEastAsia" w:hint="eastAsia"/>
          <w:szCs w:val="28"/>
        </w:rPr>
        <w:t>模型BERT-DAAT整体得分</w:t>
      </w:r>
      <w:r w:rsidR="00FE0B78">
        <w:rPr>
          <w:rFonts w:asciiTheme="minorEastAsia" w:eastAsiaTheme="minorEastAsia" w:hAnsiTheme="minorEastAsia" w:hint="eastAsia"/>
          <w:szCs w:val="28"/>
        </w:rPr>
        <w:t>为</w:t>
      </w:r>
      <w:r w:rsidR="002D76B2" w:rsidRPr="007F708C">
        <w:rPr>
          <w:rFonts w:asciiTheme="minorEastAsia" w:eastAsiaTheme="minorEastAsia" w:hAnsiTheme="minorEastAsia" w:hint="eastAsia"/>
          <w:szCs w:val="28"/>
        </w:rPr>
        <w:t>90.12</w:t>
      </w:r>
      <w:r w:rsidR="00CC42DF" w:rsidRPr="007F708C">
        <w:rPr>
          <w:rFonts w:asciiTheme="minorEastAsia" w:eastAsiaTheme="minorEastAsia" w:hAnsiTheme="minorEastAsia" w:hint="eastAsia"/>
          <w:szCs w:val="28"/>
        </w:rPr>
        <w:t>。</w:t>
      </w:r>
      <w:r w:rsidR="002D76B2" w:rsidRPr="007F708C">
        <w:rPr>
          <w:rFonts w:asciiTheme="minorEastAsia" w:eastAsiaTheme="minorEastAsia" w:hAnsiTheme="minorEastAsia" w:hint="eastAsia"/>
          <w:szCs w:val="28"/>
        </w:rPr>
        <w:t>本方案(</w:t>
      </w:r>
      <m:oMath>
        <m:sSub>
          <m:sSubPr>
            <m:ctrlPr>
              <w:rPr>
                <w:rFonts w:ascii="Cambria Math" w:eastAsiaTheme="minorEastAsia" w:hAnsi="Cambria Math"/>
                <w:szCs w:val="28"/>
              </w:rPr>
            </m:ctrlPr>
          </m:sSubPr>
          <m:e>
            <m:r>
              <w:rPr>
                <w:rFonts w:ascii="Cambria Math" w:eastAsiaTheme="minorEastAsia" w:hAnsi="Cambria Math"/>
                <w:szCs w:val="28"/>
              </w:rPr>
              <m:t>SentiX</m:t>
            </m:r>
          </m:e>
          <m:sub>
            <m:r>
              <w:rPr>
                <w:rFonts w:ascii="Cambria Math" w:eastAsiaTheme="minorEastAsia" w:hAnsi="Cambria Math"/>
                <w:szCs w:val="28"/>
              </w:rPr>
              <m:t>Fix</m:t>
            </m:r>
          </m:sub>
        </m:sSub>
      </m:oMath>
      <w:r w:rsidR="002D76B2" w:rsidRPr="007F708C">
        <w:rPr>
          <w:rFonts w:asciiTheme="minorEastAsia" w:eastAsiaTheme="minorEastAsia" w:hAnsiTheme="minorEastAsia" w:hint="eastAsia"/>
          <w:szCs w:val="28"/>
        </w:rPr>
        <w:t>)与</w:t>
      </w:r>
      <w:r w:rsidR="00050D75" w:rsidRPr="007F708C">
        <w:rPr>
          <w:rFonts w:asciiTheme="minorEastAsia" w:eastAsiaTheme="minorEastAsia" w:hAnsiTheme="minorEastAsia" w:hint="eastAsia"/>
          <w:szCs w:val="28"/>
        </w:rPr>
        <w:t>其他</w:t>
      </w:r>
      <w:r w:rsidR="002D76B2" w:rsidRPr="007F708C">
        <w:rPr>
          <w:rFonts w:asciiTheme="minorEastAsia" w:eastAsiaTheme="minorEastAsia" w:hAnsiTheme="minorEastAsia" w:hint="eastAsia"/>
          <w:szCs w:val="28"/>
        </w:rPr>
        <w:t>模型在不同</w:t>
      </w:r>
      <w:r w:rsidR="00050D75" w:rsidRPr="007F708C">
        <w:rPr>
          <w:rFonts w:asciiTheme="minorEastAsia" w:eastAsiaTheme="minorEastAsia" w:hAnsiTheme="minorEastAsia" w:hint="eastAsia"/>
          <w:szCs w:val="28"/>
        </w:rPr>
        <w:t>领域</w:t>
      </w:r>
      <w:r w:rsidR="002D76B2" w:rsidRPr="007F708C">
        <w:rPr>
          <w:rFonts w:asciiTheme="minorEastAsia" w:eastAsiaTheme="minorEastAsia" w:hAnsiTheme="minorEastAsia" w:hint="eastAsia"/>
          <w:szCs w:val="28"/>
        </w:rPr>
        <w:t>上的对比，可以看出本方案</w:t>
      </w:r>
      <w:r w:rsidR="00050D75" w:rsidRPr="007F708C">
        <w:rPr>
          <w:rFonts w:asciiTheme="minorEastAsia" w:eastAsiaTheme="minorEastAsia" w:hAnsiTheme="minorEastAsia" w:hint="eastAsia"/>
          <w:szCs w:val="28"/>
        </w:rPr>
        <w:t>在</w:t>
      </w:r>
      <w:r w:rsidR="002D76B2" w:rsidRPr="007F708C">
        <w:rPr>
          <w:rFonts w:asciiTheme="minorEastAsia" w:eastAsiaTheme="minorEastAsia" w:hAnsiTheme="minorEastAsia" w:hint="eastAsia"/>
          <w:szCs w:val="28"/>
        </w:rPr>
        <w:t>所有</w:t>
      </w:r>
      <w:r w:rsidR="00050D75" w:rsidRPr="007F708C">
        <w:rPr>
          <w:rFonts w:asciiTheme="minorEastAsia" w:eastAsiaTheme="minorEastAsia" w:hAnsiTheme="minorEastAsia" w:hint="eastAsia"/>
          <w:szCs w:val="28"/>
        </w:rPr>
        <w:t>领域上</w:t>
      </w:r>
      <w:r w:rsidR="002D76B2" w:rsidRPr="007F708C">
        <w:rPr>
          <w:rFonts w:asciiTheme="minorEastAsia" w:eastAsiaTheme="minorEastAsia" w:hAnsiTheme="minorEastAsia" w:hint="eastAsia"/>
          <w:szCs w:val="28"/>
        </w:rPr>
        <w:t>都远超对比模型。</w:t>
      </w:r>
      <m:oMath>
        <m:sSub>
          <m:sSubPr>
            <m:ctrlPr>
              <w:rPr>
                <w:rFonts w:ascii="Cambria Math" w:eastAsiaTheme="minorEastAsia" w:hAnsi="Cambria Math"/>
                <w:szCs w:val="28"/>
              </w:rPr>
            </m:ctrlPr>
          </m:sSubPr>
          <m:e>
            <m:r>
              <w:rPr>
                <w:rFonts w:ascii="Cambria Math" w:eastAsiaTheme="minorEastAsia" w:hAnsi="Cambria Math"/>
                <w:szCs w:val="28"/>
              </w:rPr>
              <m:t>SentiX</m:t>
            </m:r>
          </m:e>
          <m:sub>
            <m:r>
              <w:rPr>
                <w:rFonts w:ascii="Cambria Math" w:eastAsiaTheme="minorEastAsia" w:hAnsi="Cambria Math"/>
                <w:szCs w:val="28"/>
              </w:rPr>
              <m:t>Fix</m:t>
            </m:r>
          </m:sub>
        </m:sSub>
      </m:oMath>
      <w:r w:rsidR="000950E1" w:rsidRPr="007F708C">
        <w:rPr>
          <w:rFonts w:asciiTheme="minorEastAsia" w:eastAsiaTheme="minorEastAsia" w:hAnsiTheme="minorEastAsia" w:hint="eastAsia"/>
          <w:szCs w:val="28"/>
        </w:rPr>
        <w:t>是基于</w:t>
      </w:r>
      <w:proofErr w:type="gramStart"/>
      <w:r w:rsidR="000950E1" w:rsidRPr="007F708C">
        <w:rPr>
          <w:rFonts w:asciiTheme="minorEastAsia" w:eastAsiaTheme="minorEastAsia" w:hAnsiTheme="minorEastAsia" w:hint="eastAsia"/>
          <w:szCs w:val="28"/>
        </w:rPr>
        <w:t>本公开</w:t>
      </w:r>
      <w:proofErr w:type="gramEnd"/>
      <w:r w:rsidR="000950E1" w:rsidRPr="007F708C">
        <w:rPr>
          <w:rFonts w:asciiTheme="minorEastAsia" w:eastAsiaTheme="minorEastAsia" w:hAnsiTheme="minorEastAsia" w:hint="eastAsia"/>
          <w:szCs w:val="28"/>
        </w:rPr>
        <w:t>实施例在</w:t>
      </w:r>
      <w:proofErr w:type="spellStart"/>
      <w:r w:rsidR="000950E1" w:rsidRPr="007F708C">
        <w:rPr>
          <w:rFonts w:asciiTheme="minorEastAsia" w:eastAsiaTheme="minorEastAsia" w:hAnsiTheme="minorEastAsia" w:hint="eastAsia"/>
          <w:szCs w:val="28"/>
        </w:rPr>
        <w:t>Se</w:t>
      </w:r>
      <w:r w:rsidR="000950E1" w:rsidRPr="007F708C">
        <w:rPr>
          <w:rFonts w:asciiTheme="minorEastAsia" w:eastAsiaTheme="minorEastAsia" w:hAnsiTheme="minorEastAsia"/>
          <w:szCs w:val="28"/>
        </w:rPr>
        <w:t>ntiX</w:t>
      </w:r>
      <w:proofErr w:type="spellEnd"/>
      <w:r w:rsidR="000950E1" w:rsidRPr="007F708C">
        <w:rPr>
          <w:rFonts w:asciiTheme="minorEastAsia" w:eastAsiaTheme="minorEastAsia" w:hAnsiTheme="minorEastAsia" w:hint="eastAsia"/>
          <w:szCs w:val="28"/>
        </w:rPr>
        <w:t>基础上的改进</w:t>
      </w:r>
      <w:r w:rsidR="00551BAE" w:rsidRPr="007F708C">
        <w:rPr>
          <w:rFonts w:asciiTheme="minorEastAsia" w:eastAsiaTheme="minorEastAsia" w:hAnsiTheme="minorEastAsia" w:hint="eastAsia"/>
          <w:szCs w:val="28"/>
        </w:rPr>
        <w:t>方案。</w:t>
      </w:r>
      <w:r w:rsidR="00FE0B78">
        <w:rPr>
          <w:rFonts w:asciiTheme="minorEastAsia" w:eastAsiaTheme="minorEastAsia" w:hAnsiTheme="minorEastAsia" w:hint="eastAsia"/>
          <w:szCs w:val="28"/>
        </w:rPr>
        <w:t>这也为情感分析任务提供一个统一的接口提供了可能，不再</w:t>
      </w:r>
      <w:r w:rsidR="002D76B2" w:rsidRPr="007F708C">
        <w:rPr>
          <w:rFonts w:asciiTheme="minorEastAsia" w:eastAsiaTheme="minorEastAsia" w:hAnsiTheme="minorEastAsia" w:hint="eastAsia"/>
          <w:szCs w:val="28"/>
        </w:rPr>
        <w:t>需要针对不同</w:t>
      </w:r>
      <w:r w:rsidR="002D76B2" w:rsidRPr="007F708C">
        <w:rPr>
          <w:rFonts w:asciiTheme="minorEastAsia" w:eastAsiaTheme="minorEastAsia" w:hAnsiTheme="minorEastAsia" w:hint="eastAsia"/>
          <w:szCs w:val="28"/>
        </w:rPr>
        <w:lastRenderedPageBreak/>
        <w:t>领域去训练一个模型。同时，通过本方案的训练方式，在保证模型准确率的同时，可以大大的减少</w:t>
      </w:r>
      <w:r w:rsidR="00FE0B78">
        <w:rPr>
          <w:rFonts w:asciiTheme="minorEastAsia" w:eastAsiaTheme="minorEastAsia" w:hAnsiTheme="minorEastAsia" w:hint="eastAsia"/>
          <w:szCs w:val="28"/>
        </w:rPr>
        <w:t>跨领域</w:t>
      </w:r>
      <w:r w:rsidR="002D76B2" w:rsidRPr="007F708C">
        <w:rPr>
          <w:rFonts w:asciiTheme="minorEastAsia" w:eastAsiaTheme="minorEastAsia" w:hAnsiTheme="minorEastAsia" w:hint="eastAsia"/>
          <w:szCs w:val="28"/>
        </w:rPr>
        <w:t>任务的训练时间和空间，加快模型的收敛。</w:t>
      </w:r>
    </w:p>
    <w:p w14:paraId="1F1ED942" w14:textId="55B75D2B" w:rsidR="00F93E58" w:rsidRPr="007F708C" w:rsidRDefault="002D76B2" w:rsidP="000644ED">
      <w:pPr>
        <w:spacing w:line="460" w:lineRule="exact"/>
        <w:ind w:firstLineChars="200" w:firstLine="560"/>
        <w:rPr>
          <w:rFonts w:asciiTheme="minorEastAsia" w:eastAsiaTheme="minorEastAsia" w:hAnsiTheme="minorEastAsia"/>
          <w:szCs w:val="28"/>
        </w:rPr>
      </w:pPr>
      <w:r w:rsidRPr="007F708C">
        <w:rPr>
          <w:rFonts w:asciiTheme="minorEastAsia" w:eastAsiaTheme="minorEastAsia" w:hAnsiTheme="minorEastAsia" w:hint="eastAsia"/>
          <w:szCs w:val="28"/>
        </w:rPr>
        <w:t>表</w:t>
      </w:r>
      <w:r w:rsidR="000A1CD1" w:rsidRPr="007F708C">
        <w:rPr>
          <w:rFonts w:asciiTheme="minorEastAsia" w:eastAsiaTheme="minorEastAsia" w:hAnsiTheme="minorEastAsia"/>
          <w:szCs w:val="28"/>
        </w:rPr>
        <w:t>7</w:t>
      </w:r>
      <w:r w:rsidRPr="007F708C">
        <w:rPr>
          <w:rFonts w:asciiTheme="minorEastAsia" w:eastAsiaTheme="minorEastAsia" w:hAnsiTheme="minorEastAsia" w:hint="eastAsia"/>
          <w:szCs w:val="28"/>
        </w:rPr>
        <w:t>给出了本方案</w:t>
      </w:r>
      <w:r w:rsidR="00033AAE" w:rsidRPr="007F708C">
        <w:rPr>
          <w:rFonts w:asciiTheme="minorEastAsia" w:eastAsiaTheme="minorEastAsia" w:hAnsiTheme="minorEastAsia" w:hint="eastAsia"/>
          <w:szCs w:val="28"/>
        </w:rPr>
        <w:t>和</w:t>
      </w:r>
      <w:r w:rsidR="00663E3A" w:rsidRPr="007F708C">
        <w:rPr>
          <w:rFonts w:asciiTheme="minorEastAsia" w:eastAsiaTheme="minorEastAsia" w:hAnsiTheme="minorEastAsia" w:hint="eastAsia"/>
          <w:szCs w:val="28"/>
        </w:rPr>
        <w:t>其他模型</w:t>
      </w:r>
      <w:r w:rsidR="00033AAE" w:rsidRPr="007F708C">
        <w:rPr>
          <w:rFonts w:asciiTheme="minorEastAsia" w:eastAsiaTheme="minorEastAsia" w:hAnsiTheme="minorEastAsia" w:hint="eastAsia"/>
          <w:szCs w:val="28"/>
        </w:rPr>
        <w:t>在时间空间和收敛性的对比示例。从图上可以看出，</w:t>
      </w:r>
      <w:r w:rsidRPr="007F708C">
        <w:rPr>
          <w:rFonts w:asciiTheme="minorEastAsia" w:eastAsiaTheme="minorEastAsia" w:hAnsiTheme="minorEastAsia" w:hint="eastAsia"/>
          <w:szCs w:val="28"/>
        </w:rPr>
        <w:t>本方案</w:t>
      </w:r>
      <w:r w:rsidR="007263D1" w:rsidRPr="007F708C">
        <w:rPr>
          <w:rFonts w:asciiTheme="minorEastAsia" w:eastAsiaTheme="minorEastAsia" w:hAnsiTheme="minorEastAsia" w:hint="eastAsia"/>
          <w:szCs w:val="28"/>
        </w:rPr>
        <w:t>（</w:t>
      </w:r>
      <m:oMath>
        <m:sSub>
          <m:sSubPr>
            <m:ctrlPr>
              <w:rPr>
                <w:rFonts w:ascii="Cambria Math" w:eastAsiaTheme="minorEastAsia" w:hAnsi="Cambria Math"/>
                <w:szCs w:val="28"/>
              </w:rPr>
            </m:ctrlPr>
          </m:sSubPr>
          <m:e>
            <m:r>
              <w:rPr>
                <w:rFonts w:ascii="Cambria Math" w:eastAsiaTheme="minorEastAsia" w:hAnsi="Cambria Math"/>
                <w:szCs w:val="28"/>
              </w:rPr>
              <m:t>SentiX</m:t>
            </m:r>
          </m:e>
          <m:sub>
            <m:r>
              <w:rPr>
                <w:rFonts w:ascii="Cambria Math" w:eastAsiaTheme="minorEastAsia" w:hAnsi="Cambria Math"/>
                <w:szCs w:val="28"/>
              </w:rPr>
              <m:t>Fix</m:t>
            </m:r>
          </m:sub>
        </m:sSub>
      </m:oMath>
      <w:r w:rsidR="007263D1" w:rsidRPr="007F708C">
        <w:rPr>
          <w:rFonts w:asciiTheme="minorEastAsia" w:eastAsiaTheme="minorEastAsia" w:hAnsiTheme="minorEastAsia" w:hint="eastAsia"/>
          <w:szCs w:val="28"/>
        </w:rPr>
        <w:t>）</w:t>
      </w:r>
      <w:r w:rsidRPr="007F708C">
        <w:rPr>
          <w:rFonts w:asciiTheme="minorEastAsia" w:eastAsiaTheme="minorEastAsia" w:hAnsiTheme="minorEastAsia" w:hint="eastAsia"/>
          <w:szCs w:val="28"/>
        </w:rPr>
        <w:t>可以快速收敛，同时只要2k</w:t>
      </w:r>
      <w:r w:rsidR="00CB33F0" w:rsidRPr="007F708C">
        <w:rPr>
          <w:rFonts w:asciiTheme="minorEastAsia" w:eastAsiaTheme="minorEastAsia" w:hAnsiTheme="minorEastAsia" w:hint="eastAsia"/>
          <w:szCs w:val="28"/>
        </w:rPr>
        <w:t>的训练参数，而未改进前的基础模型</w:t>
      </w:r>
      <w:proofErr w:type="spellStart"/>
      <w:r w:rsidR="00CB33F0" w:rsidRPr="007F708C">
        <w:rPr>
          <w:rFonts w:asciiTheme="minorEastAsia" w:eastAsiaTheme="minorEastAsia" w:hAnsiTheme="minorEastAsia"/>
          <w:szCs w:val="28"/>
        </w:rPr>
        <w:t>SentiX</w:t>
      </w:r>
      <w:proofErr w:type="spellEnd"/>
      <w:r w:rsidR="00CB33F0" w:rsidRPr="007F708C">
        <w:rPr>
          <w:rFonts w:asciiTheme="minorEastAsia" w:eastAsiaTheme="minorEastAsia" w:hAnsiTheme="minorEastAsia" w:hint="eastAsia"/>
          <w:szCs w:val="28"/>
        </w:rPr>
        <w:t>却需要</w:t>
      </w:r>
      <w:r w:rsidRPr="007F708C">
        <w:rPr>
          <w:rFonts w:asciiTheme="minorEastAsia" w:eastAsiaTheme="minorEastAsia" w:hAnsiTheme="minorEastAsia" w:hint="eastAsia"/>
          <w:szCs w:val="28"/>
        </w:rPr>
        <w:t>133M</w:t>
      </w:r>
      <w:r w:rsidR="00CB33F0" w:rsidRPr="007F708C">
        <w:rPr>
          <w:rFonts w:asciiTheme="minorEastAsia" w:eastAsiaTheme="minorEastAsia" w:hAnsiTheme="minorEastAsia" w:hint="eastAsia"/>
          <w:szCs w:val="28"/>
        </w:rPr>
        <w:t>的训练参数</w:t>
      </w:r>
      <w:r w:rsidRPr="007F708C">
        <w:rPr>
          <w:rFonts w:asciiTheme="minorEastAsia" w:eastAsiaTheme="minorEastAsia" w:hAnsiTheme="minorEastAsia" w:hint="eastAsia"/>
          <w:szCs w:val="28"/>
        </w:rPr>
        <w:t>，同时本方案运行速度是基础模型</w:t>
      </w:r>
      <w:proofErr w:type="spellStart"/>
      <w:r w:rsidR="00CB33F0" w:rsidRPr="007F708C">
        <w:rPr>
          <w:rFonts w:asciiTheme="minorEastAsia" w:eastAsiaTheme="minorEastAsia" w:hAnsiTheme="minorEastAsia"/>
          <w:szCs w:val="28"/>
        </w:rPr>
        <w:t>SentiX</w:t>
      </w:r>
      <w:proofErr w:type="spellEnd"/>
      <w:r w:rsidRPr="007F708C">
        <w:rPr>
          <w:rFonts w:asciiTheme="minorEastAsia" w:eastAsiaTheme="minorEastAsia" w:hAnsiTheme="minorEastAsia" w:hint="eastAsia"/>
          <w:szCs w:val="28"/>
        </w:rPr>
        <w:t>的三倍。</w:t>
      </w:r>
    </w:p>
    <w:p w14:paraId="7B3F1413" w14:textId="1D39D397" w:rsidR="00F93E58" w:rsidRPr="007F708C" w:rsidRDefault="005C79CE" w:rsidP="00F93E58">
      <w:pPr>
        <w:spacing w:line="460" w:lineRule="exact"/>
        <w:ind w:firstLineChars="200" w:firstLine="560"/>
        <w:rPr>
          <w:rFonts w:asciiTheme="minorEastAsia" w:eastAsiaTheme="minorEastAsia" w:hAnsiTheme="minorEastAsia" w:cstheme="minorBidi"/>
          <w:noProof/>
          <w:szCs w:val="28"/>
        </w:rPr>
      </w:pPr>
      <w:r w:rsidRPr="007F708C">
        <w:rPr>
          <w:rFonts w:asciiTheme="minorEastAsia" w:eastAsiaTheme="minorEastAsia" w:hAnsiTheme="minorEastAsia" w:hint="eastAsia"/>
          <w:szCs w:val="28"/>
        </w:rPr>
        <w:t>图8a-8c分别给出本方案和其他模型进行多个不同领域迁移时表征样本数目和模型准确性的关联性的线性对比图</w:t>
      </w:r>
      <w:r w:rsidR="00971625" w:rsidRPr="007F708C">
        <w:rPr>
          <w:rFonts w:asciiTheme="minorEastAsia" w:eastAsiaTheme="minorEastAsia" w:hAnsiTheme="minorEastAsia" w:hint="eastAsia"/>
          <w:szCs w:val="28"/>
        </w:rPr>
        <w:t>。如图上所示，</w:t>
      </w:r>
      <w:r w:rsidR="00F93E58" w:rsidRPr="007F708C">
        <w:rPr>
          <w:rFonts w:asciiTheme="minorEastAsia" w:eastAsiaTheme="minorEastAsia" w:hAnsiTheme="minorEastAsia" w:hint="eastAsia"/>
          <w:szCs w:val="28"/>
        </w:rPr>
        <w:t>横坐标表示训练数目，纵坐标表示模型准确性。从图上可以看出，本方案（</w:t>
      </w:r>
      <m:oMath>
        <m:sSub>
          <m:sSubPr>
            <m:ctrlPr>
              <w:rPr>
                <w:rFonts w:ascii="Cambria Math" w:eastAsiaTheme="minorEastAsia" w:hAnsi="Cambria Math"/>
                <w:szCs w:val="28"/>
              </w:rPr>
            </m:ctrlPr>
          </m:sSubPr>
          <m:e>
            <m:r>
              <w:rPr>
                <w:rFonts w:ascii="Cambria Math" w:eastAsiaTheme="minorEastAsia" w:hAnsi="Cambria Math"/>
                <w:szCs w:val="28"/>
              </w:rPr>
              <m:t>SentiX</m:t>
            </m:r>
          </m:e>
          <m:sub>
            <m:r>
              <w:rPr>
                <w:rFonts w:ascii="Cambria Math" w:eastAsiaTheme="minorEastAsia" w:hAnsi="Cambria Math"/>
                <w:szCs w:val="28"/>
              </w:rPr>
              <m:t>Fix</m:t>
            </m:r>
          </m:sub>
        </m:sSub>
      </m:oMath>
      <w:r w:rsidR="00F93E58" w:rsidRPr="007F708C">
        <w:rPr>
          <w:rFonts w:asciiTheme="minorEastAsia" w:eastAsiaTheme="minorEastAsia" w:hAnsiTheme="minorEastAsia" w:hint="eastAsia"/>
          <w:szCs w:val="28"/>
        </w:rPr>
        <w:t>）在</w:t>
      </w:r>
      <w:r w:rsidR="00A772C6" w:rsidRPr="007F708C">
        <w:rPr>
          <w:rFonts w:asciiTheme="minorEastAsia" w:eastAsiaTheme="minorEastAsia" w:hAnsiTheme="minorEastAsia" w:hint="eastAsia"/>
          <w:szCs w:val="28"/>
        </w:rPr>
        <w:t>领域B到E、D到B以及E到D的领域迁移</w:t>
      </w:r>
      <w:r w:rsidR="00F93E58" w:rsidRPr="007F708C">
        <w:rPr>
          <w:rFonts w:asciiTheme="minorEastAsia" w:eastAsiaTheme="minorEastAsia" w:hAnsiTheme="minorEastAsia" w:hint="eastAsia"/>
          <w:szCs w:val="28"/>
        </w:rPr>
        <w:t>时，在样本数目很小的情况下也能够取得很好的效果。</w:t>
      </w:r>
      <w:r w:rsidR="00A772C6" w:rsidRPr="007F708C">
        <w:rPr>
          <w:rFonts w:asciiTheme="minorEastAsia" w:eastAsiaTheme="minorEastAsia" w:hAnsiTheme="minorEastAsia" w:hint="eastAsia"/>
          <w:szCs w:val="28"/>
        </w:rPr>
        <w:t>B表示图书，E标识电子</w:t>
      </w:r>
      <w:r w:rsidR="00590C03" w:rsidRPr="007F708C">
        <w:rPr>
          <w:rFonts w:asciiTheme="minorEastAsia" w:eastAsiaTheme="minorEastAsia" w:hAnsiTheme="minorEastAsia" w:hint="eastAsia"/>
          <w:szCs w:val="28"/>
        </w:rPr>
        <w:t>信息</w:t>
      </w:r>
      <w:r w:rsidR="00A772C6" w:rsidRPr="007F708C">
        <w:rPr>
          <w:rFonts w:asciiTheme="minorEastAsia" w:eastAsiaTheme="minorEastAsia" w:hAnsiTheme="minorEastAsia" w:hint="eastAsia"/>
          <w:szCs w:val="28"/>
        </w:rPr>
        <w:t>，D表示DVD。</w:t>
      </w:r>
    </w:p>
    <w:p w14:paraId="4106E1E4" w14:textId="05DAE7EC" w:rsidR="0068666E" w:rsidRPr="007F708C" w:rsidRDefault="00443C75" w:rsidP="0068666E">
      <w:pPr>
        <w:spacing w:line="460" w:lineRule="exact"/>
        <w:ind w:firstLineChars="200" w:firstLine="560"/>
        <w:rPr>
          <w:rFonts w:asciiTheme="minorEastAsia" w:eastAsiaTheme="minorEastAsia" w:hAnsiTheme="minorEastAsia"/>
          <w:szCs w:val="28"/>
        </w:rPr>
      </w:pPr>
      <w:proofErr w:type="gramStart"/>
      <w:r w:rsidRPr="007F708C">
        <w:rPr>
          <w:rFonts w:asciiTheme="minorEastAsia" w:eastAsiaTheme="minorEastAsia" w:hAnsiTheme="minorEastAsia" w:hint="eastAsia"/>
          <w:szCs w:val="28"/>
        </w:rPr>
        <w:t>本公开实施例还</w:t>
      </w:r>
      <w:proofErr w:type="gramEnd"/>
      <w:r w:rsidRPr="007F708C">
        <w:rPr>
          <w:rFonts w:asciiTheme="minorEastAsia" w:eastAsiaTheme="minorEastAsia" w:hAnsiTheme="minorEastAsia" w:hint="eastAsia"/>
          <w:szCs w:val="28"/>
        </w:rPr>
        <w:t>提供一种</w:t>
      </w:r>
      <w:r w:rsidR="0068666E" w:rsidRPr="007F708C">
        <w:rPr>
          <w:rFonts w:asciiTheme="minorEastAsia" w:eastAsiaTheme="minorEastAsia" w:hAnsiTheme="minorEastAsia" w:hint="eastAsia"/>
          <w:szCs w:val="28"/>
        </w:rPr>
        <w:t>电子设备</w:t>
      </w:r>
      <w:r w:rsidR="002478CA" w:rsidRPr="007F708C">
        <w:rPr>
          <w:rFonts w:asciiTheme="minorEastAsia" w:eastAsiaTheme="minorEastAsia" w:hAnsiTheme="minorEastAsia"/>
          <w:szCs w:val="28"/>
        </w:rPr>
        <w:t>90</w:t>
      </w:r>
      <w:r w:rsidR="0068666E" w:rsidRPr="007F708C">
        <w:rPr>
          <w:rFonts w:asciiTheme="minorEastAsia" w:eastAsiaTheme="minorEastAsia" w:hAnsiTheme="minorEastAsia" w:hint="eastAsia"/>
          <w:szCs w:val="28"/>
        </w:rPr>
        <w:t>，</w:t>
      </w:r>
      <w:r w:rsidR="00E04F0A" w:rsidRPr="007F708C">
        <w:rPr>
          <w:rFonts w:asciiTheme="minorEastAsia" w:eastAsiaTheme="minorEastAsia" w:hAnsiTheme="minorEastAsia" w:hint="eastAsia"/>
          <w:szCs w:val="28"/>
        </w:rPr>
        <w:t>如图9所示，</w:t>
      </w:r>
      <w:r w:rsidR="0068666E" w:rsidRPr="007F708C">
        <w:rPr>
          <w:rFonts w:asciiTheme="minorEastAsia" w:eastAsiaTheme="minorEastAsia" w:hAnsiTheme="minorEastAsia" w:hint="eastAsia"/>
          <w:szCs w:val="28"/>
        </w:rPr>
        <w:t>在硬件层面，包括存储器</w:t>
      </w:r>
      <w:r w:rsidR="00371BEB" w:rsidRPr="007F708C">
        <w:rPr>
          <w:rFonts w:asciiTheme="minorEastAsia" w:eastAsiaTheme="minorEastAsia" w:hAnsiTheme="minorEastAsia" w:hint="eastAsia"/>
          <w:szCs w:val="28"/>
        </w:rPr>
        <w:t>90</w:t>
      </w:r>
      <w:r w:rsidR="0068666E" w:rsidRPr="007F708C">
        <w:rPr>
          <w:rFonts w:asciiTheme="minorEastAsia" w:eastAsiaTheme="minorEastAsia" w:hAnsiTheme="minorEastAsia" w:hint="eastAsia"/>
          <w:szCs w:val="28"/>
        </w:rPr>
        <w:t>2和处理器</w:t>
      </w:r>
      <w:r w:rsidR="00371BEB" w:rsidRPr="007F708C">
        <w:rPr>
          <w:rFonts w:asciiTheme="minorEastAsia" w:eastAsiaTheme="minorEastAsia" w:hAnsiTheme="minorEastAsia" w:hint="eastAsia"/>
          <w:szCs w:val="28"/>
        </w:rPr>
        <w:t>90</w:t>
      </w:r>
      <w:r w:rsidR="0068666E" w:rsidRPr="007F708C">
        <w:rPr>
          <w:rFonts w:asciiTheme="minorEastAsia" w:eastAsiaTheme="minorEastAsia" w:hAnsiTheme="minorEastAsia" w:hint="eastAsia"/>
          <w:szCs w:val="28"/>
        </w:rPr>
        <w:t>1，除此之外，一些情况下还包括输入输出设备</w:t>
      </w:r>
      <w:r w:rsidR="00371BEB" w:rsidRPr="007F708C">
        <w:rPr>
          <w:rFonts w:asciiTheme="minorEastAsia" w:eastAsiaTheme="minorEastAsia" w:hAnsiTheme="minorEastAsia" w:hint="eastAsia"/>
          <w:szCs w:val="28"/>
        </w:rPr>
        <w:t>90</w:t>
      </w:r>
      <w:r w:rsidR="0068666E" w:rsidRPr="007F708C">
        <w:rPr>
          <w:rFonts w:asciiTheme="minorEastAsia" w:eastAsiaTheme="minorEastAsia" w:hAnsiTheme="minorEastAsia" w:hint="eastAsia"/>
          <w:szCs w:val="28"/>
        </w:rPr>
        <w:t>3和其他硬件</w:t>
      </w:r>
      <w:r w:rsidR="00371BEB" w:rsidRPr="007F708C">
        <w:rPr>
          <w:rFonts w:asciiTheme="minorEastAsia" w:eastAsiaTheme="minorEastAsia" w:hAnsiTheme="minorEastAsia" w:hint="eastAsia"/>
          <w:szCs w:val="28"/>
        </w:rPr>
        <w:t>90</w:t>
      </w:r>
      <w:r w:rsidR="0068666E" w:rsidRPr="007F708C">
        <w:rPr>
          <w:rFonts w:asciiTheme="minorEastAsia" w:eastAsiaTheme="minorEastAsia" w:hAnsiTheme="minorEastAsia" w:hint="eastAsia"/>
          <w:szCs w:val="28"/>
        </w:rPr>
        <w:t>4。存储器</w:t>
      </w:r>
      <w:r w:rsidR="00371BEB" w:rsidRPr="007F708C">
        <w:rPr>
          <w:rFonts w:asciiTheme="minorEastAsia" w:eastAsiaTheme="minorEastAsia" w:hAnsiTheme="minorEastAsia" w:hint="eastAsia"/>
          <w:szCs w:val="28"/>
        </w:rPr>
        <w:t>90</w:t>
      </w:r>
      <w:r w:rsidR="0068666E" w:rsidRPr="007F708C">
        <w:rPr>
          <w:rFonts w:asciiTheme="minorEastAsia" w:eastAsiaTheme="minorEastAsia" w:hAnsiTheme="minorEastAsia" w:hint="eastAsia"/>
          <w:szCs w:val="28"/>
        </w:rPr>
        <w:t>2例如为高速随机存取存储器(Random-Access Memory，RAM)，也可能是非易失性存储器(non-volatile memory)，例如为至少1个磁盘存储器等。输入输出设备</w:t>
      </w:r>
      <w:r w:rsidR="00371BEB" w:rsidRPr="007F708C">
        <w:rPr>
          <w:rFonts w:asciiTheme="minorEastAsia" w:eastAsiaTheme="minorEastAsia" w:hAnsiTheme="minorEastAsia" w:hint="eastAsia"/>
          <w:szCs w:val="28"/>
        </w:rPr>
        <w:t>90</w:t>
      </w:r>
      <w:r w:rsidR="0068666E" w:rsidRPr="007F708C">
        <w:rPr>
          <w:rFonts w:asciiTheme="minorEastAsia" w:eastAsiaTheme="minorEastAsia" w:hAnsiTheme="minorEastAsia"/>
          <w:szCs w:val="28"/>
        </w:rPr>
        <w:t>3</w:t>
      </w:r>
      <w:r w:rsidR="0068666E" w:rsidRPr="007F708C">
        <w:rPr>
          <w:rFonts w:asciiTheme="minorEastAsia" w:eastAsiaTheme="minorEastAsia" w:hAnsiTheme="minorEastAsia" w:hint="eastAsia"/>
          <w:szCs w:val="28"/>
        </w:rPr>
        <w:t>例如为显示器、键盘、鼠标、网络控制器等设备。处理器</w:t>
      </w:r>
      <w:r w:rsidR="00371BEB" w:rsidRPr="007F708C">
        <w:rPr>
          <w:rFonts w:asciiTheme="minorEastAsia" w:eastAsiaTheme="minorEastAsia" w:hAnsiTheme="minorEastAsia" w:hint="eastAsia"/>
          <w:szCs w:val="28"/>
        </w:rPr>
        <w:t>90</w:t>
      </w:r>
      <w:r w:rsidR="0068666E" w:rsidRPr="007F708C">
        <w:rPr>
          <w:rFonts w:asciiTheme="minorEastAsia" w:eastAsiaTheme="minorEastAsia" w:hAnsiTheme="minorEastAsia" w:hint="eastAsia"/>
          <w:szCs w:val="28"/>
        </w:rPr>
        <w:t>1可以基于目前市场上各种型号的处理器构建。处理器</w:t>
      </w:r>
      <w:r w:rsidR="00371BEB" w:rsidRPr="007F708C">
        <w:rPr>
          <w:rFonts w:asciiTheme="minorEastAsia" w:eastAsiaTheme="minorEastAsia" w:hAnsiTheme="minorEastAsia" w:hint="eastAsia"/>
          <w:szCs w:val="28"/>
        </w:rPr>
        <w:t>90</w:t>
      </w:r>
      <w:r w:rsidR="0068666E" w:rsidRPr="007F708C">
        <w:rPr>
          <w:rFonts w:asciiTheme="minorEastAsia" w:eastAsiaTheme="minorEastAsia" w:hAnsiTheme="minorEastAsia" w:hint="eastAsia"/>
          <w:szCs w:val="28"/>
        </w:rPr>
        <w:t>1、存储器</w:t>
      </w:r>
      <w:r w:rsidR="00371BEB" w:rsidRPr="007F708C">
        <w:rPr>
          <w:rFonts w:asciiTheme="minorEastAsia" w:eastAsiaTheme="minorEastAsia" w:hAnsiTheme="minorEastAsia" w:hint="eastAsia"/>
          <w:szCs w:val="28"/>
        </w:rPr>
        <w:t>90</w:t>
      </w:r>
      <w:r w:rsidR="0068666E" w:rsidRPr="007F708C">
        <w:rPr>
          <w:rFonts w:asciiTheme="minorEastAsia" w:eastAsiaTheme="minorEastAsia" w:hAnsiTheme="minorEastAsia" w:hint="eastAsia"/>
          <w:szCs w:val="28"/>
        </w:rPr>
        <w:t>2、输入输出设备</w:t>
      </w:r>
      <w:r w:rsidR="00371BEB" w:rsidRPr="007F708C">
        <w:rPr>
          <w:rFonts w:asciiTheme="minorEastAsia" w:eastAsiaTheme="minorEastAsia" w:hAnsiTheme="minorEastAsia" w:hint="eastAsia"/>
          <w:szCs w:val="28"/>
        </w:rPr>
        <w:t>90</w:t>
      </w:r>
      <w:r w:rsidR="0068666E" w:rsidRPr="007F708C">
        <w:rPr>
          <w:rFonts w:asciiTheme="minorEastAsia" w:eastAsiaTheme="minorEastAsia" w:hAnsiTheme="minorEastAsia" w:hint="eastAsia"/>
          <w:szCs w:val="28"/>
        </w:rPr>
        <w:t>3和其他硬件</w:t>
      </w:r>
      <w:r w:rsidR="00371BEB" w:rsidRPr="007F708C">
        <w:rPr>
          <w:rFonts w:asciiTheme="minorEastAsia" w:eastAsiaTheme="minorEastAsia" w:hAnsiTheme="minorEastAsia" w:hint="eastAsia"/>
          <w:szCs w:val="28"/>
        </w:rPr>
        <w:t>90</w:t>
      </w:r>
      <w:r w:rsidR="0068666E" w:rsidRPr="007F708C">
        <w:rPr>
          <w:rFonts w:asciiTheme="minorEastAsia" w:eastAsiaTheme="minorEastAsia" w:hAnsiTheme="minorEastAsia" w:hint="eastAsia"/>
          <w:szCs w:val="28"/>
        </w:rPr>
        <w:t>4通过总线相互连接，该总线可以是I</w:t>
      </w:r>
      <w:r w:rsidR="004C61DD" w:rsidRPr="007F708C">
        <w:rPr>
          <w:rFonts w:asciiTheme="minorEastAsia" w:eastAsiaTheme="minorEastAsia" w:hAnsiTheme="minorEastAsia" w:hint="eastAsia"/>
          <w:szCs w:val="28"/>
        </w:rPr>
        <w:t>SA(Ind</w:t>
      </w:r>
      <w:r w:rsidR="0068666E" w:rsidRPr="007F708C">
        <w:rPr>
          <w:rFonts w:asciiTheme="minorEastAsia" w:eastAsiaTheme="minorEastAsia" w:hAnsiTheme="minorEastAsia" w:hint="eastAsia"/>
          <w:szCs w:val="28"/>
        </w:rPr>
        <w:t>ustry Standard Architecture，工业标准体系结构)总线、PCI (Peripheral</w:t>
      </w:r>
      <w:r w:rsidR="0068666E" w:rsidRPr="007F708C">
        <w:rPr>
          <w:rFonts w:asciiTheme="minorEastAsia" w:eastAsiaTheme="minorEastAsia" w:hAnsiTheme="minorEastAsia"/>
          <w:szCs w:val="28"/>
        </w:rPr>
        <w:t xml:space="preserve"> </w:t>
      </w:r>
      <w:r w:rsidR="0068666E" w:rsidRPr="007F708C">
        <w:rPr>
          <w:rFonts w:asciiTheme="minorEastAsia" w:eastAsiaTheme="minorEastAsia" w:hAnsiTheme="minorEastAsia" w:hint="eastAsia"/>
          <w:szCs w:val="28"/>
        </w:rPr>
        <w:t>Component Interconnect，外设部件互连标准)总线或EISA(Extended Industry Standard</w:t>
      </w:r>
      <w:r w:rsidR="0068666E" w:rsidRPr="007F708C">
        <w:rPr>
          <w:rFonts w:asciiTheme="minorEastAsia" w:eastAsiaTheme="minorEastAsia" w:hAnsiTheme="minorEastAsia"/>
          <w:szCs w:val="28"/>
        </w:rPr>
        <w:t xml:space="preserve"> </w:t>
      </w:r>
      <w:r w:rsidR="0068666E" w:rsidRPr="007F708C">
        <w:rPr>
          <w:rFonts w:asciiTheme="minorEastAsia" w:eastAsiaTheme="minorEastAsia" w:hAnsiTheme="minorEastAsia" w:hint="eastAsia"/>
          <w:szCs w:val="28"/>
        </w:rPr>
        <w:t>Architecture，扩展工业标准结构)总线等。所述总线可以分为地址总线、数据总线、控制总线等。为便于表示，</w:t>
      </w:r>
      <w:r w:rsidR="00D877E3" w:rsidRPr="007F708C">
        <w:rPr>
          <w:rFonts w:asciiTheme="minorEastAsia" w:eastAsiaTheme="minorEastAsia" w:hAnsiTheme="minorEastAsia" w:hint="eastAsia"/>
          <w:szCs w:val="28"/>
        </w:rPr>
        <w:t>图</w:t>
      </w:r>
      <w:r w:rsidR="00604A4A" w:rsidRPr="007F708C">
        <w:rPr>
          <w:rFonts w:asciiTheme="minorEastAsia" w:eastAsiaTheme="minorEastAsia" w:hAnsiTheme="minorEastAsia" w:hint="eastAsia"/>
          <w:szCs w:val="28"/>
        </w:rPr>
        <w:t>7</w:t>
      </w:r>
      <w:r w:rsidR="0068666E" w:rsidRPr="007F708C">
        <w:rPr>
          <w:rFonts w:asciiTheme="minorEastAsia" w:eastAsiaTheme="minorEastAsia" w:hAnsiTheme="minorEastAsia" w:hint="eastAsia"/>
          <w:szCs w:val="28"/>
        </w:rPr>
        <w:t>中仅用一个线条表示，但并不表示仅有一根总线或一种类型的总线。</w:t>
      </w:r>
    </w:p>
    <w:p w14:paraId="1038B62C" w14:textId="0692A0B4" w:rsidR="0061243B" w:rsidRPr="007F708C" w:rsidRDefault="0070605E">
      <w:pPr>
        <w:spacing w:line="460" w:lineRule="exact"/>
        <w:ind w:firstLineChars="200" w:firstLine="560"/>
        <w:rPr>
          <w:rFonts w:asciiTheme="minorEastAsia" w:eastAsiaTheme="minorEastAsia" w:hAnsiTheme="minorEastAsia"/>
          <w:szCs w:val="28"/>
        </w:rPr>
      </w:pPr>
      <w:r w:rsidRPr="007F708C">
        <w:rPr>
          <w:rFonts w:asciiTheme="minorEastAsia" w:eastAsiaTheme="minorEastAsia" w:hAnsiTheme="minorEastAsia" w:hint="eastAsia"/>
          <w:szCs w:val="28"/>
        </w:rPr>
        <w:t>存储器</w:t>
      </w:r>
      <w:r w:rsidR="00371BEB" w:rsidRPr="007F708C">
        <w:rPr>
          <w:rFonts w:asciiTheme="minorEastAsia" w:eastAsiaTheme="minorEastAsia" w:hAnsiTheme="minorEastAsia" w:hint="eastAsia"/>
          <w:szCs w:val="28"/>
        </w:rPr>
        <w:t>90</w:t>
      </w:r>
      <w:r w:rsidRPr="007F708C">
        <w:rPr>
          <w:rFonts w:asciiTheme="minorEastAsia" w:eastAsiaTheme="minorEastAsia" w:hAnsiTheme="minorEastAsia" w:hint="eastAsia"/>
          <w:szCs w:val="28"/>
        </w:rPr>
        <w:t>2用于存放程序。具体地，程序可以包括程序代码，程序代码包括计算机指令。存储器可以包括内存和非易失性存储器，并向处理器</w:t>
      </w:r>
      <w:r w:rsidR="00371BEB" w:rsidRPr="007F708C">
        <w:rPr>
          <w:rFonts w:asciiTheme="minorEastAsia" w:eastAsiaTheme="minorEastAsia" w:hAnsiTheme="minorEastAsia" w:hint="eastAsia"/>
          <w:szCs w:val="28"/>
        </w:rPr>
        <w:t>90</w:t>
      </w:r>
      <w:r w:rsidRPr="007F708C">
        <w:rPr>
          <w:rFonts w:asciiTheme="minorEastAsia" w:eastAsiaTheme="minorEastAsia" w:hAnsiTheme="minorEastAsia" w:hint="eastAsia"/>
          <w:szCs w:val="28"/>
        </w:rPr>
        <w:t>1提供计算机指令和数据。处理器</w:t>
      </w:r>
      <w:r w:rsidR="00371BEB" w:rsidRPr="007F708C">
        <w:rPr>
          <w:rFonts w:asciiTheme="minorEastAsia" w:eastAsiaTheme="minorEastAsia" w:hAnsiTheme="minorEastAsia" w:hint="eastAsia"/>
          <w:szCs w:val="28"/>
        </w:rPr>
        <w:t>90</w:t>
      </w:r>
      <w:r w:rsidRPr="007F708C">
        <w:rPr>
          <w:rFonts w:asciiTheme="minorEastAsia" w:eastAsiaTheme="minorEastAsia" w:hAnsiTheme="minorEastAsia" w:hint="eastAsia"/>
          <w:szCs w:val="28"/>
        </w:rPr>
        <w:t>1从存储器</w:t>
      </w:r>
      <w:r w:rsidR="00371BEB" w:rsidRPr="007F708C">
        <w:rPr>
          <w:rFonts w:asciiTheme="minorEastAsia" w:eastAsiaTheme="minorEastAsia" w:hAnsiTheme="minorEastAsia" w:hint="eastAsia"/>
          <w:szCs w:val="28"/>
        </w:rPr>
        <w:t>90</w:t>
      </w:r>
      <w:r w:rsidRPr="007F708C">
        <w:rPr>
          <w:rFonts w:asciiTheme="minorEastAsia" w:eastAsiaTheme="minorEastAsia" w:hAnsiTheme="minorEastAsia" w:hint="eastAsia"/>
          <w:szCs w:val="28"/>
        </w:rPr>
        <w:t>2</w:t>
      </w:r>
      <w:r w:rsidR="00C76CDD" w:rsidRPr="007F708C">
        <w:rPr>
          <w:rFonts w:asciiTheme="minorEastAsia" w:eastAsiaTheme="minorEastAsia" w:hAnsiTheme="minorEastAsia" w:hint="eastAsia"/>
          <w:szCs w:val="28"/>
        </w:rPr>
        <w:t>中读取对应的计算机程序到内存中然后运行，在逻辑层面上述实施例的</w:t>
      </w:r>
      <w:r w:rsidR="001B4450">
        <w:rPr>
          <w:rFonts w:asciiTheme="minorEastAsia" w:eastAsiaTheme="minorEastAsia" w:hAnsiTheme="minorEastAsia" w:hint="eastAsia"/>
          <w:szCs w:val="28"/>
        </w:rPr>
        <w:t>模型</w:t>
      </w:r>
      <w:proofErr w:type="gramStart"/>
      <w:r w:rsidR="001B4450">
        <w:rPr>
          <w:rFonts w:asciiTheme="minorEastAsia" w:eastAsiaTheme="minorEastAsia" w:hAnsiTheme="minorEastAsia" w:hint="eastAsia"/>
          <w:szCs w:val="28"/>
        </w:rPr>
        <w:t>预训练</w:t>
      </w:r>
      <w:proofErr w:type="gramEnd"/>
      <w:r w:rsidR="001B4450">
        <w:rPr>
          <w:rFonts w:asciiTheme="minorEastAsia" w:eastAsiaTheme="minorEastAsia" w:hAnsiTheme="minorEastAsia" w:hint="eastAsia"/>
          <w:szCs w:val="28"/>
        </w:rPr>
        <w:lastRenderedPageBreak/>
        <w:t>方法</w:t>
      </w:r>
      <w:r w:rsidR="00D95808" w:rsidRPr="007F708C">
        <w:rPr>
          <w:rFonts w:asciiTheme="minorEastAsia" w:eastAsiaTheme="minorEastAsia" w:hAnsiTheme="minorEastAsia" w:hint="eastAsia"/>
          <w:szCs w:val="28"/>
        </w:rPr>
        <w:t>。</w:t>
      </w:r>
    </w:p>
    <w:p w14:paraId="31629731" w14:textId="54873799" w:rsidR="00BA0E78" w:rsidRPr="007F708C" w:rsidRDefault="00BA0E78" w:rsidP="0066323F">
      <w:pPr>
        <w:spacing w:line="460" w:lineRule="exact"/>
        <w:ind w:firstLineChars="200" w:firstLine="560"/>
        <w:rPr>
          <w:rFonts w:asciiTheme="minorEastAsia" w:eastAsiaTheme="minorEastAsia" w:hAnsiTheme="minorEastAsia"/>
          <w:szCs w:val="28"/>
        </w:rPr>
      </w:pPr>
      <w:r w:rsidRPr="007F708C">
        <w:rPr>
          <w:rFonts w:asciiTheme="minorEastAsia" w:eastAsiaTheme="minorEastAsia" w:hAnsiTheme="minorEastAsia" w:hint="eastAsia"/>
          <w:szCs w:val="28"/>
        </w:rPr>
        <w:t>本领域的技术人员能够理解，</w:t>
      </w:r>
      <w:proofErr w:type="gramStart"/>
      <w:r w:rsidR="00B44A39" w:rsidRPr="007F708C">
        <w:rPr>
          <w:rFonts w:asciiTheme="minorEastAsia" w:eastAsiaTheme="minorEastAsia" w:hAnsiTheme="minorEastAsia" w:hint="eastAsia"/>
          <w:szCs w:val="28"/>
        </w:rPr>
        <w:t>本公开</w:t>
      </w:r>
      <w:proofErr w:type="gramEnd"/>
      <w:r w:rsidRPr="007F708C">
        <w:rPr>
          <w:rFonts w:asciiTheme="minorEastAsia" w:eastAsiaTheme="minorEastAsia" w:hAnsiTheme="minorEastAsia" w:hint="eastAsia"/>
          <w:szCs w:val="28"/>
        </w:rPr>
        <w:t>可以实现为系统、方法和计算机程序产品。因此，</w:t>
      </w:r>
      <w:proofErr w:type="gramStart"/>
      <w:r w:rsidR="00B44A39" w:rsidRPr="007F708C">
        <w:rPr>
          <w:rFonts w:asciiTheme="minorEastAsia" w:eastAsiaTheme="minorEastAsia" w:hAnsiTheme="minorEastAsia" w:hint="eastAsia"/>
          <w:szCs w:val="28"/>
        </w:rPr>
        <w:t>本公开</w:t>
      </w:r>
      <w:proofErr w:type="gramEnd"/>
      <w:r w:rsidRPr="007F708C">
        <w:rPr>
          <w:rFonts w:asciiTheme="minorEastAsia" w:eastAsiaTheme="minorEastAsia" w:hAnsiTheme="minorEastAsia" w:hint="eastAsia"/>
          <w:szCs w:val="28"/>
        </w:rPr>
        <w:t>可以具体实现为以下形式，即完全的硬件、完全的软件（包括固件、驻留软件、微代码），还可以实现为软件和硬件结合的形式。此外，在一些实施例中，</w:t>
      </w:r>
      <w:proofErr w:type="gramStart"/>
      <w:r w:rsidR="00B44A39" w:rsidRPr="007F708C">
        <w:rPr>
          <w:rFonts w:asciiTheme="minorEastAsia" w:eastAsiaTheme="minorEastAsia" w:hAnsiTheme="minorEastAsia" w:hint="eastAsia"/>
          <w:szCs w:val="28"/>
        </w:rPr>
        <w:t>本公开</w:t>
      </w:r>
      <w:proofErr w:type="gramEnd"/>
      <w:r w:rsidRPr="007F708C">
        <w:rPr>
          <w:rFonts w:asciiTheme="minorEastAsia" w:eastAsiaTheme="minorEastAsia" w:hAnsiTheme="minorEastAsia" w:hint="eastAsia"/>
          <w:szCs w:val="28"/>
        </w:rPr>
        <w:t>还可以实现为一个或多个计算机可读介质中的计算机程序产品的形式，该计算机可读介质中包含计算机可读的程序代码。</w:t>
      </w:r>
    </w:p>
    <w:p w14:paraId="42B3D425" w14:textId="071DC3C4" w:rsidR="00BA0E78" w:rsidRPr="007F708C" w:rsidRDefault="00BA0E78" w:rsidP="00BA0E78">
      <w:pPr>
        <w:spacing w:line="460" w:lineRule="exact"/>
        <w:ind w:firstLineChars="200" w:firstLine="560"/>
        <w:rPr>
          <w:rFonts w:asciiTheme="minorEastAsia" w:eastAsiaTheme="minorEastAsia" w:hAnsiTheme="minorEastAsia"/>
          <w:szCs w:val="28"/>
        </w:rPr>
      </w:pPr>
      <w:r w:rsidRPr="007F708C">
        <w:rPr>
          <w:rFonts w:asciiTheme="minorEastAsia" w:eastAsiaTheme="minorEastAsia" w:hAnsiTheme="minorEastAsia" w:hint="eastAsia"/>
          <w:szCs w:val="28"/>
        </w:rPr>
        <w:t>可以采用一个或多个计算机可读介质的任意组合。计算机可读介质可以是计算机可读信号介质或者计算机可读存储介质。计算机可读存储介质例如但不限于为电、磁、光、电磁、红外线或半导体的系统、装置或器件，或其他任意以上的组合。计算机可读存储介质的更具体的例子包括：具体一个或多个导线的电连接，便携式计算机磁盘、硬盘、随机存取存储器（RAM）、只读存储器（ROM）、可擦除可编程只读存储器（EPROM或者闪存）、光纤、便携式紧凑磁盘只读存储器（CD-ROM）、光存储器</w:t>
      </w:r>
      <w:r w:rsidR="001F7365" w:rsidRPr="007F708C">
        <w:rPr>
          <w:rFonts w:asciiTheme="minorEastAsia" w:eastAsiaTheme="minorEastAsia" w:hAnsiTheme="minorEastAsia" w:hint="eastAsia"/>
          <w:szCs w:val="28"/>
        </w:rPr>
        <w:t>、磁存储器或者上述任意合适的组合。在本文中，计算机可读</w:t>
      </w:r>
      <w:r w:rsidR="00C75656" w:rsidRPr="007F708C">
        <w:rPr>
          <w:rFonts w:asciiTheme="minorEastAsia" w:eastAsiaTheme="minorEastAsia" w:hAnsiTheme="minorEastAsia" w:hint="eastAsia"/>
          <w:szCs w:val="28"/>
        </w:rPr>
        <w:t>的</w:t>
      </w:r>
      <w:r w:rsidR="001F7365" w:rsidRPr="007F708C">
        <w:rPr>
          <w:rFonts w:asciiTheme="minorEastAsia" w:eastAsiaTheme="minorEastAsia" w:hAnsiTheme="minorEastAsia" w:hint="eastAsia"/>
          <w:szCs w:val="28"/>
        </w:rPr>
        <w:t>存储介质可以是任意包含或存储程序的有形介质，该程序可以被处理单元、装置或者器件使用，或者与其结合使用。</w:t>
      </w:r>
    </w:p>
    <w:p w14:paraId="485F67F2" w14:textId="61E7F400" w:rsidR="001F7365" w:rsidRPr="007F708C" w:rsidRDefault="001F7365" w:rsidP="00BA0E78">
      <w:pPr>
        <w:spacing w:line="460" w:lineRule="exact"/>
        <w:ind w:firstLineChars="200" w:firstLine="560"/>
        <w:rPr>
          <w:rFonts w:asciiTheme="minorEastAsia" w:eastAsiaTheme="minorEastAsia" w:hAnsiTheme="minorEastAsia"/>
          <w:szCs w:val="28"/>
        </w:rPr>
      </w:pPr>
      <w:r w:rsidRPr="007F708C">
        <w:rPr>
          <w:rFonts w:asciiTheme="minorEastAsia" w:eastAsiaTheme="minorEastAsia" w:hAnsiTheme="minorEastAsia" w:hint="eastAsia"/>
          <w:szCs w:val="28"/>
        </w:rPr>
        <w:t>计算机可读信号介质可以包括在基带中或者作为截波一部分传播的数据信号，其中承载了计算机可读的程序代码。这种传播的数据信号可以采用多种形式，包括但不限于电磁信号、光信号或者其他任意合适的组合。计算机可读的信号介质还可以是计算机可读存储介质之外的任何计算机可读介质，该计算机可读介质可以发送、传播或者传输用于由指令系统、装置或器件使用或者与其结合使用的程序。</w:t>
      </w:r>
    </w:p>
    <w:p w14:paraId="6DA4A7A2" w14:textId="019980CE" w:rsidR="001F7365" w:rsidRPr="007F708C" w:rsidRDefault="001F7365" w:rsidP="00BA0E78">
      <w:pPr>
        <w:spacing w:line="460" w:lineRule="exact"/>
        <w:ind w:firstLineChars="200" w:firstLine="560"/>
        <w:rPr>
          <w:rFonts w:asciiTheme="minorEastAsia" w:eastAsiaTheme="minorEastAsia" w:hAnsiTheme="minorEastAsia"/>
          <w:szCs w:val="28"/>
        </w:rPr>
      </w:pPr>
      <w:r w:rsidRPr="007F708C">
        <w:rPr>
          <w:rFonts w:asciiTheme="minorEastAsia" w:eastAsiaTheme="minorEastAsia" w:hAnsiTheme="minorEastAsia" w:hint="eastAsia"/>
          <w:szCs w:val="28"/>
        </w:rPr>
        <w:t>计算机可读介质上包含的程序代码可以用任何适当的介质传输，包括但不限于无线、电线、光缆、RF等等，以及上述任意合适的组合。</w:t>
      </w:r>
    </w:p>
    <w:p w14:paraId="692EEE7B" w14:textId="01741A86" w:rsidR="00776933" w:rsidRPr="007F708C" w:rsidRDefault="001F7365" w:rsidP="00F73125">
      <w:pPr>
        <w:spacing w:line="460" w:lineRule="exact"/>
        <w:ind w:firstLineChars="200" w:firstLine="560"/>
        <w:rPr>
          <w:rFonts w:asciiTheme="minorEastAsia" w:eastAsiaTheme="minorEastAsia" w:hAnsiTheme="minorEastAsia"/>
          <w:szCs w:val="28"/>
        </w:rPr>
      </w:pPr>
      <w:r w:rsidRPr="007F708C">
        <w:rPr>
          <w:rFonts w:asciiTheme="minorEastAsia" w:eastAsiaTheme="minorEastAsia" w:hAnsiTheme="minorEastAsia" w:hint="eastAsia"/>
          <w:szCs w:val="28"/>
        </w:rPr>
        <w:t>可以以一种或者多种程序设计语言或者组合来编写用于执行</w:t>
      </w:r>
      <w:proofErr w:type="gramStart"/>
      <w:r w:rsidR="00B44A39" w:rsidRPr="007F708C">
        <w:rPr>
          <w:rFonts w:asciiTheme="minorEastAsia" w:eastAsiaTheme="minorEastAsia" w:hAnsiTheme="minorEastAsia" w:hint="eastAsia"/>
          <w:szCs w:val="28"/>
        </w:rPr>
        <w:t>本公开</w:t>
      </w:r>
      <w:proofErr w:type="gramEnd"/>
      <w:r w:rsidRPr="007F708C">
        <w:rPr>
          <w:rFonts w:asciiTheme="minorEastAsia" w:eastAsiaTheme="minorEastAsia" w:hAnsiTheme="minorEastAsia" w:hint="eastAsia"/>
          <w:szCs w:val="28"/>
        </w:rPr>
        <w:t>实施例的计算机程序代码。所述程序设计语言包括面向对象的程序设计语言，例如JAVA、C++，还可以包括常规的过程式程序设计语言，例如C。程序代码可以完全地在用户计算机上执行、部分地在用户计算机上执行、作为一个独立的软件包执行、部分在用户计算机上部分在远程计算</w:t>
      </w:r>
      <w:r w:rsidRPr="007F708C">
        <w:rPr>
          <w:rFonts w:asciiTheme="minorEastAsia" w:eastAsiaTheme="minorEastAsia" w:hAnsiTheme="minorEastAsia" w:hint="eastAsia"/>
          <w:szCs w:val="28"/>
        </w:rPr>
        <w:lastRenderedPageBreak/>
        <w:t>机上执行、或者完全在远程计算机或服务器上执行。 在涉及远程计算机的情形中，远程计算机可以通过任意种类的网络 包括局域网（LAN） 或广域网（WAN) 连接到用户计算机，或者，可以连接到外部计算机（例如利用因特网服务提</w:t>
      </w:r>
      <w:r w:rsidR="00810D2C" w:rsidRPr="007F708C">
        <w:rPr>
          <w:rFonts w:asciiTheme="minorEastAsia" w:eastAsiaTheme="minorEastAsia" w:hAnsiTheme="minorEastAsia" w:hint="eastAsia"/>
          <w:szCs w:val="28"/>
        </w:rPr>
        <w:t>供商来通过因特网连接）。</w:t>
      </w:r>
    </w:p>
    <w:p w14:paraId="7F6E3EA6" w14:textId="3A55C3F6" w:rsidR="008B201E" w:rsidRPr="007F708C" w:rsidRDefault="00DB0A3C" w:rsidP="00F73125">
      <w:pPr>
        <w:spacing w:line="460" w:lineRule="exact"/>
        <w:ind w:firstLineChars="200" w:firstLine="560"/>
        <w:rPr>
          <w:rFonts w:asciiTheme="minorEastAsia" w:eastAsiaTheme="minorEastAsia" w:hAnsiTheme="minorEastAsia"/>
          <w:szCs w:val="28"/>
        </w:rPr>
      </w:pPr>
      <w:r w:rsidRPr="007F708C">
        <w:rPr>
          <w:rFonts w:asciiTheme="minorEastAsia" w:eastAsiaTheme="minorEastAsia" w:hAnsiTheme="minorEastAsia" w:hint="eastAsia"/>
          <w:szCs w:val="28"/>
        </w:rPr>
        <w:t>以上所述仅为</w:t>
      </w:r>
      <w:proofErr w:type="gramStart"/>
      <w:r w:rsidR="00B44A39" w:rsidRPr="007F708C">
        <w:rPr>
          <w:rFonts w:asciiTheme="minorEastAsia" w:eastAsiaTheme="minorEastAsia" w:hAnsiTheme="minorEastAsia" w:hint="eastAsia"/>
          <w:szCs w:val="28"/>
        </w:rPr>
        <w:t>本公开</w:t>
      </w:r>
      <w:proofErr w:type="gramEnd"/>
      <w:r w:rsidRPr="007F708C">
        <w:rPr>
          <w:rFonts w:asciiTheme="minorEastAsia" w:eastAsiaTheme="minorEastAsia" w:hAnsiTheme="minorEastAsia" w:hint="eastAsia"/>
          <w:szCs w:val="28"/>
        </w:rPr>
        <w:t>的优选实施例，并不用于限制</w:t>
      </w:r>
      <w:r w:rsidR="00B44A39" w:rsidRPr="007F708C">
        <w:rPr>
          <w:rFonts w:asciiTheme="minorEastAsia" w:eastAsiaTheme="minorEastAsia" w:hAnsiTheme="minorEastAsia" w:hint="eastAsia"/>
          <w:szCs w:val="28"/>
        </w:rPr>
        <w:t>本公开</w:t>
      </w:r>
      <w:r w:rsidRPr="007F708C">
        <w:rPr>
          <w:rFonts w:asciiTheme="minorEastAsia" w:eastAsiaTheme="minorEastAsia" w:hAnsiTheme="minorEastAsia" w:hint="eastAsia"/>
          <w:szCs w:val="28"/>
        </w:rPr>
        <w:t>，对于本领域技术人员而言，</w:t>
      </w:r>
      <w:proofErr w:type="gramStart"/>
      <w:r w:rsidR="00B44A39" w:rsidRPr="007F708C">
        <w:rPr>
          <w:rFonts w:asciiTheme="minorEastAsia" w:eastAsiaTheme="minorEastAsia" w:hAnsiTheme="minorEastAsia" w:hint="eastAsia"/>
          <w:szCs w:val="28"/>
        </w:rPr>
        <w:t>本公</w:t>
      </w:r>
      <w:proofErr w:type="gramEnd"/>
      <w:r w:rsidR="00B44A39" w:rsidRPr="007F708C">
        <w:rPr>
          <w:rFonts w:asciiTheme="minorEastAsia" w:eastAsiaTheme="minorEastAsia" w:hAnsiTheme="minorEastAsia" w:hint="eastAsia"/>
          <w:szCs w:val="28"/>
        </w:rPr>
        <w:t>开</w:t>
      </w:r>
      <w:r w:rsidRPr="007F708C">
        <w:rPr>
          <w:rFonts w:asciiTheme="minorEastAsia" w:eastAsiaTheme="minorEastAsia" w:hAnsiTheme="minorEastAsia" w:hint="eastAsia"/>
          <w:szCs w:val="28"/>
        </w:rPr>
        <w:t>可以有各种改动和变化。凡在</w:t>
      </w:r>
      <w:proofErr w:type="gramStart"/>
      <w:r w:rsidR="00B44A39" w:rsidRPr="007F708C">
        <w:rPr>
          <w:rFonts w:asciiTheme="minorEastAsia" w:eastAsiaTheme="minorEastAsia" w:hAnsiTheme="minorEastAsia" w:hint="eastAsia"/>
          <w:szCs w:val="28"/>
        </w:rPr>
        <w:t>本公开</w:t>
      </w:r>
      <w:proofErr w:type="gramEnd"/>
      <w:r w:rsidRPr="007F708C">
        <w:rPr>
          <w:rFonts w:asciiTheme="minorEastAsia" w:eastAsiaTheme="minorEastAsia" w:hAnsiTheme="minorEastAsia" w:hint="eastAsia"/>
          <w:szCs w:val="28"/>
        </w:rPr>
        <w:t>的精神和原理之内所作的任何修改、等同替换、改进等，均应包含在</w:t>
      </w:r>
      <w:proofErr w:type="gramStart"/>
      <w:r w:rsidR="00B44A39" w:rsidRPr="007F708C">
        <w:rPr>
          <w:rFonts w:asciiTheme="minorEastAsia" w:eastAsiaTheme="minorEastAsia" w:hAnsiTheme="minorEastAsia" w:hint="eastAsia"/>
          <w:szCs w:val="28"/>
        </w:rPr>
        <w:t>本公</w:t>
      </w:r>
      <w:proofErr w:type="gramEnd"/>
      <w:r w:rsidR="00B44A39" w:rsidRPr="007F708C">
        <w:rPr>
          <w:rFonts w:asciiTheme="minorEastAsia" w:eastAsiaTheme="minorEastAsia" w:hAnsiTheme="minorEastAsia" w:hint="eastAsia"/>
          <w:szCs w:val="28"/>
        </w:rPr>
        <w:t>开</w:t>
      </w:r>
      <w:r w:rsidRPr="007F708C">
        <w:rPr>
          <w:rFonts w:asciiTheme="minorEastAsia" w:eastAsiaTheme="minorEastAsia" w:hAnsiTheme="minorEastAsia" w:hint="eastAsia"/>
          <w:szCs w:val="28"/>
        </w:rPr>
        <w:t>的保护范围之内。</w:t>
      </w:r>
    </w:p>
    <w:p w14:paraId="565D7FBE" w14:textId="77777777" w:rsidR="00C4621D" w:rsidRPr="007F708C" w:rsidRDefault="00C4621D" w:rsidP="00DF1F1D">
      <w:pPr>
        <w:spacing w:line="240" w:lineRule="atLeast"/>
        <w:rPr>
          <w:rFonts w:asciiTheme="minorEastAsia" w:eastAsiaTheme="minorEastAsia" w:hAnsiTheme="minorEastAsia"/>
          <w:szCs w:val="28"/>
        </w:rPr>
        <w:sectPr w:rsidR="00C4621D" w:rsidRPr="007F708C" w:rsidSect="00AF2BFE">
          <w:pgSz w:w="11906" w:h="16838"/>
          <w:pgMar w:top="1418" w:right="1418" w:bottom="1134" w:left="1797" w:header="1134" w:footer="1134" w:gutter="0"/>
          <w:pgNumType w:start="1"/>
          <w:cols w:space="425"/>
          <w:docGrid w:type="lines" w:linePitch="476"/>
        </w:sectPr>
      </w:pPr>
    </w:p>
    <w:p w14:paraId="27BA49DB" w14:textId="1450599F" w:rsidR="008B201E" w:rsidRPr="007F708C" w:rsidRDefault="00FF1D6A" w:rsidP="008B201E">
      <w:pPr>
        <w:pBdr>
          <w:bottom w:val="single" w:sz="4" w:space="1" w:color="auto"/>
        </w:pBdr>
        <w:spacing w:line="460" w:lineRule="exact"/>
        <w:jc w:val="center"/>
        <w:rPr>
          <w:rFonts w:asciiTheme="minorEastAsia" w:eastAsiaTheme="minorEastAsia" w:hAnsiTheme="minorEastAsia"/>
          <w:szCs w:val="28"/>
        </w:rPr>
      </w:pPr>
      <w:r w:rsidRPr="007F708C">
        <w:rPr>
          <w:rFonts w:asciiTheme="minorEastAsia" w:eastAsiaTheme="minorEastAsia" w:hAnsiTheme="minorEastAsia" w:hint="eastAsia"/>
          <w:szCs w:val="28"/>
        </w:rPr>
        <w:lastRenderedPageBreak/>
        <w:t>说明书</w:t>
      </w:r>
      <w:r w:rsidR="003A7F18" w:rsidRPr="007F708C">
        <w:rPr>
          <w:rFonts w:asciiTheme="minorEastAsia" w:eastAsiaTheme="minorEastAsia" w:hAnsiTheme="minorEastAsia" w:hint="eastAsia"/>
          <w:szCs w:val="28"/>
        </w:rPr>
        <w:t>附图</w:t>
      </w:r>
    </w:p>
    <w:p w14:paraId="30B02FE0" w14:textId="77777777" w:rsidR="008B201E" w:rsidRPr="007F708C" w:rsidRDefault="008B201E" w:rsidP="008B201E">
      <w:pPr>
        <w:spacing w:line="460" w:lineRule="exact"/>
        <w:rPr>
          <w:rFonts w:asciiTheme="minorEastAsia" w:eastAsiaTheme="minorEastAsia" w:hAnsiTheme="minorEastAsia"/>
          <w:szCs w:val="28"/>
        </w:rPr>
      </w:pPr>
      <w:bookmarkStart w:id="26" w:name="_Hlk19645554"/>
    </w:p>
    <w:bookmarkEnd w:id="26"/>
    <w:p w14:paraId="52755B88" w14:textId="4776CCE1" w:rsidR="00052F50" w:rsidRPr="007F708C" w:rsidRDefault="00A62E43" w:rsidP="00A62E43">
      <w:pPr>
        <w:spacing w:line="240" w:lineRule="atLeast"/>
        <w:jc w:val="center"/>
        <w:rPr>
          <w:rFonts w:asciiTheme="minorEastAsia" w:eastAsiaTheme="minorEastAsia" w:hAnsiTheme="minorEastAsia"/>
          <w:szCs w:val="28"/>
        </w:rPr>
      </w:pPr>
      <w:r>
        <w:object w:dxaOrig="8341" w:dyaOrig="5191" w14:anchorId="56564A8C">
          <v:shape id="_x0000_i1026" type="#_x0000_t75" style="width:416.5pt;height:259.5pt" o:ole="">
            <v:imagedata r:id="rId17" o:title=""/>
          </v:shape>
          <o:OLEObject Type="Embed" ProgID="Visio.DrawingMacroEnabled.15" ShapeID="_x0000_i1026" DrawAspect="Content" ObjectID="_1656945179" r:id="rId18"/>
        </w:object>
      </w:r>
    </w:p>
    <w:p w14:paraId="34FF643D" w14:textId="77777777" w:rsidR="004340EB" w:rsidRPr="007F708C" w:rsidRDefault="004340EB" w:rsidP="005B60A4">
      <w:pPr>
        <w:spacing w:line="240" w:lineRule="atLeast"/>
        <w:jc w:val="right"/>
        <w:rPr>
          <w:rFonts w:asciiTheme="minorEastAsia" w:eastAsiaTheme="minorEastAsia" w:hAnsiTheme="minorEastAsia"/>
          <w:szCs w:val="28"/>
        </w:rPr>
      </w:pPr>
    </w:p>
    <w:p w14:paraId="4455D369" w14:textId="074DF682" w:rsidR="00A67CF0" w:rsidRPr="007F708C" w:rsidRDefault="00A67CF0" w:rsidP="00D176F9">
      <w:pPr>
        <w:spacing w:line="240" w:lineRule="atLeast"/>
        <w:rPr>
          <w:rFonts w:asciiTheme="minorEastAsia" w:eastAsiaTheme="minorEastAsia" w:hAnsiTheme="minorEastAsia"/>
          <w:szCs w:val="28"/>
        </w:rPr>
      </w:pPr>
    </w:p>
    <w:p w14:paraId="54F691DF" w14:textId="3037A780" w:rsidR="00A67CF0" w:rsidRPr="007F708C" w:rsidRDefault="00A67CF0" w:rsidP="00D176F9">
      <w:pPr>
        <w:spacing w:line="240" w:lineRule="atLeast"/>
        <w:rPr>
          <w:rFonts w:asciiTheme="minorEastAsia" w:eastAsiaTheme="minorEastAsia" w:hAnsiTheme="minorEastAsia"/>
          <w:szCs w:val="28"/>
        </w:rPr>
      </w:pPr>
    </w:p>
    <w:p w14:paraId="664341B7" w14:textId="7202D9AF" w:rsidR="00CF6A3D" w:rsidRPr="007F708C" w:rsidRDefault="00984C78" w:rsidP="00D176F9">
      <w:pPr>
        <w:spacing w:line="240" w:lineRule="atLeast"/>
        <w:rPr>
          <w:rFonts w:asciiTheme="minorEastAsia" w:eastAsiaTheme="minorEastAsia" w:hAnsiTheme="minorEastAsia"/>
          <w:szCs w:val="28"/>
        </w:rPr>
      </w:pPr>
      <w:r>
        <w:object w:dxaOrig="11926" w:dyaOrig="2191" w14:anchorId="38333DB2">
          <v:shape id="_x0000_i1027" type="#_x0000_t75" style="width:434pt;height:80.5pt" o:ole="">
            <v:imagedata r:id="rId19" o:title=""/>
          </v:shape>
          <o:OLEObject Type="Embed" ProgID="Visio.DrawingMacroEnabled.15" ShapeID="_x0000_i1027" DrawAspect="Content" ObjectID="_1656945180" r:id="rId20"/>
        </w:object>
      </w:r>
    </w:p>
    <w:p w14:paraId="5E31FB7B" w14:textId="7CE85F6D" w:rsidR="00CF6A3D" w:rsidRPr="007F708C" w:rsidRDefault="00CF6A3D" w:rsidP="00CF6A3D">
      <w:pPr>
        <w:spacing w:line="240" w:lineRule="atLeast"/>
        <w:jc w:val="center"/>
        <w:rPr>
          <w:rFonts w:asciiTheme="minorEastAsia" w:eastAsiaTheme="minorEastAsia" w:hAnsiTheme="minorEastAsia"/>
          <w:szCs w:val="28"/>
        </w:rPr>
      </w:pPr>
      <w:r w:rsidRPr="007F708C">
        <w:rPr>
          <w:rFonts w:asciiTheme="minorEastAsia" w:eastAsiaTheme="minorEastAsia" w:hAnsiTheme="minorEastAsia" w:cs="宋体" w:hint="eastAsia"/>
          <w:color w:val="000000"/>
          <w:kern w:val="0"/>
          <w:szCs w:val="28"/>
          <w:lang w:val="zh-CN"/>
        </w:rPr>
        <w:t>图</w:t>
      </w:r>
      <w:r w:rsidRPr="007F708C">
        <w:rPr>
          <w:rFonts w:asciiTheme="minorEastAsia" w:eastAsiaTheme="minorEastAsia" w:hAnsiTheme="minorEastAsia" w:cs="宋体"/>
          <w:color w:val="000000"/>
          <w:kern w:val="0"/>
          <w:szCs w:val="28"/>
          <w:lang w:val="zh-CN"/>
        </w:rPr>
        <w:t>2</w:t>
      </w:r>
    </w:p>
    <w:p w14:paraId="31C22C85" w14:textId="0F9817FF" w:rsidR="00A67CF0" w:rsidRPr="007F708C" w:rsidRDefault="00A67CF0" w:rsidP="00D176F9">
      <w:pPr>
        <w:spacing w:line="240" w:lineRule="atLeast"/>
        <w:rPr>
          <w:rFonts w:asciiTheme="minorEastAsia" w:eastAsiaTheme="minorEastAsia" w:hAnsiTheme="minorEastAsia"/>
          <w:szCs w:val="28"/>
        </w:rPr>
      </w:pPr>
    </w:p>
    <w:p w14:paraId="58DD585E" w14:textId="0870FF8D" w:rsidR="00A67CF0" w:rsidRPr="007F708C" w:rsidRDefault="00A67CF0" w:rsidP="00DC5F11">
      <w:pPr>
        <w:spacing w:line="240" w:lineRule="atLeast"/>
        <w:jc w:val="center"/>
        <w:rPr>
          <w:rFonts w:asciiTheme="minorEastAsia" w:eastAsiaTheme="minorEastAsia" w:hAnsiTheme="minorEastAsia"/>
          <w:szCs w:val="28"/>
        </w:rPr>
      </w:pPr>
    </w:p>
    <w:p w14:paraId="05EEB660" w14:textId="7784F638" w:rsidR="000F7B06" w:rsidRPr="007F708C" w:rsidRDefault="00257164" w:rsidP="00257164">
      <w:pPr>
        <w:spacing w:line="240" w:lineRule="atLeast"/>
        <w:jc w:val="center"/>
        <w:rPr>
          <w:rFonts w:asciiTheme="minorEastAsia" w:eastAsiaTheme="minorEastAsia" w:hAnsiTheme="minorEastAsia"/>
          <w:szCs w:val="28"/>
        </w:rPr>
      </w:pPr>
      <w:r w:rsidRPr="007F708C">
        <w:rPr>
          <w:rFonts w:asciiTheme="minorEastAsia" w:eastAsiaTheme="minorEastAsia" w:hAnsiTheme="minorEastAsia"/>
          <w:szCs w:val="28"/>
        </w:rPr>
        <w:object w:dxaOrig="5281" w:dyaOrig="9135" w14:anchorId="3ECB6F2D">
          <v:shape id="_x0000_i1028" type="#_x0000_t75" style="width:264.5pt;height:457pt" o:ole="">
            <v:imagedata r:id="rId21" o:title=""/>
          </v:shape>
          <o:OLEObject Type="Embed" ProgID="Visio.DrawingMacroEnabled.15" ShapeID="_x0000_i1028" DrawAspect="Content" ObjectID="_1656945181" r:id="rId22"/>
        </w:object>
      </w:r>
    </w:p>
    <w:p w14:paraId="42E6BDD3" w14:textId="7B9D8B0F" w:rsidR="00257164" w:rsidRPr="007F708C" w:rsidRDefault="00257164" w:rsidP="00257164">
      <w:pPr>
        <w:spacing w:line="240" w:lineRule="atLeast"/>
        <w:jc w:val="center"/>
        <w:rPr>
          <w:rFonts w:asciiTheme="minorEastAsia" w:eastAsiaTheme="minorEastAsia" w:hAnsiTheme="minorEastAsia"/>
          <w:szCs w:val="28"/>
        </w:rPr>
      </w:pPr>
      <w:r w:rsidRPr="007F708C">
        <w:rPr>
          <w:rFonts w:asciiTheme="minorEastAsia" w:eastAsiaTheme="minorEastAsia" w:hAnsiTheme="minorEastAsia"/>
          <w:szCs w:val="28"/>
        </w:rPr>
        <w:object w:dxaOrig="13906" w:dyaOrig="6436" w14:anchorId="4CAC5DCA">
          <v:shape id="_x0000_i1029" type="#_x0000_t75" style="width:434.5pt;height:201pt" o:ole="">
            <v:imagedata r:id="rId23" o:title=""/>
          </v:shape>
          <o:OLEObject Type="Embed" ProgID="Visio.DrawingMacroEnabled.15" ShapeID="_x0000_i1029" DrawAspect="Content" ObjectID="_1656945182" r:id="rId24"/>
        </w:object>
      </w:r>
    </w:p>
    <w:p w14:paraId="65ECB4AF" w14:textId="369B1329" w:rsidR="00257164" w:rsidRPr="007F708C" w:rsidRDefault="00AB70B6" w:rsidP="00257164">
      <w:pPr>
        <w:spacing w:line="240" w:lineRule="atLeast"/>
        <w:jc w:val="center"/>
        <w:rPr>
          <w:rFonts w:asciiTheme="minorEastAsia" w:eastAsiaTheme="minorEastAsia" w:hAnsiTheme="minorEastAsia"/>
          <w:szCs w:val="28"/>
        </w:rPr>
      </w:pPr>
      <w:r w:rsidRPr="007F708C">
        <w:rPr>
          <w:rFonts w:asciiTheme="minorEastAsia" w:eastAsiaTheme="minorEastAsia" w:hAnsiTheme="minorEastAsia"/>
          <w:szCs w:val="28"/>
        </w:rPr>
        <w:object w:dxaOrig="8325" w:dyaOrig="2686" w14:anchorId="1559F1B9">
          <v:shape id="_x0000_i1030" type="#_x0000_t75" style="width:416.5pt;height:134.5pt" o:ole="">
            <v:imagedata r:id="rId25" o:title=""/>
          </v:shape>
          <o:OLEObject Type="Embed" ProgID="Visio.DrawingMacroEnabled.15" ShapeID="_x0000_i1030" DrawAspect="Content" ObjectID="_1656945183" r:id="rId26"/>
        </w:object>
      </w:r>
    </w:p>
    <w:p w14:paraId="57081A02" w14:textId="36196F41" w:rsidR="00652D24" w:rsidRPr="007F708C" w:rsidRDefault="005A1D6E" w:rsidP="005A1D6E">
      <w:pPr>
        <w:spacing w:line="240" w:lineRule="atLeast"/>
        <w:jc w:val="center"/>
        <w:rPr>
          <w:rFonts w:asciiTheme="minorEastAsia" w:eastAsiaTheme="minorEastAsia" w:hAnsiTheme="minorEastAsia"/>
          <w:szCs w:val="28"/>
        </w:rPr>
      </w:pPr>
      <w:r w:rsidRPr="007F708C">
        <w:rPr>
          <w:rFonts w:asciiTheme="minorEastAsia" w:eastAsiaTheme="minorEastAsia" w:hAnsiTheme="minorEastAsia"/>
          <w:szCs w:val="28"/>
        </w:rPr>
        <w:object w:dxaOrig="17460" w:dyaOrig="5431" w14:anchorId="64F68DB4">
          <v:shape id="_x0000_i1031" type="#_x0000_t75" style="width:436.5pt;height:136pt" o:ole="">
            <v:imagedata r:id="rId27" o:title=""/>
          </v:shape>
          <o:OLEObject Type="Embed" ProgID="Visio.DrawingMacroEnabled.15" ShapeID="_x0000_i1031" DrawAspect="Content" ObjectID="_1656945184" r:id="rId28"/>
        </w:object>
      </w:r>
      <w:r w:rsidR="00652D24" w:rsidRPr="007F708C">
        <w:rPr>
          <w:rFonts w:asciiTheme="minorEastAsia" w:eastAsiaTheme="minorEastAsia" w:hAnsiTheme="minorEastAsia"/>
          <w:szCs w:val="28"/>
        </w:rPr>
        <w:br/>
      </w:r>
      <w:r w:rsidRPr="007F708C">
        <w:rPr>
          <w:rFonts w:asciiTheme="minorEastAsia" w:eastAsiaTheme="minorEastAsia" w:hAnsiTheme="minorEastAsia" w:cs="宋体" w:hint="eastAsia"/>
          <w:color w:val="000000"/>
          <w:kern w:val="0"/>
          <w:szCs w:val="28"/>
          <w:lang w:val="zh-CN"/>
        </w:rPr>
        <w:t>图</w:t>
      </w:r>
      <w:r w:rsidRPr="007F708C">
        <w:rPr>
          <w:rFonts w:asciiTheme="minorEastAsia" w:eastAsiaTheme="minorEastAsia" w:hAnsiTheme="minorEastAsia" w:cs="宋体"/>
          <w:color w:val="000000"/>
          <w:kern w:val="0"/>
          <w:szCs w:val="28"/>
          <w:lang w:val="zh-CN"/>
        </w:rPr>
        <w:t>6</w:t>
      </w:r>
    </w:p>
    <w:p w14:paraId="17B59B80" w14:textId="5084F3DC" w:rsidR="00AF2F90" w:rsidRPr="007F708C" w:rsidRDefault="00AF2F90" w:rsidP="00D176F9">
      <w:pPr>
        <w:spacing w:line="240" w:lineRule="atLeast"/>
        <w:rPr>
          <w:rFonts w:asciiTheme="minorEastAsia" w:eastAsiaTheme="minorEastAsia" w:hAnsiTheme="minorEastAsia"/>
          <w:szCs w:val="28"/>
        </w:rPr>
      </w:pPr>
    </w:p>
    <w:p w14:paraId="178C0E46" w14:textId="78A54874" w:rsidR="00257164" w:rsidRPr="007F708C" w:rsidRDefault="00700B55" w:rsidP="00D176F9">
      <w:pPr>
        <w:spacing w:line="240" w:lineRule="atLeast"/>
        <w:rPr>
          <w:rFonts w:asciiTheme="minorEastAsia" w:eastAsiaTheme="minorEastAsia" w:hAnsiTheme="minorEastAsia"/>
          <w:szCs w:val="28"/>
        </w:rPr>
      </w:pPr>
      <w:r w:rsidRPr="007F708C">
        <w:rPr>
          <w:rFonts w:asciiTheme="minorEastAsia" w:eastAsiaTheme="minorEastAsia" w:hAnsiTheme="minorEastAsia"/>
          <w:szCs w:val="28"/>
        </w:rPr>
        <w:object w:dxaOrig="16140" w:dyaOrig="2731" w14:anchorId="52859A23">
          <v:shape id="_x0000_i1032" type="#_x0000_t75" style="width:434pt;height:73pt" o:ole="">
            <v:imagedata r:id="rId29" o:title=""/>
          </v:shape>
          <o:OLEObject Type="Embed" ProgID="Visio.DrawingMacroEnabled.15" ShapeID="_x0000_i1032" DrawAspect="Content" ObjectID="_1656945185" r:id="rId30"/>
        </w:object>
      </w:r>
    </w:p>
    <w:p w14:paraId="77D97E93" w14:textId="4BADBC99" w:rsidR="00700B55" w:rsidRPr="007F708C" w:rsidRDefault="00700B55" w:rsidP="00700B55">
      <w:pPr>
        <w:spacing w:line="240" w:lineRule="atLeast"/>
        <w:jc w:val="center"/>
        <w:rPr>
          <w:rFonts w:asciiTheme="minorEastAsia" w:eastAsiaTheme="minorEastAsia" w:hAnsiTheme="minorEastAsia"/>
          <w:szCs w:val="28"/>
        </w:rPr>
      </w:pPr>
      <w:r w:rsidRPr="007F708C">
        <w:rPr>
          <w:rFonts w:asciiTheme="minorEastAsia" w:eastAsiaTheme="minorEastAsia" w:hAnsiTheme="minorEastAsia" w:hint="eastAsia"/>
          <w:szCs w:val="28"/>
        </w:rPr>
        <w:t>图</w:t>
      </w:r>
      <w:r w:rsidR="00F40D3A" w:rsidRPr="007F708C">
        <w:rPr>
          <w:rFonts w:asciiTheme="minorEastAsia" w:eastAsiaTheme="minorEastAsia" w:hAnsiTheme="minorEastAsia"/>
          <w:szCs w:val="28"/>
        </w:rPr>
        <w:t>7</w:t>
      </w:r>
    </w:p>
    <w:p w14:paraId="3C161217" w14:textId="33C5C3D7" w:rsidR="00652D24" w:rsidRPr="007F708C" w:rsidRDefault="00257164" w:rsidP="00652D24">
      <w:pPr>
        <w:spacing w:line="240" w:lineRule="atLeast"/>
        <w:jc w:val="center"/>
        <w:rPr>
          <w:rFonts w:asciiTheme="minorEastAsia" w:eastAsiaTheme="minorEastAsia" w:hAnsiTheme="minorEastAsia"/>
          <w:szCs w:val="28"/>
        </w:rPr>
      </w:pPr>
      <w:r w:rsidRPr="007F708C">
        <w:rPr>
          <w:rFonts w:asciiTheme="minorEastAsia" w:eastAsiaTheme="minorEastAsia" w:hAnsiTheme="minorEastAsia"/>
          <w:szCs w:val="28"/>
        </w:rPr>
        <w:object w:dxaOrig="6931" w:dyaOrig="6136" w14:anchorId="5E924667">
          <v:shape id="_x0000_i1033" type="#_x0000_t75" style="width:347pt;height:307pt" o:ole="">
            <v:imagedata r:id="rId31" o:title=""/>
          </v:shape>
          <o:OLEObject Type="Embed" ProgID="Visio.DrawingMacroEnabled.15" ShapeID="_x0000_i1033" DrawAspect="Content" ObjectID="_1656945186" r:id="rId32"/>
        </w:object>
      </w:r>
    </w:p>
    <w:p w14:paraId="44F6CF78" w14:textId="001F598F" w:rsidR="00257164" w:rsidRPr="007F708C" w:rsidRDefault="00257164" w:rsidP="00652D24">
      <w:pPr>
        <w:spacing w:line="240" w:lineRule="atLeast"/>
        <w:jc w:val="center"/>
        <w:rPr>
          <w:rFonts w:asciiTheme="minorEastAsia" w:eastAsiaTheme="minorEastAsia" w:hAnsiTheme="minorEastAsia"/>
          <w:szCs w:val="28"/>
        </w:rPr>
      </w:pPr>
    </w:p>
    <w:p w14:paraId="4DBB7620" w14:textId="14334789" w:rsidR="00257164" w:rsidRPr="007F708C" w:rsidRDefault="00257164" w:rsidP="00652D24">
      <w:pPr>
        <w:spacing w:line="240" w:lineRule="atLeast"/>
        <w:jc w:val="center"/>
        <w:rPr>
          <w:rFonts w:asciiTheme="minorEastAsia" w:eastAsiaTheme="minorEastAsia" w:hAnsiTheme="minorEastAsia"/>
          <w:szCs w:val="28"/>
        </w:rPr>
      </w:pPr>
      <w:r w:rsidRPr="007F708C">
        <w:rPr>
          <w:rFonts w:asciiTheme="minorEastAsia" w:eastAsiaTheme="minorEastAsia" w:hAnsiTheme="minorEastAsia"/>
          <w:szCs w:val="28"/>
        </w:rPr>
        <w:object w:dxaOrig="6406" w:dyaOrig="5266" w14:anchorId="2FC1D8AE">
          <v:shape id="_x0000_i1034" type="#_x0000_t75" style="width:320pt;height:263.5pt" o:ole="">
            <v:imagedata r:id="rId33" o:title=""/>
          </v:shape>
          <o:OLEObject Type="Embed" ProgID="Visio.DrawingMacroEnabled.15" ShapeID="_x0000_i1034" DrawAspect="Content" ObjectID="_1656945187" r:id="rId34"/>
        </w:object>
      </w:r>
    </w:p>
    <w:p w14:paraId="0E4C03ED" w14:textId="704A06B2" w:rsidR="00257164" w:rsidRPr="007F708C" w:rsidRDefault="00257164" w:rsidP="00652D24">
      <w:pPr>
        <w:spacing w:line="240" w:lineRule="atLeast"/>
        <w:jc w:val="center"/>
        <w:rPr>
          <w:rFonts w:asciiTheme="minorEastAsia" w:eastAsiaTheme="minorEastAsia" w:hAnsiTheme="minorEastAsia"/>
          <w:szCs w:val="28"/>
        </w:rPr>
      </w:pPr>
    </w:p>
    <w:p w14:paraId="62EFE08F" w14:textId="5630B90E" w:rsidR="00257164" w:rsidRPr="007F708C" w:rsidRDefault="00257164" w:rsidP="00652D24">
      <w:pPr>
        <w:spacing w:line="240" w:lineRule="atLeast"/>
        <w:jc w:val="center"/>
        <w:rPr>
          <w:rFonts w:asciiTheme="minorEastAsia" w:eastAsiaTheme="minorEastAsia" w:hAnsiTheme="minorEastAsia"/>
          <w:szCs w:val="28"/>
        </w:rPr>
      </w:pPr>
      <w:r w:rsidRPr="007F708C">
        <w:rPr>
          <w:rFonts w:asciiTheme="minorEastAsia" w:eastAsiaTheme="minorEastAsia" w:hAnsiTheme="minorEastAsia"/>
          <w:szCs w:val="28"/>
        </w:rPr>
        <w:object w:dxaOrig="6330" w:dyaOrig="5640" w14:anchorId="74B168AF">
          <v:shape id="_x0000_i1035" type="#_x0000_t75" style="width:316.5pt;height:282pt" o:ole="">
            <v:imagedata r:id="rId35" o:title=""/>
          </v:shape>
          <o:OLEObject Type="Embed" ProgID="Visio.DrawingMacroEnabled.15" ShapeID="_x0000_i1035" DrawAspect="Content" ObjectID="_1656945188" r:id="rId36"/>
        </w:object>
      </w:r>
    </w:p>
    <w:p w14:paraId="2638314B" w14:textId="40065F80" w:rsidR="00257164" w:rsidRPr="00023265" w:rsidRDefault="00257164" w:rsidP="00652D24">
      <w:pPr>
        <w:spacing w:line="240" w:lineRule="atLeast"/>
        <w:jc w:val="center"/>
        <w:rPr>
          <w:rFonts w:asciiTheme="minorEastAsia" w:eastAsiaTheme="minorEastAsia" w:hAnsiTheme="minorEastAsia"/>
          <w:szCs w:val="28"/>
        </w:rPr>
      </w:pPr>
      <w:r w:rsidRPr="007F708C">
        <w:rPr>
          <w:rFonts w:asciiTheme="minorEastAsia" w:eastAsiaTheme="minorEastAsia" w:hAnsiTheme="minorEastAsia"/>
          <w:szCs w:val="28"/>
        </w:rPr>
        <w:object w:dxaOrig="7816" w:dyaOrig="4950" w14:anchorId="28F0FC28">
          <v:shape id="_x0000_i1036" type="#_x0000_t75" style="width:391pt;height:247.5pt" o:ole="">
            <v:imagedata r:id="rId37" o:title=""/>
          </v:shape>
          <o:OLEObject Type="Embed" ProgID="Visio.DrawingMacroEnabled.15" ShapeID="_x0000_i1036" DrawAspect="Content" ObjectID="_1656945189" r:id="rId38"/>
        </w:object>
      </w:r>
    </w:p>
    <w:p w14:paraId="3A5274B1" w14:textId="721E3FA6" w:rsidR="00652D24" w:rsidRPr="00023265" w:rsidRDefault="00652D24" w:rsidP="00D176F9">
      <w:pPr>
        <w:spacing w:line="240" w:lineRule="atLeast"/>
        <w:rPr>
          <w:rFonts w:asciiTheme="minorEastAsia" w:eastAsiaTheme="minorEastAsia" w:hAnsiTheme="minorEastAsia"/>
          <w:szCs w:val="28"/>
        </w:rPr>
      </w:pPr>
    </w:p>
    <w:sectPr w:rsidR="00652D24" w:rsidRPr="00023265" w:rsidSect="00AF2BFE">
      <w:pgSz w:w="11906" w:h="16838"/>
      <w:pgMar w:top="1418" w:right="1418" w:bottom="1134" w:left="1797" w:header="1134" w:footer="1134" w:gutter="0"/>
      <w:pgNumType w:start="1"/>
      <w:cols w:space="425"/>
      <w:docGrid w:type="lines" w:linePitch="47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4" w:author="China" w:date="2020-07-22T17:24:00Z" w:initials="C">
    <w:p w14:paraId="78B9C4C5" w14:textId="37FCD16B" w:rsidR="00965CF1" w:rsidRDefault="00965CF1">
      <w:pPr>
        <w:pStyle w:val="a4"/>
      </w:pPr>
      <w:r>
        <w:rPr>
          <w:rStyle w:val="af9"/>
        </w:rPr>
        <w:annotationRef/>
      </w:r>
      <w:r>
        <w:rPr>
          <w:rFonts w:hint="eastAsia"/>
        </w:rPr>
        <w:t>请告诉我</w:t>
      </w:r>
      <w:r>
        <w:rPr>
          <w:rFonts w:hint="eastAsia"/>
        </w:rPr>
        <w:t>T</w:t>
      </w:r>
      <w:r>
        <w:t xml:space="preserve"> </w:t>
      </w:r>
      <w:r>
        <w:rPr>
          <w:rFonts w:hint="eastAsia"/>
        </w:rPr>
        <w:t>表示什么？</w:t>
      </w:r>
    </w:p>
  </w:comment>
  <w:comment w:id="16" w:author="China" w:date="2020-07-22T17:25:00Z" w:initials="C">
    <w:p w14:paraId="0AC45720" w14:textId="68ECEC7F" w:rsidR="00965CF1" w:rsidRDefault="00965CF1">
      <w:pPr>
        <w:pStyle w:val="a4"/>
      </w:pPr>
      <w:r>
        <w:rPr>
          <w:rStyle w:val="af9"/>
        </w:rPr>
        <w:annotationRef/>
      </w:r>
      <w:r>
        <w:rPr>
          <w:rFonts w:hint="eastAsia"/>
        </w:rPr>
        <w:t>请帮忙补充一下这里的各个参数的含义</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8B9C4C5" w15:done="0"/>
  <w15:commentEx w15:paraId="0AC457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8B9C4C5" w16cid:durableId="22C2F6DF"/>
  <w16cid:commentId w16cid:paraId="0AC45720" w16cid:durableId="22C2F6E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67300A" w14:textId="77777777" w:rsidR="00A73C29" w:rsidRDefault="00A73C29">
      <w:r>
        <w:separator/>
      </w:r>
    </w:p>
  </w:endnote>
  <w:endnote w:type="continuationSeparator" w:id="0">
    <w:p w14:paraId="43391F06" w14:textId="77777777" w:rsidR="00A73C29" w:rsidRDefault="00A73C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5411110"/>
      <w:docPartObj>
        <w:docPartGallery w:val="Page Numbers (Bottom of Page)"/>
        <w:docPartUnique/>
      </w:docPartObj>
    </w:sdtPr>
    <w:sdtEndPr/>
    <w:sdtContent>
      <w:p w14:paraId="0F560BBC" w14:textId="5A4171AC" w:rsidR="00E57A6F" w:rsidRDefault="00E57A6F">
        <w:pPr>
          <w:pStyle w:val="af"/>
          <w:jc w:val="center"/>
        </w:pPr>
        <w:r>
          <w:fldChar w:fldCharType="begin"/>
        </w:r>
        <w:r>
          <w:instrText>PAGE   \* MERGEFORMAT</w:instrText>
        </w:r>
        <w:r>
          <w:fldChar w:fldCharType="separate"/>
        </w:r>
        <w:r w:rsidR="00FE0B78" w:rsidRPr="00FE0B78">
          <w:rPr>
            <w:noProof/>
            <w:lang w:val="zh-CN"/>
          </w:rPr>
          <w:t>1</w:t>
        </w:r>
        <w:r>
          <w:fldChar w:fldCharType="end"/>
        </w:r>
      </w:p>
    </w:sdtContent>
  </w:sdt>
  <w:p w14:paraId="2D96F361" w14:textId="77777777" w:rsidR="00E57A6F" w:rsidRDefault="00E57A6F">
    <w:pPr>
      <w:pStyle w:val="af"/>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1516434"/>
      <w:docPartObj>
        <w:docPartGallery w:val="Page Numbers (Bottom of Page)"/>
        <w:docPartUnique/>
      </w:docPartObj>
    </w:sdtPr>
    <w:sdtEndPr/>
    <w:sdtContent>
      <w:p w14:paraId="78CF1792" w14:textId="22CD92B1" w:rsidR="00E57A6F" w:rsidRDefault="00E57A6F">
        <w:pPr>
          <w:pStyle w:val="af"/>
          <w:jc w:val="center"/>
        </w:pPr>
        <w:r>
          <w:fldChar w:fldCharType="begin"/>
        </w:r>
        <w:r>
          <w:instrText>PAGE   \* MERGEFORMAT</w:instrText>
        </w:r>
        <w:r>
          <w:fldChar w:fldCharType="separate"/>
        </w:r>
        <w:r w:rsidR="00FE0B78" w:rsidRPr="00FE0B78">
          <w:rPr>
            <w:noProof/>
            <w:lang w:val="zh-CN"/>
          </w:rPr>
          <w:t>4</w:t>
        </w:r>
        <w:r>
          <w:fldChar w:fldCharType="end"/>
        </w:r>
      </w:p>
    </w:sdtContent>
  </w:sdt>
  <w:p w14:paraId="20BB043B" w14:textId="77777777" w:rsidR="00E57A6F" w:rsidRDefault="00E57A6F">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30A3E3" w14:textId="77777777" w:rsidR="00A73C29" w:rsidRDefault="00A73C29">
      <w:r>
        <w:separator/>
      </w:r>
    </w:p>
  </w:footnote>
  <w:footnote w:type="continuationSeparator" w:id="0">
    <w:p w14:paraId="3843E6E3" w14:textId="77777777" w:rsidR="00A73C29" w:rsidRDefault="00A73C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D03954" w14:textId="3679F5E4" w:rsidR="00E57A6F" w:rsidRDefault="00E57A6F">
    <w:pPr>
      <w:ind w:firstLineChars="100" w:firstLine="210"/>
    </w:pPr>
    <w:r>
      <w:rPr>
        <w:sz w:val="21"/>
        <w:szCs w:val="21"/>
      </w:rPr>
      <w:t>IA20000449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B0A03"/>
    <w:multiLevelType w:val="multilevel"/>
    <w:tmpl w:val="B06A7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C8358E"/>
    <w:multiLevelType w:val="hybridMultilevel"/>
    <w:tmpl w:val="9B128CB6"/>
    <w:lvl w:ilvl="0" w:tplc="04090003">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 w15:restartNumberingAfterBreak="0">
    <w:nsid w:val="1F3D1B0C"/>
    <w:multiLevelType w:val="hybridMultilevel"/>
    <w:tmpl w:val="73782E78"/>
    <w:lvl w:ilvl="0" w:tplc="45C4CB94">
      <w:start w:val="1"/>
      <w:numFmt w:val="decimal"/>
      <w:lvlText w:val="%1、"/>
      <w:lvlJc w:val="left"/>
      <w:pPr>
        <w:ind w:left="1290" w:hanging="72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3" w15:restartNumberingAfterBreak="0">
    <w:nsid w:val="297657E4"/>
    <w:multiLevelType w:val="multilevel"/>
    <w:tmpl w:val="0D2EE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F20E9F"/>
    <w:multiLevelType w:val="hybridMultilevel"/>
    <w:tmpl w:val="1A6C16AE"/>
    <w:lvl w:ilvl="0" w:tplc="04090003">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 w15:restartNumberingAfterBreak="0">
    <w:nsid w:val="38746B19"/>
    <w:multiLevelType w:val="hybridMultilevel"/>
    <w:tmpl w:val="F9387E50"/>
    <w:lvl w:ilvl="0" w:tplc="04090001">
      <w:start w:val="1"/>
      <w:numFmt w:val="bullet"/>
      <w:lvlText w:val=""/>
      <w:lvlJc w:val="left"/>
      <w:pPr>
        <w:ind w:left="1146" w:hanging="420"/>
      </w:pPr>
      <w:rPr>
        <w:rFonts w:ascii="Wingdings" w:hAnsi="Wingdings" w:hint="default"/>
      </w:rPr>
    </w:lvl>
    <w:lvl w:ilvl="1" w:tplc="04090003" w:tentative="1">
      <w:start w:val="1"/>
      <w:numFmt w:val="bullet"/>
      <w:lvlText w:val=""/>
      <w:lvlJc w:val="left"/>
      <w:pPr>
        <w:ind w:left="1566" w:hanging="420"/>
      </w:pPr>
      <w:rPr>
        <w:rFonts w:ascii="Wingdings" w:hAnsi="Wingdings" w:hint="default"/>
      </w:rPr>
    </w:lvl>
    <w:lvl w:ilvl="2" w:tplc="04090005" w:tentative="1">
      <w:start w:val="1"/>
      <w:numFmt w:val="bullet"/>
      <w:lvlText w:val=""/>
      <w:lvlJc w:val="left"/>
      <w:pPr>
        <w:ind w:left="1986" w:hanging="420"/>
      </w:pPr>
      <w:rPr>
        <w:rFonts w:ascii="Wingdings" w:hAnsi="Wingdings" w:hint="default"/>
      </w:rPr>
    </w:lvl>
    <w:lvl w:ilvl="3" w:tplc="04090001" w:tentative="1">
      <w:start w:val="1"/>
      <w:numFmt w:val="bullet"/>
      <w:lvlText w:val=""/>
      <w:lvlJc w:val="left"/>
      <w:pPr>
        <w:ind w:left="2406" w:hanging="420"/>
      </w:pPr>
      <w:rPr>
        <w:rFonts w:ascii="Wingdings" w:hAnsi="Wingdings" w:hint="default"/>
      </w:rPr>
    </w:lvl>
    <w:lvl w:ilvl="4" w:tplc="04090003" w:tentative="1">
      <w:start w:val="1"/>
      <w:numFmt w:val="bullet"/>
      <w:lvlText w:val=""/>
      <w:lvlJc w:val="left"/>
      <w:pPr>
        <w:ind w:left="2826" w:hanging="420"/>
      </w:pPr>
      <w:rPr>
        <w:rFonts w:ascii="Wingdings" w:hAnsi="Wingdings" w:hint="default"/>
      </w:rPr>
    </w:lvl>
    <w:lvl w:ilvl="5" w:tplc="04090005" w:tentative="1">
      <w:start w:val="1"/>
      <w:numFmt w:val="bullet"/>
      <w:lvlText w:val=""/>
      <w:lvlJc w:val="left"/>
      <w:pPr>
        <w:ind w:left="3246" w:hanging="420"/>
      </w:pPr>
      <w:rPr>
        <w:rFonts w:ascii="Wingdings" w:hAnsi="Wingdings" w:hint="default"/>
      </w:rPr>
    </w:lvl>
    <w:lvl w:ilvl="6" w:tplc="04090001" w:tentative="1">
      <w:start w:val="1"/>
      <w:numFmt w:val="bullet"/>
      <w:lvlText w:val=""/>
      <w:lvlJc w:val="left"/>
      <w:pPr>
        <w:ind w:left="3666" w:hanging="420"/>
      </w:pPr>
      <w:rPr>
        <w:rFonts w:ascii="Wingdings" w:hAnsi="Wingdings" w:hint="default"/>
      </w:rPr>
    </w:lvl>
    <w:lvl w:ilvl="7" w:tplc="04090003" w:tentative="1">
      <w:start w:val="1"/>
      <w:numFmt w:val="bullet"/>
      <w:lvlText w:val=""/>
      <w:lvlJc w:val="left"/>
      <w:pPr>
        <w:ind w:left="4086" w:hanging="420"/>
      </w:pPr>
      <w:rPr>
        <w:rFonts w:ascii="Wingdings" w:hAnsi="Wingdings" w:hint="default"/>
      </w:rPr>
    </w:lvl>
    <w:lvl w:ilvl="8" w:tplc="04090005" w:tentative="1">
      <w:start w:val="1"/>
      <w:numFmt w:val="bullet"/>
      <w:lvlText w:val=""/>
      <w:lvlJc w:val="left"/>
      <w:pPr>
        <w:ind w:left="4506" w:hanging="420"/>
      </w:pPr>
      <w:rPr>
        <w:rFonts w:ascii="Wingdings" w:hAnsi="Wingdings" w:hint="default"/>
      </w:rPr>
    </w:lvl>
  </w:abstractNum>
  <w:abstractNum w:abstractNumId="6" w15:restartNumberingAfterBreak="0">
    <w:nsid w:val="395A7191"/>
    <w:multiLevelType w:val="hybridMultilevel"/>
    <w:tmpl w:val="8402AC42"/>
    <w:lvl w:ilvl="0" w:tplc="B7048B18">
      <w:start w:val="1"/>
      <w:numFmt w:val="decimal"/>
      <w:lvlText w:val="%1、"/>
      <w:lvlJc w:val="left"/>
      <w:pPr>
        <w:ind w:left="1321" w:hanging="720"/>
      </w:pPr>
      <w:rPr>
        <w:rFonts w:hint="default"/>
      </w:rPr>
    </w:lvl>
    <w:lvl w:ilvl="1" w:tplc="04090019" w:tentative="1">
      <w:start w:val="1"/>
      <w:numFmt w:val="lowerLetter"/>
      <w:lvlText w:val="%2)"/>
      <w:lvlJc w:val="left"/>
      <w:pPr>
        <w:ind w:left="1441" w:hanging="420"/>
      </w:pPr>
    </w:lvl>
    <w:lvl w:ilvl="2" w:tplc="0409001B" w:tentative="1">
      <w:start w:val="1"/>
      <w:numFmt w:val="lowerRoman"/>
      <w:lvlText w:val="%3."/>
      <w:lvlJc w:val="right"/>
      <w:pPr>
        <w:ind w:left="1861" w:hanging="420"/>
      </w:pPr>
    </w:lvl>
    <w:lvl w:ilvl="3" w:tplc="0409000F" w:tentative="1">
      <w:start w:val="1"/>
      <w:numFmt w:val="decimal"/>
      <w:lvlText w:val="%4."/>
      <w:lvlJc w:val="left"/>
      <w:pPr>
        <w:ind w:left="2281" w:hanging="420"/>
      </w:pPr>
    </w:lvl>
    <w:lvl w:ilvl="4" w:tplc="04090019" w:tentative="1">
      <w:start w:val="1"/>
      <w:numFmt w:val="lowerLetter"/>
      <w:lvlText w:val="%5)"/>
      <w:lvlJc w:val="left"/>
      <w:pPr>
        <w:ind w:left="2701" w:hanging="420"/>
      </w:pPr>
    </w:lvl>
    <w:lvl w:ilvl="5" w:tplc="0409001B" w:tentative="1">
      <w:start w:val="1"/>
      <w:numFmt w:val="lowerRoman"/>
      <w:lvlText w:val="%6."/>
      <w:lvlJc w:val="right"/>
      <w:pPr>
        <w:ind w:left="3121" w:hanging="420"/>
      </w:pPr>
    </w:lvl>
    <w:lvl w:ilvl="6" w:tplc="0409000F" w:tentative="1">
      <w:start w:val="1"/>
      <w:numFmt w:val="decimal"/>
      <w:lvlText w:val="%7."/>
      <w:lvlJc w:val="left"/>
      <w:pPr>
        <w:ind w:left="3541" w:hanging="420"/>
      </w:pPr>
    </w:lvl>
    <w:lvl w:ilvl="7" w:tplc="04090019" w:tentative="1">
      <w:start w:val="1"/>
      <w:numFmt w:val="lowerLetter"/>
      <w:lvlText w:val="%8)"/>
      <w:lvlJc w:val="left"/>
      <w:pPr>
        <w:ind w:left="3961" w:hanging="420"/>
      </w:pPr>
    </w:lvl>
    <w:lvl w:ilvl="8" w:tplc="0409001B" w:tentative="1">
      <w:start w:val="1"/>
      <w:numFmt w:val="lowerRoman"/>
      <w:lvlText w:val="%9."/>
      <w:lvlJc w:val="right"/>
      <w:pPr>
        <w:ind w:left="4381" w:hanging="420"/>
      </w:pPr>
    </w:lvl>
  </w:abstractNum>
  <w:abstractNum w:abstractNumId="7" w15:restartNumberingAfterBreak="0">
    <w:nsid w:val="3997093C"/>
    <w:multiLevelType w:val="multilevel"/>
    <w:tmpl w:val="0BE00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A1573A4"/>
    <w:multiLevelType w:val="hybridMultilevel"/>
    <w:tmpl w:val="BA3295B4"/>
    <w:lvl w:ilvl="0" w:tplc="0122E74A">
      <w:start w:val="1"/>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9" w15:restartNumberingAfterBreak="0">
    <w:nsid w:val="3A714DCB"/>
    <w:multiLevelType w:val="multilevel"/>
    <w:tmpl w:val="66309F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388728B"/>
    <w:multiLevelType w:val="hybridMultilevel"/>
    <w:tmpl w:val="7D769FE6"/>
    <w:lvl w:ilvl="0" w:tplc="1518B424">
      <w:start w:val="1"/>
      <w:numFmt w:val="decimal"/>
      <w:lvlText w:val="%1、"/>
      <w:lvlJc w:val="left"/>
      <w:pPr>
        <w:ind w:left="1321" w:hanging="720"/>
      </w:pPr>
      <w:rPr>
        <w:rFonts w:hint="default"/>
      </w:rPr>
    </w:lvl>
    <w:lvl w:ilvl="1" w:tplc="04090019" w:tentative="1">
      <w:start w:val="1"/>
      <w:numFmt w:val="lowerLetter"/>
      <w:lvlText w:val="%2)"/>
      <w:lvlJc w:val="left"/>
      <w:pPr>
        <w:ind w:left="1441" w:hanging="420"/>
      </w:pPr>
    </w:lvl>
    <w:lvl w:ilvl="2" w:tplc="0409001B" w:tentative="1">
      <w:start w:val="1"/>
      <w:numFmt w:val="lowerRoman"/>
      <w:lvlText w:val="%3."/>
      <w:lvlJc w:val="right"/>
      <w:pPr>
        <w:ind w:left="1861" w:hanging="420"/>
      </w:pPr>
    </w:lvl>
    <w:lvl w:ilvl="3" w:tplc="0409000F" w:tentative="1">
      <w:start w:val="1"/>
      <w:numFmt w:val="decimal"/>
      <w:lvlText w:val="%4."/>
      <w:lvlJc w:val="left"/>
      <w:pPr>
        <w:ind w:left="2281" w:hanging="420"/>
      </w:pPr>
    </w:lvl>
    <w:lvl w:ilvl="4" w:tplc="04090019" w:tentative="1">
      <w:start w:val="1"/>
      <w:numFmt w:val="lowerLetter"/>
      <w:lvlText w:val="%5)"/>
      <w:lvlJc w:val="left"/>
      <w:pPr>
        <w:ind w:left="2701" w:hanging="420"/>
      </w:pPr>
    </w:lvl>
    <w:lvl w:ilvl="5" w:tplc="0409001B" w:tentative="1">
      <w:start w:val="1"/>
      <w:numFmt w:val="lowerRoman"/>
      <w:lvlText w:val="%6."/>
      <w:lvlJc w:val="right"/>
      <w:pPr>
        <w:ind w:left="3121" w:hanging="420"/>
      </w:pPr>
    </w:lvl>
    <w:lvl w:ilvl="6" w:tplc="0409000F" w:tentative="1">
      <w:start w:val="1"/>
      <w:numFmt w:val="decimal"/>
      <w:lvlText w:val="%7."/>
      <w:lvlJc w:val="left"/>
      <w:pPr>
        <w:ind w:left="3541" w:hanging="420"/>
      </w:pPr>
    </w:lvl>
    <w:lvl w:ilvl="7" w:tplc="04090019" w:tentative="1">
      <w:start w:val="1"/>
      <w:numFmt w:val="lowerLetter"/>
      <w:lvlText w:val="%8)"/>
      <w:lvlJc w:val="left"/>
      <w:pPr>
        <w:ind w:left="3961" w:hanging="420"/>
      </w:pPr>
    </w:lvl>
    <w:lvl w:ilvl="8" w:tplc="0409001B" w:tentative="1">
      <w:start w:val="1"/>
      <w:numFmt w:val="lowerRoman"/>
      <w:lvlText w:val="%9."/>
      <w:lvlJc w:val="right"/>
      <w:pPr>
        <w:ind w:left="4381" w:hanging="420"/>
      </w:pPr>
    </w:lvl>
  </w:abstractNum>
  <w:abstractNum w:abstractNumId="11" w15:restartNumberingAfterBreak="0">
    <w:nsid w:val="514B6C31"/>
    <w:multiLevelType w:val="hybridMultilevel"/>
    <w:tmpl w:val="DB90D3E4"/>
    <w:lvl w:ilvl="0" w:tplc="2472765A">
      <w:start w:val="1"/>
      <w:numFmt w:val="decimal"/>
      <w:lvlText w:val="%1、"/>
      <w:lvlJc w:val="left"/>
      <w:pPr>
        <w:ind w:left="1280" w:hanging="720"/>
      </w:pPr>
      <w:rPr>
        <w:rFonts w:hint="default"/>
        <w:sz w:val="28"/>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2" w15:restartNumberingAfterBreak="0">
    <w:nsid w:val="54F50A44"/>
    <w:multiLevelType w:val="hybridMultilevel"/>
    <w:tmpl w:val="49328002"/>
    <w:lvl w:ilvl="0" w:tplc="17BCC850">
      <w:start w:val="10"/>
      <w:numFmt w:val="decimal"/>
      <w:lvlText w:val="%1、"/>
      <w:lvlJc w:val="left"/>
      <w:pPr>
        <w:ind w:left="1321" w:hanging="720"/>
      </w:pPr>
      <w:rPr>
        <w:rFonts w:hint="default"/>
      </w:rPr>
    </w:lvl>
    <w:lvl w:ilvl="1" w:tplc="04090019" w:tentative="1">
      <w:start w:val="1"/>
      <w:numFmt w:val="lowerLetter"/>
      <w:lvlText w:val="%2)"/>
      <w:lvlJc w:val="left"/>
      <w:pPr>
        <w:ind w:left="1441" w:hanging="420"/>
      </w:pPr>
    </w:lvl>
    <w:lvl w:ilvl="2" w:tplc="0409001B" w:tentative="1">
      <w:start w:val="1"/>
      <w:numFmt w:val="lowerRoman"/>
      <w:lvlText w:val="%3."/>
      <w:lvlJc w:val="right"/>
      <w:pPr>
        <w:ind w:left="1861" w:hanging="420"/>
      </w:pPr>
    </w:lvl>
    <w:lvl w:ilvl="3" w:tplc="0409000F" w:tentative="1">
      <w:start w:val="1"/>
      <w:numFmt w:val="decimal"/>
      <w:lvlText w:val="%4."/>
      <w:lvlJc w:val="left"/>
      <w:pPr>
        <w:ind w:left="2281" w:hanging="420"/>
      </w:pPr>
    </w:lvl>
    <w:lvl w:ilvl="4" w:tplc="04090019" w:tentative="1">
      <w:start w:val="1"/>
      <w:numFmt w:val="lowerLetter"/>
      <w:lvlText w:val="%5)"/>
      <w:lvlJc w:val="left"/>
      <w:pPr>
        <w:ind w:left="2701" w:hanging="420"/>
      </w:pPr>
    </w:lvl>
    <w:lvl w:ilvl="5" w:tplc="0409001B" w:tentative="1">
      <w:start w:val="1"/>
      <w:numFmt w:val="lowerRoman"/>
      <w:lvlText w:val="%6."/>
      <w:lvlJc w:val="right"/>
      <w:pPr>
        <w:ind w:left="3121" w:hanging="420"/>
      </w:pPr>
    </w:lvl>
    <w:lvl w:ilvl="6" w:tplc="0409000F" w:tentative="1">
      <w:start w:val="1"/>
      <w:numFmt w:val="decimal"/>
      <w:lvlText w:val="%7."/>
      <w:lvlJc w:val="left"/>
      <w:pPr>
        <w:ind w:left="3541" w:hanging="420"/>
      </w:pPr>
    </w:lvl>
    <w:lvl w:ilvl="7" w:tplc="04090019" w:tentative="1">
      <w:start w:val="1"/>
      <w:numFmt w:val="lowerLetter"/>
      <w:lvlText w:val="%8)"/>
      <w:lvlJc w:val="left"/>
      <w:pPr>
        <w:ind w:left="3961" w:hanging="420"/>
      </w:pPr>
    </w:lvl>
    <w:lvl w:ilvl="8" w:tplc="0409001B" w:tentative="1">
      <w:start w:val="1"/>
      <w:numFmt w:val="lowerRoman"/>
      <w:lvlText w:val="%9."/>
      <w:lvlJc w:val="right"/>
      <w:pPr>
        <w:ind w:left="4381" w:hanging="420"/>
      </w:pPr>
    </w:lvl>
  </w:abstractNum>
  <w:abstractNum w:abstractNumId="13" w15:restartNumberingAfterBreak="0">
    <w:nsid w:val="57A64BD8"/>
    <w:multiLevelType w:val="hybridMultilevel"/>
    <w:tmpl w:val="F9C6CB6C"/>
    <w:lvl w:ilvl="0" w:tplc="EF8C5E9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33B178A"/>
    <w:multiLevelType w:val="hybridMultilevel"/>
    <w:tmpl w:val="2B3C1C9A"/>
    <w:lvl w:ilvl="0" w:tplc="883CC4D2">
      <w:start w:val="1"/>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5" w15:restartNumberingAfterBreak="0">
    <w:nsid w:val="6A517F87"/>
    <w:multiLevelType w:val="multilevel"/>
    <w:tmpl w:val="70723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B487C9F"/>
    <w:multiLevelType w:val="hybridMultilevel"/>
    <w:tmpl w:val="B010DACA"/>
    <w:lvl w:ilvl="0" w:tplc="CFD4B3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B597DB0"/>
    <w:multiLevelType w:val="multilevel"/>
    <w:tmpl w:val="51906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E910A27"/>
    <w:multiLevelType w:val="hybridMultilevel"/>
    <w:tmpl w:val="644E79E6"/>
    <w:lvl w:ilvl="0" w:tplc="A04AD97E">
      <w:start w:val="1"/>
      <w:numFmt w:val="decimal"/>
      <w:lvlText w:val="%1、"/>
      <w:lvlJc w:val="left"/>
      <w:pPr>
        <w:ind w:left="1321" w:hanging="720"/>
      </w:pPr>
      <w:rPr>
        <w:rFonts w:hint="default"/>
      </w:rPr>
    </w:lvl>
    <w:lvl w:ilvl="1" w:tplc="04090019" w:tentative="1">
      <w:start w:val="1"/>
      <w:numFmt w:val="lowerLetter"/>
      <w:lvlText w:val="%2)"/>
      <w:lvlJc w:val="left"/>
      <w:pPr>
        <w:ind w:left="1441" w:hanging="420"/>
      </w:pPr>
    </w:lvl>
    <w:lvl w:ilvl="2" w:tplc="0409001B" w:tentative="1">
      <w:start w:val="1"/>
      <w:numFmt w:val="lowerRoman"/>
      <w:lvlText w:val="%3."/>
      <w:lvlJc w:val="right"/>
      <w:pPr>
        <w:ind w:left="1861" w:hanging="420"/>
      </w:pPr>
    </w:lvl>
    <w:lvl w:ilvl="3" w:tplc="0409000F" w:tentative="1">
      <w:start w:val="1"/>
      <w:numFmt w:val="decimal"/>
      <w:lvlText w:val="%4."/>
      <w:lvlJc w:val="left"/>
      <w:pPr>
        <w:ind w:left="2281" w:hanging="420"/>
      </w:pPr>
    </w:lvl>
    <w:lvl w:ilvl="4" w:tplc="04090019" w:tentative="1">
      <w:start w:val="1"/>
      <w:numFmt w:val="lowerLetter"/>
      <w:lvlText w:val="%5)"/>
      <w:lvlJc w:val="left"/>
      <w:pPr>
        <w:ind w:left="2701" w:hanging="420"/>
      </w:pPr>
    </w:lvl>
    <w:lvl w:ilvl="5" w:tplc="0409001B" w:tentative="1">
      <w:start w:val="1"/>
      <w:numFmt w:val="lowerRoman"/>
      <w:lvlText w:val="%6."/>
      <w:lvlJc w:val="right"/>
      <w:pPr>
        <w:ind w:left="3121" w:hanging="420"/>
      </w:pPr>
    </w:lvl>
    <w:lvl w:ilvl="6" w:tplc="0409000F" w:tentative="1">
      <w:start w:val="1"/>
      <w:numFmt w:val="decimal"/>
      <w:lvlText w:val="%7."/>
      <w:lvlJc w:val="left"/>
      <w:pPr>
        <w:ind w:left="3541" w:hanging="420"/>
      </w:pPr>
    </w:lvl>
    <w:lvl w:ilvl="7" w:tplc="04090019" w:tentative="1">
      <w:start w:val="1"/>
      <w:numFmt w:val="lowerLetter"/>
      <w:lvlText w:val="%8)"/>
      <w:lvlJc w:val="left"/>
      <w:pPr>
        <w:ind w:left="3961" w:hanging="420"/>
      </w:pPr>
    </w:lvl>
    <w:lvl w:ilvl="8" w:tplc="0409001B" w:tentative="1">
      <w:start w:val="1"/>
      <w:numFmt w:val="lowerRoman"/>
      <w:lvlText w:val="%9."/>
      <w:lvlJc w:val="right"/>
      <w:pPr>
        <w:ind w:left="4381" w:hanging="420"/>
      </w:pPr>
    </w:lvl>
  </w:abstractNum>
  <w:abstractNum w:abstractNumId="19" w15:restartNumberingAfterBreak="0">
    <w:nsid w:val="6EFE42FD"/>
    <w:multiLevelType w:val="multilevel"/>
    <w:tmpl w:val="489ACC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213116D"/>
    <w:multiLevelType w:val="hybridMultilevel"/>
    <w:tmpl w:val="65EEE756"/>
    <w:lvl w:ilvl="0" w:tplc="2096A528">
      <w:start w:val="1"/>
      <w:numFmt w:val="decimal"/>
      <w:lvlText w:val="%1"/>
      <w:lvlJc w:val="left"/>
      <w:pPr>
        <w:ind w:left="1115" w:hanging="555"/>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1" w15:restartNumberingAfterBreak="0">
    <w:nsid w:val="7363712B"/>
    <w:multiLevelType w:val="hybridMultilevel"/>
    <w:tmpl w:val="BEA42C28"/>
    <w:lvl w:ilvl="0" w:tplc="80B421D8">
      <w:start w:val="1"/>
      <w:numFmt w:val="decimal"/>
      <w:lvlText w:val="%1、"/>
      <w:lvlJc w:val="left"/>
      <w:pPr>
        <w:ind w:left="1321" w:hanging="720"/>
      </w:pPr>
      <w:rPr>
        <w:rFonts w:hint="default"/>
      </w:rPr>
    </w:lvl>
    <w:lvl w:ilvl="1" w:tplc="04090019" w:tentative="1">
      <w:start w:val="1"/>
      <w:numFmt w:val="lowerLetter"/>
      <w:lvlText w:val="%2)"/>
      <w:lvlJc w:val="left"/>
      <w:pPr>
        <w:ind w:left="1441" w:hanging="420"/>
      </w:pPr>
    </w:lvl>
    <w:lvl w:ilvl="2" w:tplc="0409001B" w:tentative="1">
      <w:start w:val="1"/>
      <w:numFmt w:val="lowerRoman"/>
      <w:lvlText w:val="%3."/>
      <w:lvlJc w:val="right"/>
      <w:pPr>
        <w:ind w:left="1861" w:hanging="420"/>
      </w:pPr>
    </w:lvl>
    <w:lvl w:ilvl="3" w:tplc="0409000F" w:tentative="1">
      <w:start w:val="1"/>
      <w:numFmt w:val="decimal"/>
      <w:lvlText w:val="%4."/>
      <w:lvlJc w:val="left"/>
      <w:pPr>
        <w:ind w:left="2281" w:hanging="420"/>
      </w:pPr>
    </w:lvl>
    <w:lvl w:ilvl="4" w:tplc="04090019" w:tentative="1">
      <w:start w:val="1"/>
      <w:numFmt w:val="lowerLetter"/>
      <w:lvlText w:val="%5)"/>
      <w:lvlJc w:val="left"/>
      <w:pPr>
        <w:ind w:left="2701" w:hanging="420"/>
      </w:pPr>
    </w:lvl>
    <w:lvl w:ilvl="5" w:tplc="0409001B" w:tentative="1">
      <w:start w:val="1"/>
      <w:numFmt w:val="lowerRoman"/>
      <w:lvlText w:val="%6."/>
      <w:lvlJc w:val="right"/>
      <w:pPr>
        <w:ind w:left="3121" w:hanging="420"/>
      </w:pPr>
    </w:lvl>
    <w:lvl w:ilvl="6" w:tplc="0409000F" w:tentative="1">
      <w:start w:val="1"/>
      <w:numFmt w:val="decimal"/>
      <w:lvlText w:val="%7."/>
      <w:lvlJc w:val="left"/>
      <w:pPr>
        <w:ind w:left="3541" w:hanging="420"/>
      </w:pPr>
    </w:lvl>
    <w:lvl w:ilvl="7" w:tplc="04090019" w:tentative="1">
      <w:start w:val="1"/>
      <w:numFmt w:val="lowerLetter"/>
      <w:lvlText w:val="%8)"/>
      <w:lvlJc w:val="left"/>
      <w:pPr>
        <w:ind w:left="3961" w:hanging="420"/>
      </w:pPr>
    </w:lvl>
    <w:lvl w:ilvl="8" w:tplc="0409001B" w:tentative="1">
      <w:start w:val="1"/>
      <w:numFmt w:val="lowerRoman"/>
      <w:lvlText w:val="%9."/>
      <w:lvlJc w:val="right"/>
      <w:pPr>
        <w:ind w:left="4381" w:hanging="420"/>
      </w:pPr>
    </w:lvl>
  </w:abstractNum>
  <w:abstractNum w:abstractNumId="22" w15:restartNumberingAfterBreak="0">
    <w:nsid w:val="77CD445C"/>
    <w:multiLevelType w:val="hybridMultilevel"/>
    <w:tmpl w:val="27A8CCDA"/>
    <w:lvl w:ilvl="0" w:tplc="8012AB40">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3" w15:restartNumberingAfterBreak="0">
    <w:nsid w:val="7AC77708"/>
    <w:multiLevelType w:val="hybridMultilevel"/>
    <w:tmpl w:val="FAB82B62"/>
    <w:lvl w:ilvl="0" w:tplc="A71439A0">
      <w:start w:val="1"/>
      <w:numFmt w:val="decimal"/>
      <w:lvlText w:val="%1、"/>
      <w:lvlJc w:val="left"/>
      <w:pPr>
        <w:ind w:left="1321" w:hanging="720"/>
      </w:pPr>
      <w:rPr>
        <w:rFonts w:hint="default"/>
      </w:rPr>
    </w:lvl>
    <w:lvl w:ilvl="1" w:tplc="04090019" w:tentative="1">
      <w:start w:val="1"/>
      <w:numFmt w:val="lowerLetter"/>
      <w:lvlText w:val="%2)"/>
      <w:lvlJc w:val="left"/>
      <w:pPr>
        <w:ind w:left="1441" w:hanging="420"/>
      </w:pPr>
    </w:lvl>
    <w:lvl w:ilvl="2" w:tplc="0409001B" w:tentative="1">
      <w:start w:val="1"/>
      <w:numFmt w:val="lowerRoman"/>
      <w:lvlText w:val="%3."/>
      <w:lvlJc w:val="right"/>
      <w:pPr>
        <w:ind w:left="1861" w:hanging="420"/>
      </w:pPr>
    </w:lvl>
    <w:lvl w:ilvl="3" w:tplc="0409000F" w:tentative="1">
      <w:start w:val="1"/>
      <w:numFmt w:val="decimal"/>
      <w:lvlText w:val="%4."/>
      <w:lvlJc w:val="left"/>
      <w:pPr>
        <w:ind w:left="2281" w:hanging="420"/>
      </w:pPr>
    </w:lvl>
    <w:lvl w:ilvl="4" w:tplc="04090019" w:tentative="1">
      <w:start w:val="1"/>
      <w:numFmt w:val="lowerLetter"/>
      <w:lvlText w:val="%5)"/>
      <w:lvlJc w:val="left"/>
      <w:pPr>
        <w:ind w:left="2701" w:hanging="420"/>
      </w:pPr>
    </w:lvl>
    <w:lvl w:ilvl="5" w:tplc="0409001B" w:tentative="1">
      <w:start w:val="1"/>
      <w:numFmt w:val="lowerRoman"/>
      <w:lvlText w:val="%6."/>
      <w:lvlJc w:val="right"/>
      <w:pPr>
        <w:ind w:left="3121" w:hanging="420"/>
      </w:pPr>
    </w:lvl>
    <w:lvl w:ilvl="6" w:tplc="0409000F" w:tentative="1">
      <w:start w:val="1"/>
      <w:numFmt w:val="decimal"/>
      <w:lvlText w:val="%7."/>
      <w:lvlJc w:val="left"/>
      <w:pPr>
        <w:ind w:left="3541" w:hanging="420"/>
      </w:pPr>
    </w:lvl>
    <w:lvl w:ilvl="7" w:tplc="04090019" w:tentative="1">
      <w:start w:val="1"/>
      <w:numFmt w:val="lowerLetter"/>
      <w:lvlText w:val="%8)"/>
      <w:lvlJc w:val="left"/>
      <w:pPr>
        <w:ind w:left="3961" w:hanging="420"/>
      </w:pPr>
    </w:lvl>
    <w:lvl w:ilvl="8" w:tplc="0409001B" w:tentative="1">
      <w:start w:val="1"/>
      <w:numFmt w:val="lowerRoman"/>
      <w:lvlText w:val="%9."/>
      <w:lvlJc w:val="right"/>
      <w:pPr>
        <w:ind w:left="4381" w:hanging="420"/>
      </w:pPr>
    </w:lvl>
  </w:abstractNum>
  <w:abstractNum w:abstractNumId="24" w15:restartNumberingAfterBreak="0">
    <w:nsid w:val="7B4B4BD0"/>
    <w:multiLevelType w:val="multilevel"/>
    <w:tmpl w:val="84682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CF77424"/>
    <w:multiLevelType w:val="multilevel"/>
    <w:tmpl w:val="9BEE6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1"/>
  </w:num>
  <w:num w:numId="2">
    <w:abstractNumId w:val="12"/>
  </w:num>
  <w:num w:numId="3">
    <w:abstractNumId w:val="6"/>
  </w:num>
  <w:num w:numId="4">
    <w:abstractNumId w:val="20"/>
  </w:num>
  <w:num w:numId="5">
    <w:abstractNumId w:val="24"/>
  </w:num>
  <w:num w:numId="6">
    <w:abstractNumId w:val="18"/>
  </w:num>
  <w:num w:numId="7">
    <w:abstractNumId w:val="10"/>
  </w:num>
  <w:num w:numId="8">
    <w:abstractNumId w:val="23"/>
  </w:num>
  <w:num w:numId="9">
    <w:abstractNumId w:val="22"/>
  </w:num>
  <w:num w:numId="10">
    <w:abstractNumId w:val="5"/>
  </w:num>
  <w:num w:numId="11">
    <w:abstractNumId w:val="4"/>
  </w:num>
  <w:num w:numId="12">
    <w:abstractNumId w:val="1"/>
  </w:num>
  <w:num w:numId="13">
    <w:abstractNumId w:val="14"/>
  </w:num>
  <w:num w:numId="14">
    <w:abstractNumId w:val="2"/>
  </w:num>
  <w:num w:numId="15">
    <w:abstractNumId w:val="13"/>
  </w:num>
  <w:num w:numId="16">
    <w:abstractNumId w:val="11"/>
  </w:num>
  <w:num w:numId="17">
    <w:abstractNumId w:val="16"/>
  </w:num>
  <w:num w:numId="18">
    <w:abstractNumId w:val="8"/>
  </w:num>
  <w:num w:numId="19">
    <w:abstractNumId w:val="7"/>
  </w:num>
  <w:num w:numId="20">
    <w:abstractNumId w:val="3"/>
  </w:num>
  <w:num w:numId="21">
    <w:abstractNumId w:val="15"/>
  </w:num>
  <w:num w:numId="22">
    <w:abstractNumId w:val="19"/>
  </w:num>
  <w:num w:numId="23">
    <w:abstractNumId w:val="0"/>
  </w:num>
  <w:num w:numId="24">
    <w:abstractNumId w:val="17"/>
  </w:num>
  <w:num w:numId="25">
    <w:abstractNumId w:val="25"/>
  </w:num>
  <w:num w:numId="2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杰探">
    <w15:presenceInfo w15:providerId="None" w15:userId="杰探"/>
  </w15:person>
  <w15:person w15:author="China">
    <w15:presenceInfo w15:providerId="None" w15:userId="Chin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425"/>
  <w:drawingGridHorizontalSpacing w:val="140"/>
  <w:drawingGridVerticalSpacing w:val="238"/>
  <w:noPunctuationKerning/>
  <w:characterSpacingControl w:val="compressPunctuation"/>
  <w:noLineBreaksAfter w:lang="zh-CN" w:val="$([{£¥·‘“〈《「『【〔〖〝﹙﹛﹝＄（．［｛￡￥"/>
  <w:noLineBreaksBefore w:lang="zh-CN" w:val="!%),.:;&gt;?]}¢¨°·ˇˉ―‖’”…‰′″›℃∶、。〃〉》」』】〕〗〞︶︺︾﹀﹄﹚﹜﹞！＂％＇），．：；？］｀｜｝～￠"/>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7263"/>
    <w:rsid w:val="0000002D"/>
    <w:rsid w:val="0000029B"/>
    <w:rsid w:val="000002F7"/>
    <w:rsid w:val="000004FA"/>
    <w:rsid w:val="0000062E"/>
    <w:rsid w:val="00000651"/>
    <w:rsid w:val="00000655"/>
    <w:rsid w:val="000006A5"/>
    <w:rsid w:val="000006B2"/>
    <w:rsid w:val="000007AF"/>
    <w:rsid w:val="00000835"/>
    <w:rsid w:val="0000090B"/>
    <w:rsid w:val="00000A3F"/>
    <w:rsid w:val="00000AC9"/>
    <w:rsid w:val="00000ADA"/>
    <w:rsid w:val="00000B46"/>
    <w:rsid w:val="00000B57"/>
    <w:rsid w:val="00000B7E"/>
    <w:rsid w:val="00000B87"/>
    <w:rsid w:val="00000C25"/>
    <w:rsid w:val="00000C34"/>
    <w:rsid w:val="00000C6D"/>
    <w:rsid w:val="00000CA8"/>
    <w:rsid w:val="00000D94"/>
    <w:rsid w:val="00000E3A"/>
    <w:rsid w:val="00000E3E"/>
    <w:rsid w:val="00000E7A"/>
    <w:rsid w:val="00000F03"/>
    <w:rsid w:val="00000F11"/>
    <w:rsid w:val="00000F34"/>
    <w:rsid w:val="00001089"/>
    <w:rsid w:val="0000119D"/>
    <w:rsid w:val="000011D5"/>
    <w:rsid w:val="000013A4"/>
    <w:rsid w:val="000013DB"/>
    <w:rsid w:val="000013FE"/>
    <w:rsid w:val="0000157D"/>
    <w:rsid w:val="000016BB"/>
    <w:rsid w:val="0000174F"/>
    <w:rsid w:val="000017C6"/>
    <w:rsid w:val="000017C7"/>
    <w:rsid w:val="000017F4"/>
    <w:rsid w:val="00001811"/>
    <w:rsid w:val="00001838"/>
    <w:rsid w:val="000018E0"/>
    <w:rsid w:val="00001975"/>
    <w:rsid w:val="000019F6"/>
    <w:rsid w:val="00001A46"/>
    <w:rsid w:val="00001B41"/>
    <w:rsid w:val="00001C62"/>
    <w:rsid w:val="00001C67"/>
    <w:rsid w:val="00001DA9"/>
    <w:rsid w:val="00001DBF"/>
    <w:rsid w:val="00001DF1"/>
    <w:rsid w:val="00001EC5"/>
    <w:rsid w:val="00001F82"/>
    <w:rsid w:val="000020B0"/>
    <w:rsid w:val="0000221B"/>
    <w:rsid w:val="000022E4"/>
    <w:rsid w:val="00002416"/>
    <w:rsid w:val="000024FA"/>
    <w:rsid w:val="000025DB"/>
    <w:rsid w:val="0000265B"/>
    <w:rsid w:val="00002778"/>
    <w:rsid w:val="000027A5"/>
    <w:rsid w:val="000027AD"/>
    <w:rsid w:val="000027BE"/>
    <w:rsid w:val="000027C1"/>
    <w:rsid w:val="000027D9"/>
    <w:rsid w:val="000028BC"/>
    <w:rsid w:val="000028C3"/>
    <w:rsid w:val="000029DF"/>
    <w:rsid w:val="00002A2D"/>
    <w:rsid w:val="00002A61"/>
    <w:rsid w:val="00002ADA"/>
    <w:rsid w:val="00002B75"/>
    <w:rsid w:val="00002B7E"/>
    <w:rsid w:val="00002C4B"/>
    <w:rsid w:val="00002C7F"/>
    <w:rsid w:val="00002CF9"/>
    <w:rsid w:val="00002D39"/>
    <w:rsid w:val="00002DC1"/>
    <w:rsid w:val="00002DEF"/>
    <w:rsid w:val="00002ED1"/>
    <w:rsid w:val="00002FBB"/>
    <w:rsid w:val="00003108"/>
    <w:rsid w:val="00003288"/>
    <w:rsid w:val="0000333E"/>
    <w:rsid w:val="00003380"/>
    <w:rsid w:val="000034A8"/>
    <w:rsid w:val="000034D9"/>
    <w:rsid w:val="00003529"/>
    <w:rsid w:val="00003610"/>
    <w:rsid w:val="00003664"/>
    <w:rsid w:val="0000368B"/>
    <w:rsid w:val="00003699"/>
    <w:rsid w:val="000037E5"/>
    <w:rsid w:val="000039F6"/>
    <w:rsid w:val="000039F7"/>
    <w:rsid w:val="00003A7D"/>
    <w:rsid w:val="00003AD0"/>
    <w:rsid w:val="00003C29"/>
    <w:rsid w:val="00003CC2"/>
    <w:rsid w:val="00003CCE"/>
    <w:rsid w:val="00003D9E"/>
    <w:rsid w:val="00003F01"/>
    <w:rsid w:val="00003FB6"/>
    <w:rsid w:val="00003FB8"/>
    <w:rsid w:val="00003FD8"/>
    <w:rsid w:val="0000411C"/>
    <w:rsid w:val="00004121"/>
    <w:rsid w:val="00004206"/>
    <w:rsid w:val="000044CE"/>
    <w:rsid w:val="00004503"/>
    <w:rsid w:val="0000468C"/>
    <w:rsid w:val="000046FA"/>
    <w:rsid w:val="00004729"/>
    <w:rsid w:val="0000472E"/>
    <w:rsid w:val="000047FF"/>
    <w:rsid w:val="00004808"/>
    <w:rsid w:val="0000484D"/>
    <w:rsid w:val="000048A4"/>
    <w:rsid w:val="000048C7"/>
    <w:rsid w:val="0000490A"/>
    <w:rsid w:val="0000494B"/>
    <w:rsid w:val="0000497E"/>
    <w:rsid w:val="00004A13"/>
    <w:rsid w:val="00004A8A"/>
    <w:rsid w:val="00004A97"/>
    <w:rsid w:val="00004B5A"/>
    <w:rsid w:val="00004B7A"/>
    <w:rsid w:val="00004B94"/>
    <w:rsid w:val="00004C1A"/>
    <w:rsid w:val="00004C1E"/>
    <w:rsid w:val="00004C62"/>
    <w:rsid w:val="00004D3E"/>
    <w:rsid w:val="00004F60"/>
    <w:rsid w:val="000050DF"/>
    <w:rsid w:val="000051CE"/>
    <w:rsid w:val="000051F6"/>
    <w:rsid w:val="0000521F"/>
    <w:rsid w:val="00005256"/>
    <w:rsid w:val="0000533B"/>
    <w:rsid w:val="00005630"/>
    <w:rsid w:val="00005633"/>
    <w:rsid w:val="000056BB"/>
    <w:rsid w:val="00005728"/>
    <w:rsid w:val="0000577C"/>
    <w:rsid w:val="000057A8"/>
    <w:rsid w:val="00005827"/>
    <w:rsid w:val="0000584B"/>
    <w:rsid w:val="0000588C"/>
    <w:rsid w:val="0000589B"/>
    <w:rsid w:val="00005904"/>
    <w:rsid w:val="000059FB"/>
    <w:rsid w:val="00005A04"/>
    <w:rsid w:val="00005A09"/>
    <w:rsid w:val="00005A60"/>
    <w:rsid w:val="00005B58"/>
    <w:rsid w:val="00005BE5"/>
    <w:rsid w:val="00005E81"/>
    <w:rsid w:val="00005EB0"/>
    <w:rsid w:val="00005F14"/>
    <w:rsid w:val="00005F16"/>
    <w:rsid w:val="00005F3A"/>
    <w:rsid w:val="00005F69"/>
    <w:rsid w:val="00005F7C"/>
    <w:rsid w:val="00006037"/>
    <w:rsid w:val="0000606A"/>
    <w:rsid w:val="000060B9"/>
    <w:rsid w:val="000062D5"/>
    <w:rsid w:val="00006324"/>
    <w:rsid w:val="00006371"/>
    <w:rsid w:val="000064EE"/>
    <w:rsid w:val="00006500"/>
    <w:rsid w:val="0000650D"/>
    <w:rsid w:val="00006525"/>
    <w:rsid w:val="000065C9"/>
    <w:rsid w:val="00006661"/>
    <w:rsid w:val="000066E7"/>
    <w:rsid w:val="000066FD"/>
    <w:rsid w:val="000067B6"/>
    <w:rsid w:val="00006826"/>
    <w:rsid w:val="00006891"/>
    <w:rsid w:val="000068DD"/>
    <w:rsid w:val="00006958"/>
    <w:rsid w:val="00006D7A"/>
    <w:rsid w:val="00006D87"/>
    <w:rsid w:val="00006DB4"/>
    <w:rsid w:val="00006DC0"/>
    <w:rsid w:val="00006E46"/>
    <w:rsid w:val="00006FB8"/>
    <w:rsid w:val="00006FDF"/>
    <w:rsid w:val="00007083"/>
    <w:rsid w:val="0000710C"/>
    <w:rsid w:val="00007155"/>
    <w:rsid w:val="0000729C"/>
    <w:rsid w:val="000072C8"/>
    <w:rsid w:val="000072DE"/>
    <w:rsid w:val="0000731E"/>
    <w:rsid w:val="000073C9"/>
    <w:rsid w:val="00007455"/>
    <w:rsid w:val="0000749E"/>
    <w:rsid w:val="000074F1"/>
    <w:rsid w:val="0000755B"/>
    <w:rsid w:val="000076CF"/>
    <w:rsid w:val="000077E1"/>
    <w:rsid w:val="00007B37"/>
    <w:rsid w:val="00007C38"/>
    <w:rsid w:val="00007C83"/>
    <w:rsid w:val="00007E94"/>
    <w:rsid w:val="00007ED5"/>
    <w:rsid w:val="00007F14"/>
    <w:rsid w:val="00007FFD"/>
    <w:rsid w:val="000100CE"/>
    <w:rsid w:val="00010117"/>
    <w:rsid w:val="000101C7"/>
    <w:rsid w:val="00010245"/>
    <w:rsid w:val="00010313"/>
    <w:rsid w:val="00010337"/>
    <w:rsid w:val="0001040F"/>
    <w:rsid w:val="000104A9"/>
    <w:rsid w:val="000104BE"/>
    <w:rsid w:val="00010566"/>
    <w:rsid w:val="00010637"/>
    <w:rsid w:val="00010663"/>
    <w:rsid w:val="0001082B"/>
    <w:rsid w:val="00010881"/>
    <w:rsid w:val="00010895"/>
    <w:rsid w:val="00010981"/>
    <w:rsid w:val="000109A2"/>
    <w:rsid w:val="00010A2C"/>
    <w:rsid w:val="00010A9C"/>
    <w:rsid w:val="00010AD9"/>
    <w:rsid w:val="00010B85"/>
    <w:rsid w:val="00010DA9"/>
    <w:rsid w:val="00010DC3"/>
    <w:rsid w:val="00010EC5"/>
    <w:rsid w:val="00010EE4"/>
    <w:rsid w:val="00010F91"/>
    <w:rsid w:val="00010FB6"/>
    <w:rsid w:val="00010FCB"/>
    <w:rsid w:val="00011058"/>
    <w:rsid w:val="000110C8"/>
    <w:rsid w:val="00011140"/>
    <w:rsid w:val="000111EE"/>
    <w:rsid w:val="0001120A"/>
    <w:rsid w:val="00011224"/>
    <w:rsid w:val="00011348"/>
    <w:rsid w:val="000113A9"/>
    <w:rsid w:val="000113B3"/>
    <w:rsid w:val="000113FA"/>
    <w:rsid w:val="000114BE"/>
    <w:rsid w:val="000114F8"/>
    <w:rsid w:val="000114FE"/>
    <w:rsid w:val="000115B3"/>
    <w:rsid w:val="00011629"/>
    <w:rsid w:val="0001168C"/>
    <w:rsid w:val="000116BB"/>
    <w:rsid w:val="000116C6"/>
    <w:rsid w:val="00011735"/>
    <w:rsid w:val="0001173D"/>
    <w:rsid w:val="0001176D"/>
    <w:rsid w:val="0001177E"/>
    <w:rsid w:val="00011811"/>
    <w:rsid w:val="00011833"/>
    <w:rsid w:val="00011881"/>
    <w:rsid w:val="000118C8"/>
    <w:rsid w:val="000119FD"/>
    <w:rsid w:val="00011A82"/>
    <w:rsid w:val="00011AC3"/>
    <w:rsid w:val="00011AE3"/>
    <w:rsid w:val="00011AEB"/>
    <w:rsid w:val="00011BB6"/>
    <w:rsid w:val="00011D95"/>
    <w:rsid w:val="00011F72"/>
    <w:rsid w:val="00012209"/>
    <w:rsid w:val="00012253"/>
    <w:rsid w:val="000122F7"/>
    <w:rsid w:val="000122F9"/>
    <w:rsid w:val="000123B7"/>
    <w:rsid w:val="000123F9"/>
    <w:rsid w:val="00012436"/>
    <w:rsid w:val="0001257F"/>
    <w:rsid w:val="0001269D"/>
    <w:rsid w:val="00012767"/>
    <w:rsid w:val="0001279D"/>
    <w:rsid w:val="00012855"/>
    <w:rsid w:val="000128BC"/>
    <w:rsid w:val="000128C7"/>
    <w:rsid w:val="00012997"/>
    <w:rsid w:val="00012A28"/>
    <w:rsid w:val="00012B15"/>
    <w:rsid w:val="00012BAF"/>
    <w:rsid w:val="00012BB7"/>
    <w:rsid w:val="00012C25"/>
    <w:rsid w:val="00012C83"/>
    <w:rsid w:val="00012CE5"/>
    <w:rsid w:val="00012CF1"/>
    <w:rsid w:val="00012D5C"/>
    <w:rsid w:val="00012E4A"/>
    <w:rsid w:val="00012FD3"/>
    <w:rsid w:val="00013065"/>
    <w:rsid w:val="000130BB"/>
    <w:rsid w:val="0001311A"/>
    <w:rsid w:val="000131BE"/>
    <w:rsid w:val="0001329E"/>
    <w:rsid w:val="00013309"/>
    <w:rsid w:val="00013417"/>
    <w:rsid w:val="000134EC"/>
    <w:rsid w:val="0001351B"/>
    <w:rsid w:val="00013565"/>
    <w:rsid w:val="00013566"/>
    <w:rsid w:val="00013724"/>
    <w:rsid w:val="0001379F"/>
    <w:rsid w:val="000138A0"/>
    <w:rsid w:val="00013969"/>
    <w:rsid w:val="000139C1"/>
    <w:rsid w:val="000139E6"/>
    <w:rsid w:val="00013B9F"/>
    <w:rsid w:val="00013C45"/>
    <w:rsid w:val="00013CBD"/>
    <w:rsid w:val="00013DE5"/>
    <w:rsid w:val="00013EE8"/>
    <w:rsid w:val="00013F26"/>
    <w:rsid w:val="00013F7C"/>
    <w:rsid w:val="00014090"/>
    <w:rsid w:val="000140FE"/>
    <w:rsid w:val="00014176"/>
    <w:rsid w:val="0001435C"/>
    <w:rsid w:val="000144B2"/>
    <w:rsid w:val="00014569"/>
    <w:rsid w:val="000145D3"/>
    <w:rsid w:val="000145FA"/>
    <w:rsid w:val="0001468A"/>
    <w:rsid w:val="000146D3"/>
    <w:rsid w:val="00014703"/>
    <w:rsid w:val="00014744"/>
    <w:rsid w:val="0001481E"/>
    <w:rsid w:val="000148E9"/>
    <w:rsid w:val="00014AFC"/>
    <w:rsid w:val="00014B0A"/>
    <w:rsid w:val="00014BDF"/>
    <w:rsid w:val="00014DF1"/>
    <w:rsid w:val="00014E05"/>
    <w:rsid w:val="00014E3E"/>
    <w:rsid w:val="00014E89"/>
    <w:rsid w:val="00014EB7"/>
    <w:rsid w:val="00014FE9"/>
    <w:rsid w:val="00015138"/>
    <w:rsid w:val="000152BC"/>
    <w:rsid w:val="000153F2"/>
    <w:rsid w:val="00015451"/>
    <w:rsid w:val="00015493"/>
    <w:rsid w:val="000154AC"/>
    <w:rsid w:val="000155E3"/>
    <w:rsid w:val="00015611"/>
    <w:rsid w:val="000156A2"/>
    <w:rsid w:val="0001578C"/>
    <w:rsid w:val="00015894"/>
    <w:rsid w:val="000158ED"/>
    <w:rsid w:val="000159B4"/>
    <w:rsid w:val="00015A0F"/>
    <w:rsid w:val="00015B07"/>
    <w:rsid w:val="00015B2E"/>
    <w:rsid w:val="00015B53"/>
    <w:rsid w:val="00015C12"/>
    <w:rsid w:val="00015C7A"/>
    <w:rsid w:val="00015D5B"/>
    <w:rsid w:val="00015DC2"/>
    <w:rsid w:val="00015E74"/>
    <w:rsid w:val="00016008"/>
    <w:rsid w:val="00016017"/>
    <w:rsid w:val="000160C0"/>
    <w:rsid w:val="00016106"/>
    <w:rsid w:val="00016116"/>
    <w:rsid w:val="00016128"/>
    <w:rsid w:val="00016136"/>
    <w:rsid w:val="00016139"/>
    <w:rsid w:val="000161A9"/>
    <w:rsid w:val="0001622A"/>
    <w:rsid w:val="00016249"/>
    <w:rsid w:val="000162F3"/>
    <w:rsid w:val="0001632F"/>
    <w:rsid w:val="000163C3"/>
    <w:rsid w:val="0001647D"/>
    <w:rsid w:val="000164EE"/>
    <w:rsid w:val="00016531"/>
    <w:rsid w:val="000165EC"/>
    <w:rsid w:val="000166A8"/>
    <w:rsid w:val="000166D2"/>
    <w:rsid w:val="000166FD"/>
    <w:rsid w:val="00016734"/>
    <w:rsid w:val="000167D2"/>
    <w:rsid w:val="00016A4E"/>
    <w:rsid w:val="00016A9B"/>
    <w:rsid w:val="00016AF3"/>
    <w:rsid w:val="00016B5E"/>
    <w:rsid w:val="00016B64"/>
    <w:rsid w:val="00016D2F"/>
    <w:rsid w:val="00016D46"/>
    <w:rsid w:val="00016DE2"/>
    <w:rsid w:val="00016DE8"/>
    <w:rsid w:val="00016E56"/>
    <w:rsid w:val="00016E75"/>
    <w:rsid w:val="00016EC0"/>
    <w:rsid w:val="00016EDD"/>
    <w:rsid w:val="00016F24"/>
    <w:rsid w:val="0001704C"/>
    <w:rsid w:val="0001717D"/>
    <w:rsid w:val="00017211"/>
    <w:rsid w:val="000172D6"/>
    <w:rsid w:val="0001742A"/>
    <w:rsid w:val="000174BB"/>
    <w:rsid w:val="000174CE"/>
    <w:rsid w:val="0001750B"/>
    <w:rsid w:val="00017562"/>
    <w:rsid w:val="000175E3"/>
    <w:rsid w:val="00017658"/>
    <w:rsid w:val="00017679"/>
    <w:rsid w:val="000176BA"/>
    <w:rsid w:val="000176CF"/>
    <w:rsid w:val="0001773C"/>
    <w:rsid w:val="00017822"/>
    <w:rsid w:val="000179D6"/>
    <w:rsid w:val="00017A09"/>
    <w:rsid w:val="00017B7E"/>
    <w:rsid w:val="00017BB8"/>
    <w:rsid w:val="00017BBB"/>
    <w:rsid w:val="00017BCB"/>
    <w:rsid w:val="00017C2B"/>
    <w:rsid w:val="00017CB9"/>
    <w:rsid w:val="00017D1E"/>
    <w:rsid w:val="00017DAE"/>
    <w:rsid w:val="00017DCB"/>
    <w:rsid w:val="00017DE8"/>
    <w:rsid w:val="00017F3B"/>
    <w:rsid w:val="00020036"/>
    <w:rsid w:val="000200A6"/>
    <w:rsid w:val="000200B0"/>
    <w:rsid w:val="00020106"/>
    <w:rsid w:val="0002010A"/>
    <w:rsid w:val="0002013D"/>
    <w:rsid w:val="0002019E"/>
    <w:rsid w:val="000201A6"/>
    <w:rsid w:val="000201D9"/>
    <w:rsid w:val="0002023A"/>
    <w:rsid w:val="0002024F"/>
    <w:rsid w:val="00020356"/>
    <w:rsid w:val="000204C3"/>
    <w:rsid w:val="00020530"/>
    <w:rsid w:val="0002054D"/>
    <w:rsid w:val="000205A3"/>
    <w:rsid w:val="000205DA"/>
    <w:rsid w:val="0002075B"/>
    <w:rsid w:val="000207E8"/>
    <w:rsid w:val="00020852"/>
    <w:rsid w:val="000208C5"/>
    <w:rsid w:val="000208DA"/>
    <w:rsid w:val="000209B8"/>
    <w:rsid w:val="00020AF9"/>
    <w:rsid w:val="00020B30"/>
    <w:rsid w:val="00020BA6"/>
    <w:rsid w:val="00020D0F"/>
    <w:rsid w:val="00020D10"/>
    <w:rsid w:val="00020E42"/>
    <w:rsid w:val="000210B5"/>
    <w:rsid w:val="000210D1"/>
    <w:rsid w:val="000210D9"/>
    <w:rsid w:val="00021109"/>
    <w:rsid w:val="00021124"/>
    <w:rsid w:val="00021149"/>
    <w:rsid w:val="000211F2"/>
    <w:rsid w:val="000212BE"/>
    <w:rsid w:val="00021331"/>
    <w:rsid w:val="00021344"/>
    <w:rsid w:val="000213F1"/>
    <w:rsid w:val="0002140B"/>
    <w:rsid w:val="00021433"/>
    <w:rsid w:val="00021464"/>
    <w:rsid w:val="0002149C"/>
    <w:rsid w:val="0002161E"/>
    <w:rsid w:val="00021637"/>
    <w:rsid w:val="000216A0"/>
    <w:rsid w:val="000216E8"/>
    <w:rsid w:val="000217CC"/>
    <w:rsid w:val="000218A6"/>
    <w:rsid w:val="000218FC"/>
    <w:rsid w:val="00021A17"/>
    <w:rsid w:val="00021ADC"/>
    <w:rsid w:val="00021B38"/>
    <w:rsid w:val="00021B40"/>
    <w:rsid w:val="00021C03"/>
    <w:rsid w:val="00021C40"/>
    <w:rsid w:val="00021C77"/>
    <w:rsid w:val="00021C87"/>
    <w:rsid w:val="00021C94"/>
    <w:rsid w:val="00021CED"/>
    <w:rsid w:val="00021D62"/>
    <w:rsid w:val="00021DAC"/>
    <w:rsid w:val="00021E65"/>
    <w:rsid w:val="00021EB2"/>
    <w:rsid w:val="00021ECD"/>
    <w:rsid w:val="00021F1F"/>
    <w:rsid w:val="00021F3F"/>
    <w:rsid w:val="00021FE2"/>
    <w:rsid w:val="00022004"/>
    <w:rsid w:val="00022184"/>
    <w:rsid w:val="00022259"/>
    <w:rsid w:val="0002239B"/>
    <w:rsid w:val="000224F5"/>
    <w:rsid w:val="00022548"/>
    <w:rsid w:val="00022760"/>
    <w:rsid w:val="000227A7"/>
    <w:rsid w:val="000227F6"/>
    <w:rsid w:val="0002289E"/>
    <w:rsid w:val="00022997"/>
    <w:rsid w:val="0002299E"/>
    <w:rsid w:val="000229C2"/>
    <w:rsid w:val="00022A23"/>
    <w:rsid w:val="00022C38"/>
    <w:rsid w:val="00022CB7"/>
    <w:rsid w:val="00022D1F"/>
    <w:rsid w:val="00022EA7"/>
    <w:rsid w:val="00022F96"/>
    <w:rsid w:val="00022FE2"/>
    <w:rsid w:val="00022FF7"/>
    <w:rsid w:val="00023081"/>
    <w:rsid w:val="000230AF"/>
    <w:rsid w:val="000230CD"/>
    <w:rsid w:val="00023265"/>
    <w:rsid w:val="00023319"/>
    <w:rsid w:val="0002334F"/>
    <w:rsid w:val="000233CB"/>
    <w:rsid w:val="0002341A"/>
    <w:rsid w:val="000234FE"/>
    <w:rsid w:val="00023519"/>
    <w:rsid w:val="0002354E"/>
    <w:rsid w:val="0002362B"/>
    <w:rsid w:val="00023632"/>
    <w:rsid w:val="0002368F"/>
    <w:rsid w:val="00023693"/>
    <w:rsid w:val="0002377C"/>
    <w:rsid w:val="00023785"/>
    <w:rsid w:val="00023898"/>
    <w:rsid w:val="000238C8"/>
    <w:rsid w:val="00023A06"/>
    <w:rsid w:val="00023A88"/>
    <w:rsid w:val="00023B84"/>
    <w:rsid w:val="00023BE5"/>
    <w:rsid w:val="00023CF9"/>
    <w:rsid w:val="00023D41"/>
    <w:rsid w:val="00023E86"/>
    <w:rsid w:val="00024010"/>
    <w:rsid w:val="00024079"/>
    <w:rsid w:val="00024088"/>
    <w:rsid w:val="000240F8"/>
    <w:rsid w:val="0002430B"/>
    <w:rsid w:val="0002448A"/>
    <w:rsid w:val="0002456B"/>
    <w:rsid w:val="000245C2"/>
    <w:rsid w:val="00024684"/>
    <w:rsid w:val="0002487A"/>
    <w:rsid w:val="000248C8"/>
    <w:rsid w:val="00024AE4"/>
    <w:rsid w:val="00024CEE"/>
    <w:rsid w:val="00024E5C"/>
    <w:rsid w:val="00024F17"/>
    <w:rsid w:val="00025067"/>
    <w:rsid w:val="0002508B"/>
    <w:rsid w:val="000250B5"/>
    <w:rsid w:val="000250D2"/>
    <w:rsid w:val="00025296"/>
    <w:rsid w:val="0002530C"/>
    <w:rsid w:val="00025358"/>
    <w:rsid w:val="000253B3"/>
    <w:rsid w:val="00025482"/>
    <w:rsid w:val="000255A9"/>
    <w:rsid w:val="000255C4"/>
    <w:rsid w:val="000255D1"/>
    <w:rsid w:val="000256E2"/>
    <w:rsid w:val="000257FB"/>
    <w:rsid w:val="00025827"/>
    <w:rsid w:val="00025890"/>
    <w:rsid w:val="000258EF"/>
    <w:rsid w:val="000258F6"/>
    <w:rsid w:val="000259BB"/>
    <w:rsid w:val="00025A49"/>
    <w:rsid w:val="00025A8A"/>
    <w:rsid w:val="00025B2F"/>
    <w:rsid w:val="00025B81"/>
    <w:rsid w:val="00025BCE"/>
    <w:rsid w:val="00025BE2"/>
    <w:rsid w:val="00025D62"/>
    <w:rsid w:val="00025DCF"/>
    <w:rsid w:val="00025E06"/>
    <w:rsid w:val="00025E1A"/>
    <w:rsid w:val="00025F30"/>
    <w:rsid w:val="00025F4A"/>
    <w:rsid w:val="00025FB0"/>
    <w:rsid w:val="00026039"/>
    <w:rsid w:val="00026066"/>
    <w:rsid w:val="00026107"/>
    <w:rsid w:val="00026153"/>
    <w:rsid w:val="0002619E"/>
    <w:rsid w:val="000261C7"/>
    <w:rsid w:val="000261CA"/>
    <w:rsid w:val="0002627C"/>
    <w:rsid w:val="0002635F"/>
    <w:rsid w:val="00026524"/>
    <w:rsid w:val="00026529"/>
    <w:rsid w:val="00026535"/>
    <w:rsid w:val="000265A6"/>
    <w:rsid w:val="0002668F"/>
    <w:rsid w:val="00026716"/>
    <w:rsid w:val="000267B9"/>
    <w:rsid w:val="0002689D"/>
    <w:rsid w:val="00026946"/>
    <w:rsid w:val="00026B3D"/>
    <w:rsid w:val="00026B52"/>
    <w:rsid w:val="00026BB0"/>
    <w:rsid w:val="00026C40"/>
    <w:rsid w:val="00026C7E"/>
    <w:rsid w:val="00026CD2"/>
    <w:rsid w:val="00026D57"/>
    <w:rsid w:val="00026DC9"/>
    <w:rsid w:val="00026EE9"/>
    <w:rsid w:val="00026FE3"/>
    <w:rsid w:val="00027096"/>
    <w:rsid w:val="00027151"/>
    <w:rsid w:val="00027175"/>
    <w:rsid w:val="000272A7"/>
    <w:rsid w:val="00027303"/>
    <w:rsid w:val="000273D4"/>
    <w:rsid w:val="000273DB"/>
    <w:rsid w:val="000273F4"/>
    <w:rsid w:val="00027411"/>
    <w:rsid w:val="00027454"/>
    <w:rsid w:val="00027465"/>
    <w:rsid w:val="000274E7"/>
    <w:rsid w:val="000274FF"/>
    <w:rsid w:val="000275C5"/>
    <w:rsid w:val="00027623"/>
    <w:rsid w:val="000276C6"/>
    <w:rsid w:val="000276FB"/>
    <w:rsid w:val="0002770D"/>
    <w:rsid w:val="00027725"/>
    <w:rsid w:val="000277CA"/>
    <w:rsid w:val="000277F5"/>
    <w:rsid w:val="00027830"/>
    <w:rsid w:val="00027842"/>
    <w:rsid w:val="0002786F"/>
    <w:rsid w:val="0002791F"/>
    <w:rsid w:val="0002792D"/>
    <w:rsid w:val="00027A30"/>
    <w:rsid w:val="00027B7E"/>
    <w:rsid w:val="00027E32"/>
    <w:rsid w:val="00027F76"/>
    <w:rsid w:val="00027FB9"/>
    <w:rsid w:val="00030165"/>
    <w:rsid w:val="0003026C"/>
    <w:rsid w:val="000302C2"/>
    <w:rsid w:val="000302C7"/>
    <w:rsid w:val="0003039C"/>
    <w:rsid w:val="0003039E"/>
    <w:rsid w:val="0003042E"/>
    <w:rsid w:val="00030471"/>
    <w:rsid w:val="0003056E"/>
    <w:rsid w:val="0003057A"/>
    <w:rsid w:val="00030599"/>
    <w:rsid w:val="000305BA"/>
    <w:rsid w:val="00030609"/>
    <w:rsid w:val="00030645"/>
    <w:rsid w:val="00030682"/>
    <w:rsid w:val="000306EC"/>
    <w:rsid w:val="00030708"/>
    <w:rsid w:val="00030726"/>
    <w:rsid w:val="00030733"/>
    <w:rsid w:val="00030750"/>
    <w:rsid w:val="000307C4"/>
    <w:rsid w:val="0003082F"/>
    <w:rsid w:val="000308CD"/>
    <w:rsid w:val="00030912"/>
    <w:rsid w:val="00030AB8"/>
    <w:rsid w:val="00030AD4"/>
    <w:rsid w:val="00030B91"/>
    <w:rsid w:val="00030C36"/>
    <w:rsid w:val="00030C61"/>
    <w:rsid w:val="00030D05"/>
    <w:rsid w:val="00030D42"/>
    <w:rsid w:val="00030D85"/>
    <w:rsid w:val="00030E46"/>
    <w:rsid w:val="00030ED2"/>
    <w:rsid w:val="00030FB1"/>
    <w:rsid w:val="00031004"/>
    <w:rsid w:val="0003101A"/>
    <w:rsid w:val="000310C2"/>
    <w:rsid w:val="000310CE"/>
    <w:rsid w:val="00031128"/>
    <w:rsid w:val="000311B0"/>
    <w:rsid w:val="000311E4"/>
    <w:rsid w:val="00031273"/>
    <w:rsid w:val="00031375"/>
    <w:rsid w:val="00031481"/>
    <w:rsid w:val="0003155B"/>
    <w:rsid w:val="000315C0"/>
    <w:rsid w:val="000316FA"/>
    <w:rsid w:val="000316FC"/>
    <w:rsid w:val="0003178F"/>
    <w:rsid w:val="000317E9"/>
    <w:rsid w:val="00031818"/>
    <w:rsid w:val="00031836"/>
    <w:rsid w:val="00031976"/>
    <w:rsid w:val="000319BF"/>
    <w:rsid w:val="00031AC5"/>
    <w:rsid w:val="00031BB4"/>
    <w:rsid w:val="00031C3B"/>
    <w:rsid w:val="00031CAE"/>
    <w:rsid w:val="00031CE9"/>
    <w:rsid w:val="00031DBF"/>
    <w:rsid w:val="00031E57"/>
    <w:rsid w:val="00031E60"/>
    <w:rsid w:val="00031EA6"/>
    <w:rsid w:val="00031F30"/>
    <w:rsid w:val="00031FC8"/>
    <w:rsid w:val="00032019"/>
    <w:rsid w:val="000320EB"/>
    <w:rsid w:val="00032122"/>
    <w:rsid w:val="0003229B"/>
    <w:rsid w:val="000323A2"/>
    <w:rsid w:val="000326D9"/>
    <w:rsid w:val="0003270E"/>
    <w:rsid w:val="00032870"/>
    <w:rsid w:val="000328A1"/>
    <w:rsid w:val="0003299B"/>
    <w:rsid w:val="000329DF"/>
    <w:rsid w:val="00032BC2"/>
    <w:rsid w:val="00032BF8"/>
    <w:rsid w:val="00032D1A"/>
    <w:rsid w:val="00032E34"/>
    <w:rsid w:val="00032E56"/>
    <w:rsid w:val="00032E62"/>
    <w:rsid w:val="00032ED7"/>
    <w:rsid w:val="00032F6A"/>
    <w:rsid w:val="0003301B"/>
    <w:rsid w:val="00033023"/>
    <w:rsid w:val="000330A0"/>
    <w:rsid w:val="000330CB"/>
    <w:rsid w:val="00033142"/>
    <w:rsid w:val="00033144"/>
    <w:rsid w:val="00033245"/>
    <w:rsid w:val="000332D9"/>
    <w:rsid w:val="0003348C"/>
    <w:rsid w:val="0003353F"/>
    <w:rsid w:val="00033573"/>
    <w:rsid w:val="000335BE"/>
    <w:rsid w:val="000335C8"/>
    <w:rsid w:val="00033606"/>
    <w:rsid w:val="000336AD"/>
    <w:rsid w:val="000336FC"/>
    <w:rsid w:val="00033751"/>
    <w:rsid w:val="00033879"/>
    <w:rsid w:val="0003393A"/>
    <w:rsid w:val="00033983"/>
    <w:rsid w:val="000339B1"/>
    <w:rsid w:val="00033A18"/>
    <w:rsid w:val="00033AAE"/>
    <w:rsid w:val="00033AF3"/>
    <w:rsid w:val="00033B0E"/>
    <w:rsid w:val="00033B1E"/>
    <w:rsid w:val="00033B37"/>
    <w:rsid w:val="00033B6B"/>
    <w:rsid w:val="00033C14"/>
    <w:rsid w:val="00033CFA"/>
    <w:rsid w:val="00033D67"/>
    <w:rsid w:val="00033E40"/>
    <w:rsid w:val="00033F08"/>
    <w:rsid w:val="00033F4C"/>
    <w:rsid w:val="00033F6F"/>
    <w:rsid w:val="00033F73"/>
    <w:rsid w:val="00033F82"/>
    <w:rsid w:val="00034027"/>
    <w:rsid w:val="000344B5"/>
    <w:rsid w:val="00034916"/>
    <w:rsid w:val="00034AC8"/>
    <w:rsid w:val="00034B1E"/>
    <w:rsid w:val="00034B47"/>
    <w:rsid w:val="00034BE0"/>
    <w:rsid w:val="00034D7D"/>
    <w:rsid w:val="00034E28"/>
    <w:rsid w:val="00034E90"/>
    <w:rsid w:val="00034EF0"/>
    <w:rsid w:val="00034FE5"/>
    <w:rsid w:val="00035061"/>
    <w:rsid w:val="0003514E"/>
    <w:rsid w:val="00035163"/>
    <w:rsid w:val="000351B5"/>
    <w:rsid w:val="00035201"/>
    <w:rsid w:val="0003520A"/>
    <w:rsid w:val="00035223"/>
    <w:rsid w:val="00035286"/>
    <w:rsid w:val="000352E9"/>
    <w:rsid w:val="0003536A"/>
    <w:rsid w:val="0003538E"/>
    <w:rsid w:val="0003539F"/>
    <w:rsid w:val="00035485"/>
    <w:rsid w:val="000354EA"/>
    <w:rsid w:val="000354EB"/>
    <w:rsid w:val="00035597"/>
    <w:rsid w:val="0003561E"/>
    <w:rsid w:val="0003563D"/>
    <w:rsid w:val="000356C1"/>
    <w:rsid w:val="000359B4"/>
    <w:rsid w:val="000359F1"/>
    <w:rsid w:val="00035A2E"/>
    <w:rsid w:val="00035A8C"/>
    <w:rsid w:val="00035BC5"/>
    <w:rsid w:val="00035D8D"/>
    <w:rsid w:val="00035DEF"/>
    <w:rsid w:val="00035E20"/>
    <w:rsid w:val="00035EF8"/>
    <w:rsid w:val="0003607B"/>
    <w:rsid w:val="000360C9"/>
    <w:rsid w:val="0003618F"/>
    <w:rsid w:val="0003619F"/>
    <w:rsid w:val="000361F8"/>
    <w:rsid w:val="00036208"/>
    <w:rsid w:val="0003628B"/>
    <w:rsid w:val="00036364"/>
    <w:rsid w:val="00036439"/>
    <w:rsid w:val="0003644C"/>
    <w:rsid w:val="00036473"/>
    <w:rsid w:val="00036501"/>
    <w:rsid w:val="00036665"/>
    <w:rsid w:val="000367E8"/>
    <w:rsid w:val="000368D1"/>
    <w:rsid w:val="00036903"/>
    <w:rsid w:val="000369B5"/>
    <w:rsid w:val="00036A8A"/>
    <w:rsid w:val="00036AA5"/>
    <w:rsid w:val="00036B36"/>
    <w:rsid w:val="00036B9D"/>
    <w:rsid w:val="00036BB4"/>
    <w:rsid w:val="00036CA9"/>
    <w:rsid w:val="00036D3F"/>
    <w:rsid w:val="00036D98"/>
    <w:rsid w:val="00036DCB"/>
    <w:rsid w:val="00036DD7"/>
    <w:rsid w:val="00036DD8"/>
    <w:rsid w:val="00036E6D"/>
    <w:rsid w:val="00036EAB"/>
    <w:rsid w:val="00036F38"/>
    <w:rsid w:val="00036F5D"/>
    <w:rsid w:val="00036F79"/>
    <w:rsid w:val="00037027"/>
    <w:rsid w:val="0003703D"/>
    <w:rsid w:val="00037055"/>
    <w:rsid w:val="00037076"/>
    <w:rsid w:val="00037236"/>
    <w:rsid w:val="00037316"/>
    <w:rsid w:val="0003740A"/>
    <w:rsid w:val="000374BB"/>
    <w:rsid w:val="00037672"/>
    <w:rsid w:val="0003767E"/>
    <w:rsid w:val="00037758"/>
    <w:rsid w:val="000377DB"/>
    <w:rsid w:val="00037841"/>
    <w:rsid w:val="0003785D"/>
    <w:rsid w:val="00037897"/>
    <w:rsid w:val="000378D3"/>
    <w:rsid w:val="000379C1"/>
    <w:rsid w:val="00037A00"/>
    <w:rsid w:val="00037A83"/>
    <w:rsid w:val="00037ACD"/>
    <w:rsid w:val="00037BFF"/>
    <w:rsid w:val="00037C36"/>
    <w:rsid w:val="00037C38"/>
    <w:rsid w:val="00037C5E"/>
    <w:rsid w:val="00037CF7"/>
    <w:rsid w:val="00037DEE"/>
    <w:rsid w:val="00037EB5"/>
    <w:rsid w:val="00037EB9"/>
    <w:rsid w:val="00037F49"/>
    <w:rsid w:val="00037F70"/>
    <w:rsid w:val="0004005F"/>
    <w:rsid w:val="00040083"/>
    <w:rsid w:val="000400BB"/>
    <w:rsid w:val="00040252"/>
    <w:rsid w:val="000402F7"/>
    <w:rsid w:val="0004030B"/>
    <w:rsid w:val="00040352"/>
    <w:rsid w:val="00040370"/>
    <w:rsid w:val="0004039B"/>
    <w:rsid w:val="0004039C"/>
    <w:rsid w:val="000403DD"/>
    <w:rsid w:val="00040439"/>
    <w:rsid w:val="000404EA"/>
    <w:rsid w:val="00040501"/>
    <w:rsid w:val="000405B6"/>
    <w:rsid w:val="000405FC"/>
    <w:rsid w:val="00040644"/>
    <w:rsid w:val="000406EA"/>
    <w:rsid w:val="0004078A"/>
    <w:rsid w:val="0004085C"/>
    <w:rsid w:val="0004093E"/>
    <w:rsid w:val="00040AC7"/>
    <w:rsid w:val="00040AE3"/>
    <w:rsid w:val="00040AFB"/>
    <w:rsid w:val="00040C78"/>
    <w:rsid w:val="00040CD6"/>
    <w:rsid w:val="00040CF8"/>
    <w:rsid w:val="00040DF1"/>
    <w:rsid w:val="00040E43"/>
    <w:rsid w:val="00040EC6"/>
    <w:rsid w:val="00040EC8"/>
    <w:rsid w:val="00040F6E"/>
    <w:rsid w:val="00041095"/>
    <w:rsid w:val="000410A2"/>
    <w:rsid w:val="000410EB"/>
    <w:rsid w:val="00041120"/>
    <w:rsid w:val="00041129"/>
    <w:rsid w:val="00041219"/>
    <w:rsid w:val="000414FA"/>
    <w:rsid w:val="000416F3"/>
    <w:rsid w:val="0004174B"/>
    <w:rsid w:val="000417CE"/>
    <w:rsid w:val="0004197C"/>
    <w:rsid w:val="00041A50"/>
    <w:rsid w:val="00041A57"/>
    <w:rsid w:val="00041A9B"/>
    <w:rsid w:val="00041ABB"/>
    <w:rsid w:val="00041ADF"/>
    <w:rsid w:val="00041B69"/>
    <w:rsid w:val="00041C1F"/>
    <w:rsid w:val="00041C74"/>
    <w:rsid w:val="00041D7E"/>
    <w:rsid w:val="00041DB3"/>
    <w:rsid w:val="00041E43"/>
    <w:rsid w:val="00041E9D"/>
    <w:rsid w:val="00041EA6"/>
    <w:rsid w:val="00041ED7"/>
    <w:rsid w:val="00041F29"/>
    <w:rsid w:val="00041F51"/>
    <w:rsid w:val="00041F75"/>
    <w:rsid w:val="00041F83"/>
    <w:rsid w:val="00041FE1"/>
    <w:rsid w:val="00042070"/>
    <w:rsid w:val="000420C9"/>
    <w:rsid w:val="00042192"/>
    <w:rsid w:val="0004221F"/>
    <w:rsid w:val="00042245"/>
    <w:rsid w:val="00042396"/>
    <w:rsid w:val="0004242A"/>
    <w:rsid w:val="0004243D"/>
    <w:rsid w:val="000424BB"/>
    <w:rsid w:val="000424BD"/>
    <w:rsid w:val="000426AB"/>
    <w:rsid w:val="000426D2"/>
    <w:rsid w:val="000427A2"/>
    <w:rsid w:val="000427FD"/>
    <w:rsid w:val="00042B25"/>
    <w:rsid w:val="00042C17"/>
    <w:rsid w:val="00042C4F"/>
    <w:rsid w:val="00042C73"/>
    <w:rsid w:val="00042D4F"/>
    <w:rsid w:val="00042D77"/>
    <w:rsid w:val="00042DD7"/>
    <w:rsid w:val="00042E1D"/>
    <w:rsid w:val="00042E8F"/>
    <w:rsid w:val="00042ED7"/>
    <w:rsid w:val="00042EEA"/>
    <w:rsid w:val="00042EF0"/>
    <w:rsid w:val="00042F31"/>
    <w:rsid w:val="000432D9"/>
    <w:rsid w:val="000432EF"/>
    <w:rsid w:val="0004349E"/>
    <w:rsid w:val="00043623"/>
    <w:rsid w:val="0004366D"/>
    <w:rsid w:val="000436A9"/>
    <w:rsid w:val="00043748"/>
    <w:rsid w:val="0004379A"/>
    <w:rsid w:val="000437E1"/>
    <w:rsid w:val="0004387E"/>
    <w:rsid w:val="000438EF"/>
    <w:rsid w:val="000439E6"/>
    <w:rsid w:val="000439E9"/>
    <w:rsid w:val="00043A06"/>
    <w:rsid w:val="00043C8A"/>
    <w:rsid w:val="00043DB7"/>
    <w:rsid w:val="00043F36"/>
    <w:rsid w:val="00043F51"/>
    <w:rsid w:val="00043F66"/>
    <w:rsid w:val="00044050"/>
    <w:rsid w:val="00044063"/>
    <w:rsid w:val="000440B3"/>
    <w:rsid w:val="00044142"/>
    <w:rsid w:val="000441B2"/>
    <w:rsid w:val="00044279"/>
    <w:rsid w:val="000442EA"/>
    <w:rsid w:val="000443CF"/>
    <w:rsid w:val="00044444"/>
    <w:rsid w:val="000444DB"/>
    <w:rsid w:val="0004468F"/>
    <w:rsid w:val="000446CA"/>
    <w:rsid w:val="000446CF"/>
    <w:rsid w:val="000446E7"/>
    <w:rsid w:val="000447A7"/>
    <w:rsid w:val="00044866"/>
    <w:rsid w:val="0004488C"/>
    <w:rsid w:val="00044913"/>
    <w:rsid w:val="000449BE"/>
    <w:rsid w:val="000449EE"/>
    <w:rsid w:val="00044AC9"/>
    <w:rsid w:val="00044AD1"/>
    <w:rsid w:val="00044B17"/>
    <w:rsid w:val="00044B3B"/>
    <w:rsid w:val="00044B98"/>
    <w:rsid w:val="00044BA8"/>
    <w:rsid w:val="00044BE2"/>
    <w:rsid w:val="00044C53"/>
    <w:rsid w:val="00044C74"/>
    <w:rsid w:val="00044CC9"/>
    <w:rsid w:val="00044CF1"/>
    <w:rsid w:val="00044D57"/>
    <w:rsid w:val="00044EAE"/>
    <w:rsid w:val="00044F36"/>
    <w:rsid w:val="00044F3E"/>
    <w:rsid w:val="00044FD1"/>
    <w:rsid w:val="0004504A"/>
    <w:rsid w:val="0004507E"/>
    <w:rsid w:val="000450EF"/>
    <w:rsid w:val="00045123"/>
    <w:rsid w:val="0004512E"/>
    <w:rsid w:val="0004515D"/>
    <w:rsid w:val="00045337"/>
    <w:rsid w:val="000454A1"/>
    <w:rsid w:val="000455DD"/>
    <w:rsid w:val="00045602"/>
    <w:rsid w:val="0004564E"/>
    <w:rsid w:val="000456CD"/>
    <w:rsid w:val="000456FA"/>
    <w:rsid w:val="000457E0"/>
    <w:rsid w:val="0004589B"/>
    <w:rsid w:val="000458D6"/>
    <w:rsid w:val="000459D0"/>
    <w:rsid w:val="00045A81"/>
    <w:rsid w:val="00045B61"/>
    <w:rsid w:val="00045BC3"/>
    <w:rsid w:val="00045D23"/>
    <w:rsid w:val="00045DD0"/>
    <w:rsid w:val="00045E03"/>
    <w:rsid w:val="00045E5A"/>
    <w:rsid w:val="00045E5C"/>
    <w:rsid w:val="00045E70"/>
    <w:rsid w:val="00045E95"/>
    <w:rsid w:val="00045EB4"/>
    <w:rsid w:val="00045F3F"/>
    <w:rsid w:val="00045F79"/>
    <w:rsid w:val="0004603B"/>
    <w:rsid w:val="000461BF"/>
    <w:rsid w:val="000462B2"/>
    <w:rsid w:val="00046324"/>
    <w:rsid w:val="00046355"/>
    <w:rsid w:val="0004643A"/>
    <w:rsid w:val="000464C1"/>
    <w:rsid w:val="00046660"/>
    <w:rsid w:val="00046691"/>
    <w:rsid w:val="000466DB"/>
    <w:rsid w:val="000466F3"/>
    <w:rsid w:val="0004673B"/>
    <w:rsid w:val="000467E4"/>
    <w:rsid w:val="000468F4"/>
    <w:rsid w:val="00046968"/>
    <w:rsid w:val="000469DD"/>
    <w:rsid w:val="000469F6"/>
    <w:rsid w:val="00046AAE"/>
    <w:rsid w:val="00046C8F"/>
    <w:rsid w:val="00046D1A"/>
    <w:rsid w:val="00046D20"/>
    <w:rsid w:val="00046D44"/>
    <w:rsid w:val="00046EE7"/>
    <w:rsid w:val="00046F6C"/>
    <w:rsid w:val="00046F99"/>
    <w:rsid w:val="0004715C"/>
    <w:rsid w:val="000473CA"/>
    <w:rsid w:val="00047484"/>
    <w:rsid w:val="000474D0"/>
    <w:rsid w:val="000474F5"/>
    <w:rsid w:val="00047579"/>
    <w:rsid w:val="000475A2"/>
    <w:rsid w:val="000475B8"/>
    <w:rsid w:val="000475C6"/>
    <w:rsid w:val="00047665"/>
    <w:rsid w:val="00047749"/>
    <w:rsid w:val="000477B7"/>
    <w:rsid w:val="00047995"/>
    <w:rsid w:val="00047A6B"/>
    <w:rsid w:val="00047A78"/>
    <w:rsid w:val="00047A7C"/>
    <w:rsid w:val="00047AC3"/>
    <w:rsid w:val="00047AD7"/>
    <w:rsid w:val="00047B69"/>
    <w:rsid w:val="00047B97"/>
    <w:rsid w:val="00047C78"/>
    <w:rsid w:val="00047CAF"/>
    <w:rsid w:val="00047CEE"/>
    <w:rsid w:val="00047E51"/>
    <w:rsid w:val="00047E57"/>
    <w:rsid w:val="00047E5E"/>
    <w:rsid w:val="00047F21"/>
    <w:rsid w:val="00050032"/>
    <w:rsid w:val="0005004A"/>
    <w:rsid w:val="000500CD"/>
    <w:rsid w:val="000500D0"/>
    <w:rsid w:val="00050314"/>
    <w:rsid w:val="00050368"/>
    <w:rsid w:val="0005036B"/>
    <w:rsid w:val="00050600"/>
    <w:rsid w:val="00050664"/>
    <w:rsid w:val="000506F6"/>
    <w:rsid w:val="000507FD"/>
    <w:rsid w:val="000508A7"/>
    <w:rsid w:val="000509B9"/>
    <w:rsid w:val="000509BF"/>
    <w:rsid w:val="00050A86"/>
    <w:rsid w:val="00050AAC"/>
    <w:rsid w:val="00050B2D"/>
    <w:rsid w:val="00050B3F"/>
    <w:rsid w:val="00050B97"/>
    <w:rsid w:val="00050BA7"/>
    <w:rsid w:val="00050BC0"/>
    <w:rsid w:val="00050CA3"/>
    <w:rsid w:val="00050CFE"/>
    <w:rsid w:val="00050D70"/>
    <w:rsid w:val="00050D75"/>
    <w:rsid w:val="00050FB6"/>
    <w:rsid w:val="000510BF"/>
    <w:rsid w:val="000511D8"/>
    <w:rsid w:val="00051392"/>
    <w:rsid w:val="00051444"/>
    <w:rsid w:val="000514E7"/>
    <w:rsid w:val="000514EF"/>
    <w:rsid w:val="00051701"/>
    <w:rsid w:val="00051778"/>
    <w:rsid w:val="00051860"/>
    <w:rsid w:val="000518EB"/>
    <w:rsid w:val="000518FD"/>
    <w:rsid w:val="00051973"/>
    <w:rsid w:val="0005198A"/>
    <w:rsid w:val="000519AB"/>
    <w:rsid w:val="00051AA7"/>
    <w:rsid w:val="00051ABD"/>
    <w:rsid w:val="00051B62"/>
    <w:rsid w:val="00051B9E"/>
    <w:rsid w:val="00051C20"/>
    <w:rsid w:val="00051C37"/>
    <w:rsid w:val="00051C70"/>
    <w:rsid w:val="00051C7E"/>
    <w:rsid w:val="00051C98"/>
    <w:rsid w:val="00051CCC"/>
    <w:rsid w:val="00051CDA"/>
    <w:rsid w:val="00051E1C"/>
    <w:rsid w:val="00051E4A"/>
    <w:rsid w:val="00051F25"/>
    <w:rsid w:val="00051F30"/>
    <w:rsid w:val="00051F99"/>
    <w:rsid w:val="00051FC8"/>
    <w:rsid w:val="00052046"/>
    <w:rsid w:val="00052083"/>
    <w:rsid w:val="000521A7"/>
    <w:rsid w:val="00052224"/>
    <w:rsid w:val="00052232"/>
    <w:rsid w:val="00052271"/>
    <w:rsid w:val="00052319"/>
    <w:rsid w:val="00052323"/>
    <w:rsid w:val="0005235A"/>
    <w:rsid w:val="000523BA"/>
    <w:rsid w:val="000523D8"/>
    <w:rsid w:val="00052453"/>
    <w:rsid w:val="00052456"/>
    <w:rsid w:val="00052522"/>
    <w:rsid w:val="00052564"/>
    <w:rsid w:val="000525F8"/>
    <w:rsid w:val="0005260A"/>
    <w:rsid w:val="000526B2"/>
    <w:rsid w:val="00052781"/>
    <w:rsid w:val="00052782"/>
    <w:rsid w:val="000528A2"/>
    <w:rsid w:val="00052910"/>
    <w:rsid w:val="0005294E"/>
    <w:rsid w:val="00052999"/>
    <w:rsid w:val="00052A3E"/>
    <w:rsid w:val="00052ABB"/>
    <w:rsid w:val="00052AE0"/>
    <w:rsid w:val="00052B83"/>
    <w:rsid w:val="00052BFC"/>
    <w:rsid w:val="00052C3D"/>
    <w:rsid w:val="00052CBD"/>
    <w:rsid w:val="00052D45"/>
    <w:rsid w:val="00052D85"/>
    <w:rsid w:val="00052DD9"/>
    <w:rsid w:val="00052DDC"/>
    <w:rsid w:val="00052E77"/>
    <w:rsid w:val="00052EC7"/>
    <w:rsid w:val="00052F06"/>
    <w:rsid w:val="00052F50"/>
    <w:rsid w:val="00053184"/>
    <w:rsid w:val="000531C5"/>
    <w:rsid w:val="0005320F"/>
    <w:rsid w:val="00053296"/>
    <w:rsid w:val="000532D6"/>
    <w:rsid w:val="0005330E"/>
    <w:rsid w:val="00053351"/>
    <w:rsid w:val="000533C6"/>
    <w:rsid w:val="0005342C"/>
    <w:rsid w:val="00053612"/>
    <w:rsid w:val="0005368F"/>
    <w:rsid w:val="0005369F"/>
    <w:rsid w:val="000536D7"/>
    <w:rsid w:val="00053793"/>
    <w:rsid w:val="0005387D"/>
    <w:rsid w:val="000538AA"/>
    <w:rsid w:val="000538DE"/>
    <w:rsid w:val="00053905"/>
    <w:rsid w:val="00053931"/>
    <w:rsid w:val="00053966"/>
    <w:rsid w:val="000539A3"/>
    <w:rsid w:val="00053A07"/>
    <w:rsid w:val="00053A08"/>
    <w:rsid w:val="00053A2E"/>
    <w:rsid w:val="00053ACA"/>
    <w:rsid w:val="00053AF5"/>
    <w:rsid w:val="00053B02"/>
    <w:rsid w:val="00053B0D"/>
    <w:rsid w:val="00053B66"/>
    <w:rsid w:val="00053BBA"/>
    <w:rsid w:val="00053C83"/>
    <w:rsid w:val="00053CB6"/>
    <w:rsid w:val="00053D56"/>
    <w:rsid w:val="00053DC3"/>
    <w:rsid w:val="00053EFA"/>
    <w:rsid w:val="00053F42"/>
    <w:rsid w:val="00053F52"/>
    <w:rsid w:val="00053F7D"/>
    <w:rsid w:val="00054189"/>
    <w:rsid w:val="000541B8"/>
    <w:rsid w:val="000541DB"/>
    <w:rsid w:val="00054477"/>
    <w:rsid w:val="00054585"/>
    <w:rsid w:val="0005464F"/>
    <w:rsid w:val="00054781"/>
    <w:rsid w:val="0005478A"/>
    <w:rsid w:val="00054949"/>
    <w:rsid w:val="000549DA"/>
    <w:rsid w:val="00054C4E"/>
    <w:rsid w:val="00054CA8"/>
    <w:rsid w:val="00054DA2"/>
    <w:rsid w:val="00054E9A"/>
    <w:rsid w:val="00055090"/>
    <w:rsid w:val="000550BE"/>
    <w:rsid w:val="0005519C"/>
    <w:rsid w:val="000551D7"/>
    <w:rsid w:val="000552E0"/>
    <w:rsid w:val="00055325"/>
    <w:rsid w:val="000553A8"/>
    <w:rsid w:val="000553F8"/>
    <w:rsid w:val="00055519"/>
    <w:rsid w:val="00055556"/>
    <w:rsid w:val="000555CD"/>
    <w:rsid w:val="00055672"/>
    <w:rsid w:val="00055694"/>
    <w:rsid w:val="0005569C"/>
    <w:rsid w:val="000557AB"/>
    <w:rsid w:val="000558C4"/>
    <w:rsid w:val="00055952"/>
    <w:rsid w:val="000559C1"/>
    <w:rsid w:val="00055AFE"/>
    <w:rsid w:val="00055BCD"/>
    <w:rsid w:val="00055C44"/>
    <w:rsid w:val="00055CB6"/>
    <w:rsid w:val="00055D96"/>
    <w:rsid w:val="00055E7E"/>
    <w:rsid w:val="00055F2D"/>
    <w:rsid w:val="00055FB9"/>
    <w:rsid w:val="00056006"/>
    <w:rsid w:val="00056042"/>
    <w:rsid w:val="0005614D"/>
    <w:rsid w:val="0005620E"/>
    <w:rsid w:val="00056269"/>
    <w:rsid w:val="000562C9"/>
    <w:rsid w:val="00056303"/>
    <w:rsid w:val="0005652B"/>
    <w:rsid w:val="0005659B"/>
    <w:rsid w:val="000565BA"/>
    <w:rsid w:val="000565E5"/>
    <w:rsid w:val="00056612"/>
    <w:rsid w:val="000566E4"/>
    <w:rsid w:val="000566F0"/>
    <w:rsid w:val="000567E2"/>
    <w:rsid w:val="00056935"/>
    <w:rsid w:val="0005698C"/>
    <w:rsid w:val="00056A49"/>
    <w:rsid w:val="00056A9E"/>
    <w:rsid w:val="00056AA1"/>
    <w:rsid w:val="00056AF9"/>
    <w:rsid w:val="00056B1E"/>
    <w:rsid w:val="00056B72"/>
    <w:rsid w:val="00056C4A"/>
    <w:rsid w:val="00056CE0"/>
    <w:rsid w:val="00056D28"/>
    <w:rsid w:val="00056D57"/>
    <w:rsid w:val="00056DBC"/>
    <w:rsid w:val="00056E00"/>
    <w:rsid w:val="00056E9F"/>
    <w:rsid w:val="00056F4D"/>
    <w:rsid w:val="00056F51"/>
    <w:rsid w:val="00056FAF"/>
    <w:rsid w:val="00057031"/>
    <w:rsid w:val="000571C4"/>
    <w:rsid w:val="0005723A"/>
    <w:rsid w:val="00057385"/>
    <w:rsid w:val="00057416"/>
    <w:rsid w:val="000574B4"/>
    <w:rsid w:val="000575A2"/>
    <w:rsid w:val="000575A5"/>
    <w:rsid w:val="00057659"/>
    <w:rsid w:val="000576CC"/>
    <w:rsid w:val="000576EB"/>
    <w:rsid w:val="000576FB"/>
    <w:rsid w:val="00057707"/>
    <w:rsid w:val="0005773A"/>
    <w:rsid w:val="00057748"/>
    <w:rsid w:val="00057757"/>
    <w:rsid w:val="00057868"/>
    <w:rsid w:val="000578F9"/>
    <w:rsid w:val="00057935"/>
    <w:rsid w:val="00057976"/>
    <w:rsid w:val="000579A1"/>
    <w:rsid w:val="00057A7F"/>
    <w:rsid w:val="00057A87"/>
    <w:rsid w:val="00057AB5"/>
    <w:rsid w:val="00057AF3"/>
    <w:rsid w:val="00057B3B"/>
    <w:rsid w:val="00057B9B"/>
    <w:rsid w:val="00057C00"/>
    <w:rsid w:val="00057C0B"/>
    <w:rsid w:val="00057E05"/>
    <w:rsid w:val="00057F72"/>
    <w:rsid w:val="00057FF6"/>
    <w:rsid w:val="00060001"/>
    <w:rsid w:val="00060078"/>
    <w:rsid w:val="00060132"/>
    <w:rsid w:val="00060289"/>
    <w:rsid w:val="00060337"/>
    <w:rsid w:val="0006037B"/>
    <w:rsid w:val="000604AE"/>
    <w:rsid w:val="000604C3"/>
    <w:rsid w:val="00060553"/>
    <w:rsid w:val="00060585"/>
    <w:rsid w:val="000605AA"/>
    <w:rsid w:val="000605AD"/>
    <w:rsid w:val="000605ED"/>
    <w:rsid w:val="0006079D"/>
    <w:rsid w:val="0006080C"/>
    <w:rsid w:val="0006081F"/>
    <w:rsid w:val="0006083A"/>
    <w:rsid w:val="00060940"/>
    <w:rsid w:val="00060955"/>
    <w:rsid w:val="00060A3C"/>
    <w:rsid w:val="00060A4B"/>
    <w:rsid w:val="00060B1E"/>
    <w:rsid w:val="00060BD0"/>
    <w:rsid w:val="00060BEA"/>
    <w:rsid w:val="00060C46"/>
    <w:rsid w:val="00060EAC"/>
    <w:rsid w:val="00060EBD"/>
    <w:rsid w:val="00060EDC"/>
    <w:rsid w:val="0006100E"/>
    <w:rsid w:val="0006101B"/>
    <w:rsid w:val="00061079"/>
    <w:rsid w:val="0006109E"/>
    <w:rsid w:val="000610F0"/>
    <w:rsid w:val="0006115E"/>
    <w:rsid w:val="00061162"/>
    <w:rsid w:val="0006116A"/>
    <w:rsid w:val="000611BE"/>
    <w:rsid w:val="000612A5"/>
    <w:rsid w:val="000612F8"/>
    <w:rsid w:val="000613C3"/>
    <w:rsid w:val="0006144E"/>
    <w:rsid w:val="00061497"/>
    <w:rsid w:val="000614A3"/>
    <w:rsid w:val="000614B9"/>
    <w:rsid w:val="000614CF"/>
    <w:rsid w:val="00061548"/>
    <w:rsid w:val="000616B7"/>
    <w:rsid w:val="000616E2"/>
    <w:rsid w:val="000617AA"/>
    <w:rsid w:val="000617F7"/>
    <w:rsid w:val="0006183A"/>
    <w:rsid w:val="0006183E"/>
    <w:rsid w:val="00061840"/>
    <w:rsid w:val="000618D7"/>
    <w:rsid w:val="00061983"/>
    <w:rsid w:val="000619A6"/>
    <w:rsid w:val="000619B3"/>
    <w:rsid w:val="00061A44"/>
    <w:rsid w:val="00061B1F"/>
    <w:rsid w:val="00061C01"/>
    <w:rsid w:val="00061CA0"/>
    <w:rsid w:val="00061D18"/>
    <w:rsid w:val="00061D95"/>
    <w:rsid w:val="00061E84"/>
    <w:rsid w:val="00061EE8"/>
    <w:rsid w:val="00062011"/>
    <w:rsid w:val="00062021"/>
    <w:rsid w:val="00062207"/>
    <w:rsid w:val="00062318"/>
    <w:rsid w:val="00062340"/>
    <w:rsid w:val="00062436"/>
    <w:rsid w:val="0006243E"/>
    <w:rsid w:val="000624A0"/>
    <w:rsid w:val="000624DE"/>
    <w:rsid w:val="00062568"/>
    <w:rsid w:val="0006259E"/>
    <w:rsid w:val="0006265E"/>
    <w:rsid w:val="0006268E"/>
    <w:rsid w:val="0006269F"/>
    <w:rsid w:val="0006272B"/>
    <w:rsid w:val="00062755"/>
    <w:rsid w:val="0006276F"/>
    <w:rsid w:val="000627D4"/>
    <w:rsid w:val="00062837"/>
    <w:rsid w:val="00062891"/>
    <w:rsid w:val="000628CC"/>
    <w:rsid w:val="00062928"/>
    <w:rsid w:val="0006296A"/>
    <w:rsid w:val="00062987"/>
    <w:rsid w:val="000629BB"/>
    <w:rsid w:val="00062A1B"/>
    <w:rsid w:val="00062A95"/>
    <w:rsid w:val="00062B73"/>
    <w:rsid w:val="00062CBF"/>
    <w:rsid w:val="00062D6D"/>
    <w:rsid w:val="00062FC9"/>
    <w:rsid w:val="00063213"/>
    <w:rsid w:val="00063251"/>
    <w:rsid w:val="00063294"/>
    <w:rsid w:val="000633AF"/>
    <w:rsid w:val="000633B3"/>
    <w:rsid w:val="0006342E"/>
    <w:rsid w:val="00063561"/>
    <w:rsid w:val="00063718"/>
    <w:rsid w:val="0006378E"/>
    <w:rsid w:val="0006378F"/>
    <w:rsid w:val="000638FF"/>
    <w:rsid w:val="000639B9"/>
    <w:rsid w:val="000639C3"/>
    <w:rsid w:val="00063A04"/>
    <w:rsid w:val="00063AAE"/>
    <w:rsid w:val="00063B8C"/>
    <w:rsid w:val="00063C04"/>
    <w:rsid w:val="00063C31"/>
    <w:rsid w:val="00063D5D"/>
    <w:rsid w:val="00063F0F"/>
    <w:rsid w:val="00063FB5"/>
    <w:rsid w:val="00063FDF"/>
    <w:rsid w:val="00063FEB"/>
    <w:rsid w:val="00064131"/>
    <w:rsid w:val="0006414B"/>
    <w:rsid w:val="000641D3"/>
    <w:rsid w:val="0006431B"/>
    <w:rsid w:val="00064337"/>
    <w:rsid w:val="00064350"/>
    <w:rsid w:val="0006439A"/>
    <w:rsid w:val="00064469"/>
    <w:rsid w:val="000644ED"/>
    <w:rsid w:val="00064626"/>
    <w:rsid w:val="00064637"/>
    <w:rsid w:val="00064743"/>
    <w:rsid w:val="0006490B"/>
    <w:rsid w:val="00064A5F"/>
    <w:rsid w:val="00064A8A"/>
    <w:rsid w:val="00064AC2"/>
    <w:rsid w:val="00064AD4"/>
    <w:rsid w:val="00064AE8"/>
    <w:rsid w:val="00064C3C"/>
    <w:rsid w:val="00064C57"/>
    <w:rsid w:val="00064C6D"/>
    <w:rsid w:val="00064CFC"/>
    <w:rsid w:val="00064D1E"/>
    <w:rsid w:val="00064D86"/>
    <w:rsid w:val="00064DDF"/>
    <w:rsid w:val="00064EBA"/>
    <w:rsid w:val="00064EDD"/>
    <w:rsid w:val="0006513D"/>
    <w:rsid w:val="000651AA"/>
    <w:rsid w:val="000651CC"/>
    <w:rsid w:val="00065252"/>
    <w:rsid w:val="00065260"/>
    <w:rsid w:val="0006534E"/>
    <w:rsid w:val="000653DE"/>
    <w:rsid w:val="00065486"/>
    <w:rsid w:val="00065577"/>
    <w:rsid w:val="00065761"/>
    <w:rsid w:val="00065817"/>
    <w:rsid w:val="0006581A"/>
    <w:rsid w:val="00065846"/>
    <w:rsid w:val="000658AF"/>
    <w:rsid w:val="000658D3"/>
    <w:rsid w:val="000658FB"/>
    <w:rsid w:val="0006599A"/>
    <w:rsid w:val="00065B11"/>
    <w:rsid w:val="00065B84"/>
    <w:rsid w:val="00065CA2"/>
    <w:rsid w:val="00065DAC"/>
    <w:rsid w:val="00065DD3"/>
    <w:rsid w:val="00065E8A"/>
    <w:rsid w:val="00065EAE"/>
    <w:rsid w:val="00065F9B"/>
    <w:rsid w:val="00066061"/>
    <w:rsid w:val="000660A6"/>
    <w:rsid w:val="000661BB"/>
    <w:rsid w:val="000661D0"/>
    <w:rsid w:val="00066206"/>
    <w:rsid w:val="0006634B"/>
    <w:rsid w:val="0006638A"/>
    <w:rsid w:val="000663D3"/>
    <w:rsid w:val="0006649F"/>
    <w:rsid w:val="00066560"/>
    <w:rsid w:val="00066755"/>
    <w:rsid w:val="00066758"/>
    <w:rsid w:val="000667C7"/>
    <w:rsid w:val="000668D0"/>
    <w:rsid w:val="00066918"/>
    <w:rsid w:val="0006692E"/>
    <w:rsid w:val="00066A0A"/>
    <w:rsid w:val="00066BB2"/>
    <w:rsid w:val="00066C5F"/>
    <w:rsid w:val="00066CEF"/>
    <w:rsid w:val="00066D37"/>
    <w:rsid w:val="00066D8B"/>
    <w:rsid w:val="00066DC2"/>
    <w:rsid w:val="00066E06"/>
    <w:rsid w:val="00066E99"/>
    <w:rsid w:val="00066EBB"/>
    <w:rsid w:val="00066EE8"/>
    <w:rsid w:val="00066FA8"/>
    <w:rsid w:val="00067012"/>
    <w:rsid w:val="00067060"/>
    <w:rsid w:val="0006712F"/>
    <w:rsid w:val="0006719E"/>
    <w:rsid w:val="0006722F"/>
    <w:rsid w:val="0006723C"/>
    <w:rsid w:val="000672B4"/>
    <w:rsid w:val="000672E5"/>
    <w:rsid w:val="00067337"/>
    <w:rsid w:val="000673E6"/>
    <w:rsid w:val="00067474"/>
    <w:rsid w:val="00067513"/>
    <w:rsid w:val="00067524"/>
    <w:rsid w:val="00067605"/>
    <w:rsid w:val="00067620"/>
    <w:rsid w:val="00067736"/>
    <w:rsid w:val="00067738"/>
    <w:rsid w:val="00067751"/>
    <w:rsid w:val="00067991"/>
    <w:rsid w:val="000679E2"/>
    <w:rsid w:val="00067AB8"/>
    <w:rsid w:val="00067BBB"/>
    <w:rsid w:val="00067C3A"/>
    <w:rsid w:val="00067CA7"/>
    <w:rsid w:val="00067CB2"/>
    <w:rsid w:val="00067CD3"/>
    <w:rsid w:val="00067D6B"/>
    <w:rsid w:val="00067DAA"/>
    <w:rsid w:val="00067DE4"/>
    <w:rsid w:val="00067E4C"/>
    <w:rsid w:val="00067F30"/>
    <w:rsid w:val="00067F69"/>
    <w:rsid w:val="0007005E"/>
    <w:rsid w:val="00070068"/>
    <w:rsid w:val="000701D6"/>
    <w:rsid w:val="00070250"/>
    <w:rsid w:val="00070411"/>
    <w:rsid w:val="00070412"/>
    <w:rsid w:val="00070668"/>
    <w:rsid w:val="0007071A"/>
    <w:rsid w:val="00070786"/>
    <w:rsid w:val="000707AE"/>
    <w:rsid w:val="000708AE"/>
    <w:rsid w:val="000708CC"/>
    <w:rsid w:val="00070971"/>
    <w:rsid w:val="000709DE"/>
    <w:rsid w:val="00070A1B"/>
    <w:rsid w:val="00070A47"/>
    <w:rsid w:val="00070A6D"/>
    <w:rsid w:val="00070AE8"/>
    <w:rsid w:val="00070C23"/>
    <w:rsid w:val="00070DD9"/>
    <w:rsid w:val="00070EA5"/>
    <w:rsid w:val="00070F1B"/>
    <w:rsid w:val="00070F3D"/>
    <w:rsid w:val="00071003"/>
    <w:rsid w:val="0007111D"/>
    <w:rsid w:val="00071150"/>
    <w:rsid w:val="000711A6"/>
    <w:rsid w:val="000711AF"/>
    <w:rsid w:val="000711D0"/>
    <w:rsid w:val="000712AD"/>
    <w:rsid w:val="00071558"/>
    <w:rsid w:val="000715A5"/>
    <w:rsid w:val="00071620"/>
    <w:rsid w:val="00071679"/>
    <w:rsid w:val="00071707"/>
    <w:rsid w:val="00071814"/>
    <w:rsid w:val="00071831"/>
    <w:rsid w:val="0007183C"/>
    <w:rsid w:val="000718FE"/>
    <w:rsid w:val="00071992"/>
    <w:rsid w:val="000719DB"/>
    <w:rsid w:val="00071C47"/>
    <w:rsid w:val="00071D2C"/>
    <w:rsid w:val="00071FA2"/>
    <w:rsid w:val="00071FA9"/>
    <w:rsid w:val="000720C9"/>
    <w:rsid w:val="000722C7"/>
    <w:rsid w:val="000722F1"/>
    <w:rsid w:val="00072465"/>
    <w:rsid w:val="00072470"/>
    <w:rsid w:val="000724C6"/>
    <w:rsid w:val="000724D7"/>
    <w:rsid w:val="000725E2"/>
    <w:rsid w:val="00072602"/>
    <w:rsid w:val="0007264D"/>
    <w:rsid w:val="0007273B"/>
    <w:rsid w:val="00072819"/>
    <w:rsid w:val="00072827"/>
    <w:rsid w:val="0007284D"/>
    <w:rsid w:val="0007287A"/>
    <w:rsid w:val="000728BD"/>
    <w:rsid w:val="000728EB"/>
    <w:rsid w:val="00072911"/>
    <w:rsid w:val="0007293A"/>
    <w:rsid w:val="00072AD0"/>
    <w:rsid w:val="00072ADE"/>
    <w:rsid w:val="00072AE0"/>
    <w:rsid w:val="00072AF3"/>
    <w:rsid w:val="00072BF8"/>
    <w:rsid w:val="00072C03"/>
    <w:rsid w:val="00072C32"/>
    <w:rsid w:val="00072EA8"/>
    <w:rsid w:val="000730E9"/>
    <w:rsid w:val="00073164"/>
    <w:rsid w:val="000732C0"/>
    <w:rsid w:val="0007331F"/>
    <w:rsid w:val="00073335"/>
    <w:rsid w:val="0007336C"/>
    <w:rsid w:val="000734C5"/>
    <w:rsid w:val="00073516"/>
    <w:rsid w:val="0007362D"/>
    <w:rsid w:val="00073695"/>
    <w:rsid w:val="00073728"/>
    <w:rsid w:val="00073754"/>
    <w:rsid w:val="00073779"/>
    <w:rsid w:val="000737B1"/>
    <w:rsid w:val="000737E8"/>
    <w:rsid w:val="0007387C"/>
    <w:rsid w:val="00073934"/>
    <w:rsid w:val="00073A44"/>
    <w:rsid w:val="00073AF1"/>
    <w:rsid w:val="00073B38"/>
    <w:rsid w:val="00073B7A"/>
    <w:rsid w:val="00073CD3"/>
    <w:rsid w:val="00073D30"/>
    <w:rsid w:val="00073E13"/>
    <w:rsid w:val="00073E98"/>
    <w:rsid w:val="00073F79"/>
    <w:rsid w:val="00073F7F"/>
    <w:rsid w:val="00074002"/>
    <w:rsid w:val="000740B5"/>
    <w:rsid w:val="000740E1"/>
    <w:rsid w:val="0007411E"/>
    <w:rsid w:val="000741AA"/>
    <w:rsid w:val="000741D5"/>
    <w:rsid w:val="000742BA"/>
    <w:rsid w:val="0007433F"/>
    <w:rsid w:val="00074470"/>
    <w:rsid w:val="000744CD"/>
    <w:rsid w:val="000744E8"/>
    <w:rsid w:val="0007468A"/>
    <w:rsid w:val="000746B6"/>
    <w:rsid w:val="000746D6"/>
    <w:rsid w:val="0007472E"/>
    <w:rsid w:val="0007475A"/>
    <w:rsid w:val="0007479A"/>
    <w:rsid w:val="000747FA"/>
    <w:rsid w:val="00074808"/>
    <w:rsid w:val="0007481D"/>
    <w:rsid w:val="00074825"/>
    <w:rsid w:val="00074832"/>
    <w:rsid w:val="000748C4"/>
    <w:rsid w:val="000748D4"/>
    <w:rsid w:val="000748F6"/>
    <w:rsid w:val="0007496B"/>
    <w:rsid w:val="00074987"/>
    <w:rsid w:val="0007499C"/>
    <w:rsid w:val="000749A1"/>
    <w:rsid w:val="00074B09"/>
    <w:rsid w:val="00074BDF"/>
    <w:rsid w:val="00074BE6"/>
    <w:rsid w:val="00074C02"/>
    <w:rsid w:val="00074C67"/>
    <w:rsid w:val="00074CF3"/>
    <w:rsid w:val="00074E81"/>
    <w:rsid w:val="00074FF8"/>
    <w:rsid w:val="0007506A"/>
    <w:rsid w:val="000750BB"/>
    <w:rsid w:val="000750DD"/>
    <w:rsid w:val="00075150"/>
    <w:rsid w:val="000751AA"/>
    <w:rsid w:val="00075259"/>
    <w:rsid w:val="00075358"/>
    <w:rsid w:val="000753E4"/>
    <w:rsid w:val="000754B0"/>
    <w:rsid w:val="0007552E"/>
    <w:rsid w:val="000755DA"/>
    <w:rsid w:val="000755EB"/>
    <w:rsid w:val="00075613"/>
    <w:rsid w:val="0007566A"/>
    <w:rsid w:val="00075698"/>
    <w:rsid w:val="00075704"/>
    <w:rsid w:val="0007586C"/>
    <w:rsid w:val="000758E3"/>
    <w:rsid w:val="000759D8"/>
    <w:rsid w:val="00075A23"/>
    <w:rsid w:val="00075A42"/>
    <w:rsid w:val="00075A45"/>
    <w:rsid w:val="00075AF3"/>
    <w:rsid w:val="00075B62"/>
    <w:rsid w:val="00075C0A"/>
    <w:rsid w:val="00075CD4"/>
    <w:rsid w:val="00075D76"/>
    <w:rsid w:val="00075D9C"/>
    <w:rsid w:val="00075E68"/>
    <w:rsid w:val="00075F87"/>
    <w:rsid w:val="00075FE6"/>
    <w:rsid w:val="00075FF5"/>
    <w:rsid w:val="000760FD"/>
    <w:rsid w:val="0007612C"/>
    <w:rsid w:val="00076199"/>
    <w:rsid w:val="00076227"/>
    <w:rsid w:val="0007639E"/>
    <w:rsid w:val="000763E3"/>
    <w:rsid w:val="00076533"/>
    <w:rsid w:val="000765C3"/>
    <w:rsid w:val="000765F0"/>
    <w:rsid w:val="000765F1"/>
    <w:rsid w:val="00076653"/>
    <w:rsid w:val="000766C7"/>
    <w:rsid w:val="0007672F"/>
    <w:rsid w:val="0007673C"/>
    <w:rsid w:val="00076751"/>
    <w:rsid w:val="000767C1"/>
    <w:rsid w:val="000767CD"/>
    <w:rsid w:val="00076847"/>
    <w:rsid w:val="000768FB"/>
    <w:rsid w:val="00076A16"/>
    <w:rsid w:val="00076ACC"/>
    <w:rsid w:val="00076AFD"/>
    <w:rsid w:val="00076D7F"/>
    <w:rsid w:val="00076E7C"/>
    <w:rsid w:val="00076E84"/>
    <w:rsid w:val="00076FE5"/>
    <w:rsid w:val="00076FEB"/>
    <w:rsid w:val="00077044"/>
    <w:rsid w:val="0007707A"/>
    <w:rsid w:val="0007728C"/>
    <w:rsid w:val="000773AC"/>
    <w:rsid w:val="00077422"/>
    <w:rsid w:val="000774E4"/>
    <w:rsid w:val="0007757E"/>
    <w:rsid w:val="00077639"/>
    <w:rsid w:val="000776E9"/>
    <w:rsid w:val="000776F0"/>
    <w:rsid w:val="0007770D"/>
    <w:rsid w:val="0007770F"/>
    <w:rsid w:val="0007779F"/>
    <w:rsid w:val="000777DB"/>
    <w:rsid w:val="000777ED"/>
    <w:rsid w:val="000779CD"/>
    <w:rsid w:val="000779EE"/>
    <w:rsid w:val="00077A89"/>
    <w:rsid w:val="00077A9F"/>
    <w:rsid w:val="00077B96"/>
    <w:rsid w:val="00077C10"/>
    <w:rsid w:val="00077C81"/>
    <w:rsid w:val="00077CD4"/>
    <w:rsid w:val="00077D09"/>
    <w:rsid w:val="00077E4E"/>
    <w:rsid w:val="00077E52"/>
    <w:rsid w:val="00077E96"/>
    <w:rsid w:val="00077F27"/>
    <w:rsid w:val="00077F6A"/>
    <w:rsid w:val="00077FD1"/>
    <w:rsid w:val="00080027"/>
    <w:rsid w:val="00080063"/>
    <w:rsid w:val="000800EF"/>
    <w:rsid w:val="0008012D"/>
    <w:rsid w:val="0008013F"/>
    <w:rsid w:val="00080173"/>
    <w:rsid w:val="00080223"/>
    <w:rsid w:val="000802B7"/>
    <w:rsid w:val="0008036F"/>
    <w:rsid w:val="000803BC"/>
    <w:rsid w:val="00080451"/>
    <w:rsid w:val="00080479"/>
    <w:rsid w:val="00080542"/>
    <w:rsid w:val="0008055E"/>
    <w:rsid w:val="0008064C"/>
    <w:rsid w:val="000806DA"/>
    <w:rsid w:val="0008071B"/>
    <w:rsid w:val="00080753"/>
    <w:rsid w:val="0008084F"/>
    <w:rsid w:val="00080882"/>
    <w:rsid w:val="0008088C"/>
    <w:rsid w:val="00080B15"/>
    <w:rsid w:val="00080BA3"/>
    <w:rsid w:val="00080BCB"/>
    <w:rsid w:val="00080BCE"/>
    <w:rsid w:val="00080C37"/>
    <w:rsid w:val="00080E3D"/>
    <w:rsid w:val="00080F89"/>
    <w:rsid w:val="00080FDE"/>
    <w:rsid w:val="00080FEC"/>
    <w:rsid w:val="00081048"/>
    <w:rsid w:val="0008106E"/>
    <w:rsid w:val="0008107F"/>
    <w:rsid w:val="000811C5"/>
    <w:rsid w:val="000811D6"/>
    <w:rsid w:val="000811F5"/>
    <w:rsid w:val="0008121B"/>
    <w:rsid w:val="000813D1"/>
    <w:rsid w:val="0008141B"/>
    <w:rsid w:val="00081455"/>
    <w:rsid w:val="00081542"/>
    <w:rsid w:val="0008175B"/>
    <w:rsid w:val="000817BC"/>
    <w:rsid w:val="000817F0"/>
    <w:rsid w:val="00081843"/>
    <w:rsid w:val="00081874"/>
    <w:rsid w:val="000818B3"/>
    <w:rsid w:val="00081A1A"/>
    <w:rsid w:val="00081B05"/>
    <w:rsid w:val="00081B39"/>
    <w:rsid w:val="00081BC8"/>
    <w:rsid w:val="00081BD9"/>
    <w:rsid w:val="00081C8F"/>
    <w:rsid w:val="00081D4C"/>
    <w:rsid w:val="00081D59"/>
    <w:rsid w:val="00081DAF"/>
    <w:rsid w:val="00081E72"/>
    <w:rsid w:val="000820FD"/>
    <w:rsid w:val="00082169"/>
    <w:rsid w:val="000821A8"/>
    <w:rsid w:val="0008221A"/>
    <w:rsid w:val="00082388"/>
    <w:rsid w:val="000825E7"/>
    <w:rsid w:val="00082601"/>
    <w:rsid w:val="0008265C"/>
    <w:rsid w:val="00082674"/>
    <w:rsid w:val="000826D8"/>
    <w:rsid w:val="0008279C"/>
    <w:rsid w:val="000827BA"/>
    <w:rsid w:val="00082858"/>
    <w:rsid w:val="000828A0"/>
    <w:rsid w:val="00082961"/>
    <w:rsid w:val="000829FF"/>
    <w:rsid w:val="00082AC2"/>
    <w:rsid w:val="00082BCE"/>
    <w:rsid w:val="00082C93"/>
    <w:rsid w:val="00082CEF"/>
    <w:rsid w:val="00082D7B"/>
    <w:rsid w:val="00082DEE"/>
    <w:rsid w:val="00082EC2"/>
    <w:rsid w:val="00082F99"/>
    <w:rsid w:val="00082FB7"/>
    <w:rsid w:val="00083012"/>
    <w:rsid w:val="000830C6"/>
    <w:rsid w:val="00083161"/>
    <w:rsid w:val="000831E2"/>
    <w:rsid w:val="00083211"/>
    <w:rsid w:val="00083248"/>
    <w:rsid w:val="00083267"/>
    <w:rsid w:val="00083461"/>
    <w:rsid w:val="0008357D"/>
    <w:rsid w:val="000835C7"/>
    <w:rsid w:val="000836A8"/>
    <w:rsid w:val="000836BD"/>
    <w:rsid w:val="0008371C"/>
    <w:rsid w:val="00083723"/>
    <w:rsid w:val="00083890"/>
    <w:rsid w:val="000838CC"/>
    <w:rsid w:val="00083966"/>
    <w:rsid w:val="00083A1C"/>
    <w:rsid w:val="00083A7C"/>
    <w:rsid w:val="00083B2D"/>
    <w:rsid w:val="00083B8A"/>
    <w:rsid w:val="00083C4F"/>
    <w:rsid w:val="00083CA3"/>
    <w:rsid w:val="00083D31"/>
    <w:rsid w:val="00083DA0"/>
    <w:rsid w:val="00083E39"/>
    <w:rsid w:val="00083ED1"/>
    <w:rsid w:val="00083F3C"/>
    <w:rsid w:val="00083F9D"/>
    <w:rsid w:val="00083FCB"/>
    <w:rsid w:val="00084016"/>
    <w:rsid w:val="00084069"/>
    <w:rsid w:val="000840DD"/>
    <w:rsid w:val="000840F2"/>
    <w:rsid w:val="00084334"/>
    <w:rsid w:val="0008433B"/>
    <w:rsid w:val="0008434F"/>
    <w:rsid w:val="000847BC"/>
    <w:rsid w:val="00084807"/>
    <w:rsid w:val="000848CB"/>
    <w:rsid w:val="0008494C"/>
    <w:rsid w:val="00084973"/>
    <w:rsid w:val="00084990"/>
    <w:rsid w:val="000849F7"/>
    <w:rsid w:val="00084A99"/>
    <w:rsid w:val="00084B29"/>
    <w:rsid w:val="00084B95"/>
    <w:rsid w:val="00084BB1"/>
    <w:rsid w:val="00084CAB"/>
    <w:rsid w:val="00084D5B"/>
    <w:rsid w:val="00084E2B"/>
    <w:rsid w:val="00084E52"/>
    <w:rsid w:val="00084FBF"/>
    <w:rsid w:val="00085002"/>
    <w:rsid w:val="000850B2"/>
    <w:rsid w:val="00085176"/>
    <w:rsid w:val="000851E1"/>
    <w:rsid w:val="00085247"/>
    <w:rsid w:val="000853B7"/>
    <w:rsid w:val="000853E6"/>
    <w:rsid w:val="0008541D"/>
    <w:rsid w:val="0008544F"/>
    <w:rsid w:val="00085458"/>
    <w:rsid w:val="0008548B"/>
    <w:rsid w:val="00085523"/>
    <w:rsid w:val="00085717"/>
    <w:rsid w:val="00085780"/>
    <w:rsid w:val="0008587B"/>
    <w:rsid w:val="0008587E"/>
    <w:rsid w:val="000858EF"/>
    <w:rsid w:val="0008591B"/>
    <w:rsid w:val="00085A66"/>
    <w:rsid w:val="00085A73"/>
    <w:rsid w:val="00085ADE"/>
    <w:rsid w:val="00085C4C"/>
    <w:rsid w:val="00085CEE"/>
    <w:rsid w:val="00085E81"/>
    <w:rsid w:val="00085E98"/>
    <w:rsid w:val="00085EA7"/>
    <w:rsid w:val="00085EFB"/>
    <w:rsid w:val="00085F1B"/>
    <w:rsid w:val="00085F41"/>
    <w:rsid w:val="00085F9A"/>
    <w:rsid w:val="00085F9C"/>
    <w:rsid w:val="00085FD4"/>
    <w:rsid w:val="00085FE8"/>
    <w:rsid w:val="00086076"/>
    <w:rsid w:val="0008609B"/>
    <w:rsid w:val="000861A5"/>
    <w:rsid w:val="000861E3"/>
    <w:rsid w:val="000862B7"/>
    <w:rsid w:val="0008631E"/>
    <w:rsid w:val="0008661E"/>
    <w:rsid w:val="0008663A"/>
    <w:rsid w:val="00086694"/>
    <w:rsid w:val="00086717"/>
    <w:rsid w:val="00086724"/>
    <w:rsid w:val="00086727"/>
    <w:rsid w:val="00086743"/>
    <w:rsid w:val="000867A9"/>
    <w:rsid w:val="00086825"/>
    <w:rsid w:val="0008683E"/>
    <w:rsid w:val="000869E0"/>
    <w:rsid w:val="00086AB2"/>
    <w:rsid w:val="00086B24"/>
    <w:rsid w:val="00086BCC"/>
    <w:rsid w:val="00086DDB"/>
    <w:rsid w:val="00086DF4"/>
    <w:rsid w:val="00086ECD"/>
    <w:rsid w:val="00086F81"/>
    <w:rsid w:val="00086FB1"/>
    <w:rsid w:val="000870D4"/>
    <w:rsid w:val="00087224"/>
    <w:rsid w:val="00087297"/>
    <w:rsid w:val="00087312"/>
    <w:rsid w:val="0008736D"/>
    <w:rsid w:val="0008737D"/>
    <w:rsid w:val="00087385"/>
    <w:rsid w:val="000874A9"/>
    <w:rsid w:val="00087527"/>
    <w:rsid w:val="000875D9"/>
    <w:rsid w:val="000876B5"/>
    <w:rsid w:val="00087743"/>
    <w:rsid w:val="00087851"/>
    <w:rsid w:val="0008788C"/>
    <w:rsid w:val="00087B75"/>
    <w:rsid w:val="00087B87"/>
    <w:rsid w:val="00087CAC"/>
    <w:rsid w:val="00087CDF"/>
    <w:rsid w:val="00087DE7"/>
    <w:rsid w:val="00087E03"/>
    <w:rsid w:val="00087EC4"/>
    <w:rsid w:val="00087FCE"/>
    <w:rsid w:val="00087FE8"/>
    <w:rsid w:val="00090083"/>
    <w:rsid w:val="000900A4"/>
    <w:rsid w:val="00090117"/>
    <w:rsid w:val="00090150"/>
    <w:rsid w:val="00090161"/>
    <w:rsid w:val="00090278"/>
    <w:rsid w:val="000902F9"/>
    <w:rsid w:val="00090328"/>
    <w:rsid w:val="00090339"/>
    <w:rsid w:val="0009036C"/>
    <w:rsid w:val="00090428"/>
    <w:rsid w:val="00090539"/>
    <w:rsid w:val="0009056C"/>
    <w:rsid w:val="000905F8"/>
    <w:rsid w:val="000905FF"/>
    <w:rsid w:val="0009064C"/>
    <w:rsid w:val="000906DD"/>
    <w:rsid w:val="00090705"/>
    <w:rsid w:val="00090802"/>
    <w:rsid w:val="00090825"/>
    <w:rsid w:val="000908BF"/>
    <w:rsid w:val="0009098E"/>
    <w:rsid w:val="00090A13"/>
    <w:rsid w:val="00090A60"/>
    <w:rsid w:val="00090A89"/>
    <w:rsid w:val="00090AA0"/>
    <w:rsid w:val="00090BEC"/>
    <w:rsid w:val="00090CE2"/>
    <w:rsid w:val="00090D90"/>
    <w:rsid w:val="00090E4F"/>
    <w:rsid w:val="00090E6E"/>
    <w:rsid w:val="00090F57"/>
    <w:rsid w:val="00090FB9"/>
    <w:rsid w:val="00090FD2"/>
    <w:rsid w:val="00091071"/>
    <w:rsid w:val="000911E8"/>
    <w:rsid w:val="0009120A"/>
    <w:rsid w:val="000913E2"/>
    <w:rsid w:val="0009141C"/>
    <w:rsid w:val="0009146A"/>
    <w:rsid w:val="000916A7"/>
    <w:rsid w:val="00091770"/>
    <w:rsid w:val="000917DD"/>
    <w:rsid w:val="000917FE"/>
    <w:rsid w:val="00091852"/>
    <w:rsid w:val="000918F0"/>
    <w:rsid w:val="000919D4"/>
    <w:rsid w:val="00091A90"/>
    <w:rsid w:val="00091A91"/>
    <w:rsid w:val="00091BEC"/>
    <w:rsid w:val="00091BFE"/>
    <w:rsid w:val="00091C4B"/>
    <w:rsid w:val="00091CBA"/>
    <w:rsid w:val="00091F2F"/>
    <w:rsid w:val="00092080"/>
    <w:rsid w:val="0009208E"/>
    <w:rsid w:val="00092094"/>
    <w:rsid w:val="000921FC"/>
    <w:rsid w:val="00092226"/>
    <w:rsid w:val="00092297"/>
    <w:rsid w:val="000923F1"/>
    <w:rsid w:val="000924AF"/>
    <w:rsid w:val="000924B7"/>
    <w:rsid w:val="000925F4"/>
    <w:rsid w:val="00092674"/>
    <w:rsid w:val="000926AE"/>
    <w:rsid w:val="00092819"/>
    <w:rsid w:val="000928A1"/>
    <w:rsid w:val="00092925"/>
    <w:rsid w:val="00092946"/>
    <w:rsid w:val="00092AAE"/>
    <w:rsid w:val="00092BB6"/>
    <w:rsid w:val="00092BF3"/>
    <w:rsid w:val="00092C65"/>
    <w:rsid w:val="00092CD9"/>
    <w:rsid w:val="00092CDE"/>
    <w:rsid w:val="00092DCF"/>
    <w:rsid w:val="00092F4A"/>
    <w:rsid w:val="00093211"/>
    <w:rsid w:val="0009338F"/>
    <w:rsid w:val="00093394"/>
    <w:rsid w:val="000933A1"/>
    <w:rsid w:val="0009346B"/>
    <w:rsid w:val="0009349D"/>
    <w:rsid w:val="000934E3"/>
    <w:rsid w:val="0009351A"/>
    <w:rsid w:val="00093564"/>
    <w:rsid w:val="0009364A"/>
    <w:rsid w:val="0009374B"/>
    <w:rsid w:val="0009380D"/>
    <w:rsid w:val="00093848"/>
    <w:rsid w:val="00093866"/>
    <w:rsid w:val="0009386B"/>
    <w:rsid w:val="000939DA"/>
    <w:rsid w:val="00093A63"/>
    <w:rsid w:val="00093AF5"/>
    <w:rsid w:val="00093BB7"/>
    <w:rsid w:val="00093BF3"/>
    <w:rsid w:val="00093C27"/>
    <w:rsid w:val="00093CEB"/>
    <w:rsid w:val="00093E2A"/>
    <w:rsid w:val="00093E9B"/>
    <w:rsid w:val="00093F16"/>
    <w:rsid w:val="00093FE8"/>
    <w:rsid w:val="00094004"/>
    <w:rsid w:val="00094032"/>
    <w:rsid w:val="00094050"/>
    <w:rsid w:val="000941E0"/>
    <w:rsid w:val="00094266"/>
    <w:rsid w:val="0009438E"/>
    <w:rsid w:val="00094438"/>
    <w:rsid w:val="0009452F"/>
    <w:rsid w:val="000945B2"/>
    <w:rsid w:val="00094617"/>
    <w:rsid w:val="00094687"/>
    <w:rsid w:val="00094697"/>
    <w:rsid w:val="00094790"/>
    <w:rsid w:val="00094839"/>
    <w:rsid w:val="0009489C"/>
    <w:rsid w:val="0009492E"/>
    <w:rsid w:val="000949AA"/>
    <w:rsid w:val="00094A56"/>
    <w:rsid w:val="00094A8E"/>
    <w:rsid w:val="00094ADF"/>
    <w:rsid w:val="00094B6F"/>
    <w:rsid w:val="00094BFB"/>
    <w:rsid w:val="00094D50"/>
    <w:rsid w:val="00095076"/>
    <w:rsid w:val="000950A8"/>
    <w:rsid w:val="000950B5"/>
    <w:rsid w:val="000950E1"/>
    <w:rsid w:val="0009518A"/>
    <w:rsid w:val="00095204"/>
    <w:rsid w:val="00095250"/>
    <w:rsid w:val="000952EC"/>
    <w:rsid w:val="000953A4"/>
    <w:rsid w:val="00095497"/>
    <w:rsid w:val="000954CD"/>
    <w:rsid w:val="0009563D"/>
    <w:rsid w:val="000956E8"/>
    <w:rsid w:val="00095735"/>
    <w:rsid w:val="0009573A"/>
    <w:rsid w:val="0009576C"/>
    <w:rsid w:val="000957F1"/>
    <w:rsid w:val="0009590F"/>
    <w:rsid w:val="00095A7F"/>
    <w:rsid w:val="00095B17"/>
    <w:rsid w:val="00095C48"/>
    <w:rsid w:val="00095CB5"/>
    <w:rsid w:val="00095E2D"/>
    <w:rsid w:val="00095E3B"/>
    <w:rsid w:val="00095F39"/>
    <w:rsid w:val="00095F83"/>
    <w:rsid w:val="00096073"/>
    <w:rsid w:val="0009609B"/>
    <w:rsid w:val="000960A0"/>
    <w:rsid w:val="00096121"/>
    <w:rsid w:val="00096223"/>
    <w:rsid w:val="00096228"/>
    <w:rsid w:val="000962D7"/>
    <w:rsid w:val="000962F6"/>
    <w:rsid w:val="00096418"/>
    <w:rsid w:val="00096440"/>
    <w:rsid w:val="00096669"/>
    <w:rsid w:val="00096733"/>
    <w:rsid w:val="0009691D"/>
    <w:rsid w:val="00096925"/>
    <w:rsid w:val="000969AB"/>
    <w:rsid w:val="000969BD"/>
    <w:rsid w:val="00096ACF"/>
    <w:rsid w:val="00096AEA"/>
    <w:rsid w:val="00096B0F"/>
    <w:rsid w:val="00096B31"/>
    <w:rsid w:val="00096B98"/>
    <w:rsid w:val="00096C1B"/>
    <w:rsid w:val="00096D0B"/>
    <w:rsid w:val="00096D1B"/>
    <w:rsid w:val="00096E4B"/>
    <w:rsid w:val="00096E7B"/>
    <w:rsid w:val="00096EA4"/>
    <w:rsid w:val="00096EDA"/>
    <w:rsid w:val="00096F97"/>
    <w:rsid w:val="00097048"/>
    <w:rsid w:val="00097051"/>
    <w:rsid w:val="00097065"/>
    <w:rsid w:val="000970EB"/>
    <w:rsid w:val="00097104"/>
    <w:rsid w:val="0009712A"/>
    <w:rsid w:val="00097157"/>
    <w:rsid w:val="0009724A"/>
    <w:rsid w:val="00097282"/>
    <w:rsid w:val="000972C7"/>
    <w:rsid w:val="000973BC"/>
    <w:rsid w:val="000973EF"/>
    <w:rsid w:val="000974C3"/>
    <w:rsid w:val="0009755E"/>
    <w:rsid w:val="0009760D"/>
    <w:rsid w:val="00097669"/>
    <w:rsid w:val="00097A46"/>
    <w:rsid w:val="00097AB2"/>
    <w:rsid w:val="00097ADE"/>
    <w:rsid w:val="00097B9B"/>
    <w:rsid w:val="00097BC2"/>
    <w:rsid w:val="00097CB7"/>
    <w:rsid w:val="00097D2E"/>
    <w:rsid w:val="00097DA9"/>
    <w:rsid w:val="00097DB2"/>
    <w:rsid w:val="00097E35"/>
    <w:rsid w:val="00097F9B"/>
    <w:rsid w:val="000A004D"/>
    <w:rsid w:val="000A0110"/>
    <w:rsid w:val="000A0141"/>
    <w:rsid w:val="000A0228"/>
    <w:rsid w:val="000A022C"/>
    <w:rsid w:val="000A028E"/>
    <w:rsid w:val="000A02E9"/>
    <w:rsid w:val="000A0371"/>
    <w:rsid w:val="000A0393"/>
    <w:rsid w:val="000A044E"/>
    <w:rsid w:val="000A04B8"/>
    <w:rsid w:val="000A04C4"/>
    <w:rsid w:val="000A04F4"/>
    <w:rsid w:val="000A05E6"/>
    <w:rsid w:val="000A072B"/>
    <w:rsid w:val="000A07DB"/>
    <w:rsid w:val="000A0892"/>
    <w:rsid w:val="000A090C"/>
    <w:rsid w:val="000A0A25"/>
    <w:rsid w:val="000A0B54"/>
    <w:rsid w:val="000A0B8E"/>
    <w:rsid w:val="000A0B92"/>
    <w:rsid w:val="000A0BCE"/>
    <w:rsid w:val="000A0C20"/>
    <w:rsid w:val="000A0C7E"/>
    <w:rsid w:val="000A0F9D"/>
    <w:rsid w:val="000A100C"/>
    <w:rsid w:val="000A10EF"/>
    <w:rsid w:val="000A1164"/>
    <w:rsid w:val="000A1191"/>
    <w:rsid w:val="000A1215"/>
    <w:rsid w:val="000A1216"/>
    <w:rsid w:val="000A130A"/>
    <w:rsid w:val="000A1343"/>
    <w:rsid w:val="000A13F6"/>
    <w:rsid w:val="000A150A"/>
    <w:rsid w:val="000A1526"/>
    <w:rsid w:val="000A1661"/>
    <w:rsid w:val="000A187D"/>
    <w:rsid w:val="000A1916"/>
    <w:rsid w:val="000A195E"/>
    <w:rsid w:val="000A1A96"/>
    <w:rsid w:val="000A1AFB"/>
    <w:rsid w:val="000A1C0D"/>
    <w:rsid w:val="000A1CB8"/>
    <w:rsid w:val="000A1CD1"/>
    <w:rsid w:val="000A1DBA"/>
    <w:rsid w:val="000A202D"/>
    <w:rsid w:val="000A2092"/>
    <w:rsid w:val="000A20B2"/>
    <w:rsid w:val="000A2103"/>
    <w:rsid w:val="000A213C"/>
    <w:rsid w:val="000A21A9"/>
    <w:rsid w:val="000A2250"/>
    <w:rsid w:val="000A22BF"/>
    <w:rsid w:val="000A2326"/>
    <w:rsid w:val="000A23B7"/>
    <w:rsid w:val="000A2401"/>
    <w:rsid w:val="000A2420"/>
    <w:rsid w:val="000A2454"/>
    <w:rsid w:val="000A24D7"/>
    <w:rsid w:val="000A2543"/>
    <w:rsid w:val="000A2678"/>
    <w:rsid w:val="000A2766"/>
    <w:rsid w:val="000A28C4"/>
    <w:rsid w:val="000A28D2"/>
    <w:rsid w:val="000A28DB"/>
    <w:rsid w:val="000A2915"/>
    <w:rsid w:val="000A29A2"/>
    <w:rsid w:val="000A2A0B"/>
    <w:rsid w:val="000A2A86"/>
    <w:rsid w:val="000A2B49"/>
    <w:rsid w:val="000A2B65"/>
    <w:rsid w:val="000A2BD9"/>
    <w:rsid w:val="000A2CAD"/>
    <w:rsid w:val="000A2D1B"/>
    <w:rsid w:val="000A2EF1"/>
    <w:rsid w:val="000A2EF5"/>
    <w:rsid w:val="000A3128"/>
    <w:rsid w:val="000A31E0"/>
    <w:rsid w:val="000A32D7"/>
    <w:rsid w:val="000A334D"/>
    <w:rsid w:val="000A33C0"/>
    <w:rsid w:val="000A33C2"/>
    <w:rsid w:val="000A344E"/>
    <w:rsid w:val="000A345C"/>
    <w:rsid w:val="000A34EC"/>
    <w:rsid w:val="000A357D"/>
    <w:rsid w:val="000A35E7"/>
    <w:rsid w:val="000A360E"/>
    <w:rsid w:val="000A3618"/>
    <w:rsid w:val="000A3649"/>
    <w:rsid w:val="000A3889"/>
    <w:rsid w:val="000A3909"/>
    <w:rsid w:val="000A394A"/>
    <w:rsid w:val="000A3976"/>
    <w:rsid w:val="000A399F"/>
    <w:rsid w:val="000A3A10"/>
    <w:rsid w:val="000A3A5D"/>
    <w:rsid w:val="000A3A6E"/>
    <w:rsid w:val="000A3A95"/>
    <w:rsid w:val="000A3AD0"/>
    <w:rsid w:val="000A3B00"/>
    <w:rsid w:val="000A3B05"/>
    <w:rsid w:val="000A3C7A"/>
    <w:rsid w:val="000A3CB4"/>
    <w:rsid w:val="000A3CD6"/>
    <w:rsid w:val="000A3DAB"/>
    <w:rsid w:val="000A3DAE"/>
    <w:rsid w:val="000A3E14"/>
    <w:rsid w:val="000A3ECC"/>
    <w:rsid w:val="000A3FE1"/>
    <w:rsid w:val="000A4053"/>
    <w:rsid w:val="000A412E"/>
    <w:rsid w:val="000A41C7"/>
    <w:rsid w:val="000A42A6"/>
    <w:rsid w:val="000A42C3"/>
    <w:rsid w:val="000A4314"/>
    <w:rsid w:val="000A4342"/>
    <w:rsid w:val="000A4387"/>
    <w:rsid w:val="000A43D5"/>
    <w:rsid w:val="000A43F4"/>
    <w:rsid w:val="000A4420"/>
    <w:rsid w:val="000A4453"/>
    <w:rsid w:val="000A46A0"/>
    <w:rsid w:val="000A4756"/>
    <w:rsid w:val="000A47E2"/>
    <w:rsid w:val="000A47FC"/>
    <w:rsid w:val="000A483F"/>
    <w:rsid w:val="000A495C"/>
    <w:rsid w:val="000A497D"/>
    <w:rsid w:val="000A4AB0"/>
    <w:rsid w:val="000A4B26"/>
    <w:rsid w:val="000A4B98"/>
    <w:rsid w:val="000A4C67"/>
    <w:rsid w:val="000A4CE1"/>
    <w:rsid w:val="000A4D01"/>
    <w:rsid w:val="000A4D37"/>
    <w:rsid w:val="000A4DFF"/>
    <w:rsid w:val="000A4E08"/>
    <w:rsid w:val="000A5028"/>
    <w:rsid w:val="000A510E"/>
    <w:rsid w:val="000A53F3"/>
    <w:rsid w:val="000A5442"/>
    <w:rsid w:val="000A5549"/>
    <w:rsid w:val="000A5595"/>
    <w:rsid w:val="000A56CE"/>
    <w:rsid w:val="000A56D1"/>
    <w:rsid w:val="000A57EE"/>
    <w:rsid w:val="000A5928"/>
    <w:rsid w:val="000A59D5"/>
    <w:rsid w:val="000A5ABB"/>
    <w:rsid w:val="000A5B8C"/>
    <w:rsid w:val="000A5BAC"/>
    <w:rsid w:val="000A5BB4"/>
    <w:rsid w:val="000A5C88"/>
    <w:rsid w:val="000A5CDC"/>
    <w:rsid w:val="000A5D98"/>
    <w:rsid w:val="000A5DFA"/>
    <w:rsid w:val="000A5EA5"/>
    <w:rsid w:val="000A5ED8"/>
    <w:rsid w:val="000A5F0F"/>
    <w:rsid w:val="000A6026"/>
    <w:rsid w:val="000A60A8"/>
    <w:rsid w:val="000A6252"/>
    <w:rsid w:val="000A6335"/>
    <w:rsid w:val="000A63F7"/>
    <w:rsid w:val="000A6433"/>
    <w:rsid w:val="000A64A8"/>
    <w:rsid w:val="000A64D5"/>
    <w:rsid w:val="000A650C"/>
    <w:rsid w:val="000A6535"/>
    <w:rsid w:val="000A66AC"/>
    <w:rsid w:val="000A6832"/>
    <w:rsid w:val="000A6995"/>
    <w:rsid w:val="000A6997"/>
    <w:rsid w:val="000A69E9"/>
    <w:rsid w:val="000A6A15"/>
    <w:rsid w:val="000A6A95"/>
    <w:rsid w:val="000A6AF6"/>
    <w:rsid w:val="000A6B1F"/>
    <w:rsid w:val="000A6E0B"/>
    <w:rsid w:val="000A6E56"/>
    <w:rsid w:val="000A6EEA"/>
    <w:rsid w:val="000A6F37"/>
    <w:rsid w:val="000A6F87"/>
    <w:rsid w:val="000A70BA"/>
    <w:rsid w:val="000A7102"/>
    <w:rsid w:val="000A71F6"/>
    <w:rsid w:val="000A7203"/>
    <w:rsid w:val="000A721B"/>
    <w:rsid w:val="000A727C"/>
    <w:rsid w:val="000A72E2"/>
    <w:rsid w:val="000A7364"/>
    <w:rsid w:val="000A737D"/>
    <w:rsid w:val="000A7395"/>
    <w:rsid w:val="000A745A"/>
    <w:rsid w:val="000A751A"/>
    <w:rsid w:val="000A7618"/>
    <w:rsid w:val="000A769B"/>
    <w:rsid w:val="000A7705"/>
    <w:rsid w:val="000A7890"/>
    <w:rsid w:val="000A7899"/>
    <w:rsid w:val="000A78AD"/>
    <w:rsid w:val="000A7906"/>
    <w:rsid w:val="000A792A"/>
    <w:rsid w:val="000A7947"/>
    <w:rsid w:val="000A7A03"/>
    <w:rsid w:val="000A7A1D"/>
    <w:rsid w:val="000A7A5C"/>
    <w:rsid w:val="000A7A6C"/>
    <w:rsid w:val="000A7AC0"/>
    <w:rsid w:val="000A7B62"/>
    <w:rsid w:val="000A7B6A"/>
    <w:rsid w:val="000A7BB4"/>
    <w:rsid w:val="000A7C98"/>
    <w:rsid w:val="000A7D55"/>
    <w:rsid w:val="000A7D64"/>
    <w:rsid w:val="000A7DD2"/>
    <w:rsid w:val="000A7DD9"/>
    <w:rsid w:val="000A7E23"/>
    <w:rsid w:val="000A7ECD"/>
    <w:rsid w:val="000A7EEC"/>
    <w:rsid w:val="000A7F4C"/>
    <w:rsid w:val="000A7F73"/>
    <w:rsid w:val="000A7FB3"/>
    <w:rsid w:val="000A7FCB"/>
    <w:rsid w:val="000B0007"/>
    <w:rsid w:val="000B0033"/>
    <w:rsid w:val="000B0249"/>
    <w:rsid w:val="000B0252"/>
    <w:rsid w:val="000B025A"/>
    <w:rsid w:val="000B0403"/>
    <w:rsid w:val="000B04EE"/>
    <w:rsid w:val="000B0585"/>
    <w:rsid w:val="000B0600"/>
    <w:rsid w:val="000B07AE"/>
    <w:rsid w:val="000B07D6"/>
    <w:rsid w:val="000B07DB"/>
    <w:rsid w:val="000B07F7"/>
    <w:rsid w:val="000B08BC"/>
    <w:rsid w:val="000B0BD5"/>
    <w:rsid w:val="000B0BF5"/>
    <w:rsid w:val="000B0C63"/>
    <w:rsid w:val="000B0CC0"/>
    <w:rsid w:val="000B0D45"/>
    <w:rsid w:val="000B0D4D"/>
    <w:rsid w:val="000B0D6E"/>
    <w:rsid w:val="000B0DCC"/>
    <w:rsid w:val="000B0E9A"/>
    <w:rsid w:val="000B0EDA"/>
    <w:rsid w:val="000B0EFA"/>
    <w:rsid w:val="000B0F45"/>
    <w:rsid w:val="000B1098"/>
    <w:rsid w:val="000B122C"/>
    <w:rsid w:val="000B1243"/>
    <w:rsid w:val="000B1290"/>
    <w:rsid w:val="000B14C8"/>
    <w:rsid w:val="000B15A4"/>
    <w:rsid w:val="000B1720"/>
    <w:rsid w:val="000B17F8"/>
    <w:rsid w:val="000B1869"/>
    <w:rsid w:val="000B18A4"/>
    <w:rsid w:val="000B18A9"/>
    <w:rsid w:val="000B1A2D"/>
    <w:rsid w:val="000B1AD8"/>
    <w:rsid w:val="000B1BF8"/>
    <w:rsid w:val="000B1C3C"/>
    <w:rsid w:val="000B1C6F"/>
    <w:rsid w:val="000B1CE6"/>
    <w:rsid w:val="000B1DA0"/>
    <w:rsid w:val="000B1E26"/>
    <w:rsid w:val="000B1E7B"/>
    <w:rsid w:val="000B1F37"/>
    <w:rsid w:val="000B1F71"/>
    <w:rsid w:val="000B1F89"/>
    <w:rsid w:val="000B1F98"/>
    <w:rsid w:val="000B205A"/>
    <w:rsid w:val="000B2069"/>
    <w:rsid w:val="000B207A"/>
    <w:rsid w:val="000B20A1"/>
    <w:rsid w:val="000B2237"/>
    <w:rsid w:val="000B23EB"/>
    <w:rsid w:val="000B242E"/>
    <w:rsid w:val="000B264C"/>
    <w:rsid w:val="000B265E"/>
    <w:rsid w:val="000B268B"/>
    <w:rsid w:val="000B274C"/>
    <w:rsid w:val="000B2845"/>
    <w:rsid w:val="000B2867"/>
    <w:rsid w:val="000B289B"/>
    <w:rsid w:val="000B28FC"/>
    <w:rsid w:val="000B293D"/>
    <w:rsid w:val="000B2999"/>
    <w:rsid w:val="000B2A68"/>
    <w:rsid w:val="000B2AA8"/>
    <w:rsid w:val="000B2AA9"/>
    <w:rsid w:val="000B2B65"/>
    <w:rsid w:val="000B2BB4"/>
    <w:rsid w:val="000B2C36"/>
    <w:rsid w:val="000B2C43"/>
    <w:rsid w:val="000B2D1C"/>
    <w:rsid w:val="000B2F28"/>
    <w:rsid w:val="000B2F40"/>
    <w:rsid w:val="000B2F8B"/>
    <w:rsid w:val="000B2F90"/>
    <w:rsid w:val="000B2FB9"/>
    <w:rsid w:val="000B2FBD"/>
    <w:rsid w:val="000B3170"/>
    <w:rsid w:val="000B31C5"/>
    <w:rsid w:val="000B31F1"/>
    <w:rsid w:val="000B32AE"/>
    <w:rsid w:val="000B32BA"/>
    <w:rsid w:val="000B33CF"/>
    <w:rsid w:val="000B3582"/>
    <w:rsid w:val="000B36CB"/>
    <w:rsid w:val="000B3756"/>
    <w:rsid w:val="000B37FF"/>
    <w:rsid w:val="000B3801"/>
    <w:rsid w:val="000B381F"/>
    <w:rsid w:val="000B383E"/>
    <w:rsid w:val="000B3977"/>
    <w:rsid w:val="000B39AF"/>
    <w:rsid w:val="000B39B3"/>
    <w:rsid w:val="000B3A2A"/>
    <w:rsid w:val="000B3C29"/>
    <w:rsid w:val="000B3C77"/>
    <w:rsid w:val="000B3C96"/>
    <w:rsid w:val="000B3CBF"/>
    <w:rsid w:val="000B3CC8"/>
    <w:rsid w:val="000B3CD1"/>
    <w:rsid w:val="000B3DF9"/>
    <w:rsid w:val="000B3ECA"/>
    <w:rsid w:val="000B3ED8"/>
    <w:rsid w:val="000B3F83"/>
    <w:rsid w:val="000B3FE0"/>
    <w:rsid w:val="000B3FFA"/>
    <w:rsid w:val="000B40F9"/>
    <w:rsid w:val="000B4189"/>
    <w:rsid w:val="000B41DD"/>
    <w:rsid w:val="000B4329"/>
    <w:rsid w:val="000B4359"/>
    <w:rsid w:val="000B439A"/>
    <w:rsid w:val="000B4417"/>
    <w:rsid w:val="000B4451"/>
    <w:rsid w:val="000B448C"/>
    <w:rsid w:val="000B4558"/>
    <w:rsid w:val="000B4681"/>
    <w:rsid w:val="000B46C6"/>
    <w:rsid w:val="000B480D"/>
    <w:rsid w:val="000B487E"/>
    <w:rsid w:val="000B48E3"/>
    <w:rsid w:val="000B499F"/>
    <w:rsid w:val="000B49BD"/>
    <w:rsid w:val="000B4A1B"/>
    <w:rsid w:val="000B4A5A"/>
    <w:rsid w:val="000B4AC2"/>
    <w:rsid w:val="000B4AFE"/>
    <w:rsid w:val="000B4B75"/>
    <w:rsid w:val="000B4B8E"/>
    <w:rsid w:val="000B4B9A"/>
    <w:rsid w:val="000B4BAE"/>
    <w:rsid w:val="000B4BD5"/>
    <w:rsid w:val="000B4CA3"/>
    <w:rsid w:val="000B4CB2"/>
    <w:rsid w:val="000B4CF7"/>
    <w:rsid w:val="000B4D87"/>
    <w:rsid w:val="000B4DAA"/>
    <w:rsid w:val="000B4E3B"/>
    <w:rsid w:val="000B4E56"/>
    <w:rsid w:val="000B4E92"/>
    <w:rsid w:val="000B4E9C"/>
    <w:rsid w:val="000B5029"/>
    <w:rsid w:val="000B5043"/>
    <w:rsid w:val="000B52E2"/>
    <w:rsid w:val="000B52F5"/>
    <w:rsid w:val="000B542C"/>
    <w:rsid w:val="000B5508"/>
    <w:rsid w:val="000B5524"/>
    <w:rsid w:val="000B559D"/>
    <w:rsid w:val="000B55C4"/>
    <w:rsid w:val="000B5650"/>
    <w:rsid w:val="000B5664"/>
    <w:rsid w:val="000B5706"/>
    <w:rsid w:val="000B5711"/>
    <w:rsid w:val="000B579F"/>
    <w:rsid w:val="000B582D"/>
    <w:rsid w:val="000B588D"/>
    <w:rsid w:val="000B59A0"/>
    <w:rsid w:val="000B59CD"/>
    <w:rsid w:val="000B5A66"/>
    <w:rsid w:val="000B5A94"/>
    <w:rsid w:val="000B5B29"/>
    <w:rsid w:val="000B5C5C"/>
    <w:rsid w:val="000B5D63"/>
    <w:rsid w:val="000B5D7F"/>
    <w:rsid w:val="000B5DB4"/>
    <w:rsid w:val="000B5FA3"/>
    <w:rsid w:val="000B6053"/>
    <w:rsid w:val="000B60B2"/>
    <w:rsid w:val="000B6183"/>
    <w:rsid w:val="000B6203"/>
    <w:rsid w:val="000B6204"/>
    <w:rsid w:val="000B6250"/>
    <w:rsid w:val="000B62BD"/>
    <w:rsid w:val="000B6306"/>
    <w:rsid w:val="000B63F7"/>
    <w:rsid w:val="000B63FA"/>
    <w:rsid w:val="000B6465"/>
    <w:rsid w:val="000B64A5"/>
    <w:rsid w:val="000B651A"/>
    <w:rsid w:val="000B6599"/>
    <w:rsid w:val="000B663E"/>
    <w:rsid w:val="000B666F"/>
    <w:rsid w:val="000B66A5"/>
    <w:rsid w:val="000B66BC"/>
    <w:rsid w:val="000B6721"/>
    <w:rsid w:val="000B67BE"/>
    <w:rsid w:val="000B68DA"/>
    <w:rsid w:val="000B692C"/>
    <w:rsid w:val="000B6994"/>
    <w:rsid w:val="000B69A7"/>
    <w:rsid w:val="000B6A16"/>
    <w:rsid w:val="000B6B47"/>
    <w:rsid w:val="000B6BD1"/>
    <w:rsid w:val="000B6CC4"/>
    <w:rsid w:val="000B6D47"/>
    <w:rsid w:val="000B6DE7"/>
    <w:rsid w:val="000B6E02"/>
    <w:rsid w:val="000B6E44"/>
    <w:rsid w:val="000B6EC0"/>
    <w:rsid w:val="000B6EF6"/>
    <w:rsid w:val="000B6FB7"/>
    <w:rsid w:val="000B6FEE"/>
    <w:rsid w:val="000B7058"/>
    <w:rsid w:val="000B70C6"/>
    <w:rsid w:val="000B70EC"/>
    <w:rsid w:val="000B714A"/>
    <w:rsid w:val="000B7173"/>
    <w:rsid w:val="000B71D3"/>
    <w:rsid w:val="000B71F5"/>
    <w:rsid w:val="000B722D"/>
    <w:rsid w:val="000B72A6"/>
    <w:rsid w:val="000B7380"/>
    <w:rsid w:val="000B749A"/>
    <w:rsid w:val="000B76FC"/>
    <w:rsid w:val="000B772B"/>
    <w:rsid w:val="000B775D"/>
    <w:rsid w:val="000B7783"/>
    <w:rsid w:val="000B77BE"/>
    <w:rsid w:val="000B77C8"/>
    <w:rsid w:val="000B77F8"/>
    <w:rsid w:val="000B7832"/>
    <w:rsid w:val="000B789F"/>
    <w:rsid w:val="000B78BA"/>
    <w:rsid w:val="000B7A34"/>
    <w:rsid w:val="000B7A5A"/>
    <w:rsid w:val="000B7A79"/>
    <w:rsid w:val="000B7AF0"/>
    <w:rsid w:val="000B7B39"/>
    <w:rsid w:val="000B7B9D"/>
    <w:rsid w:val="000B7C65"/>
    <w:rsid w:val="000B7D1E"/>
    <w:rsid w:val="000B7D2C"/>
    <w:rsid w:val="000B7D92"/>
    <w:rsid w:val="000B7DA7"/>
    <w:rsid w:val="000B7DF0"/>
    <w:rsid w:val="000B7DF3"/>
    <w:rsid w:val="000B7E5B"/>
    <w:rsid w:val="000B7E6D"/>
    <w:rsid w:val="000B7EAA"/>
    <w:rsid w:val="000B7F63"/>
    <w:rsid w:val="000C017A"/>
    <w:rsid w:val="000C02BB"/>
    <w:rsid w:val="000C0305"/>
    <w:rsid w:val="000C0323"/>
    <w:rsid w:val="000C039D"/>
    <w:rsid w:val="000C05FC"/>
    <w:rsid w:val="000C067C"/>
    <w:rsid w:val="000C067E"/>
    <w:rsid w:val="000C06D6"/>
    <w:rsid w:val="000C075A"/>
    <w:rsid w:val="000C0844"/>
    <w:rsid w:val="000C091F"/>
    <w:rsid w:val="000C0921"/>
    <w:rsid w:val="000C09D9"/>
    <w:rsid w:val="000C0A68"/>
    <w:rsid w:val="000C0B54"/>
    <w:rsid w:val="000C0B62"/>
    <w:rsid w:val="000C0BA8"/>
    <w:rsid w:val="000C0CFA"/>
    <w:rsid w:val="000C0E51"/>
    <w:rsid w:val="000C0E6F"/>
    <w:rsid w:val="000C0F99"/>
    <w:rsid w:val="000C1124"/>
    <w:rsid w:val="000C11F2"/>
    <w:rsid w:val="000C11F3"/>
    <w:rsid w:val="000C1231"/>
    <w:rsid w:val="000C123B"/>
    <w:rsid w:val="000C129D"/>
    <w:rsid w:val="000C1316"/>
    <w:rsid w:val="000C1327"/>
    <w:rsid w:val="000C14B0"/>
    <w:rsid w:val="000C14DD"/>
    <w:rsid w:val="000C154B"/>
    <w:rsid w:val="000C156A"/>
    <w:rsid w:val="000C1670"/>
    <w:rsid w:val="000C16E4"/>
    <w:rsid w:val="000C1839"/>
    <w:rsid w:val="000C1841"/>
    <w:rsid w:val="000C1900"/>
    <w:rsid w:val="000C1AB6"/>
    <w:rsid w:val="000C1B28"/>
    <w:rsid w:val="000C1C4A"/>
    <w:rsid w:val="000C1CC0"/>
    <w:rsid w:val="000C1D6E"/>
    <w:rsid w:val="000C2048"/>
    <w:rsid w:val="000C212D"/>
    <w:rsid w:val="000C2171"/>
    <w:rsid w:val="000C21B0"/>
    <w:rsid w:val="000C22BD"/>
    <w:rsid w:val="000C2425"/>
    <w:rsid w:val="000C2497"/>
    <w:rsid w:val="000C24CC"/>
    <w:rsid w:val="000C2555"/>
    <w:rsid w:val="000C25D7"/>
    <w:rsid w:val="000C2785"/>
    <w:rsid w:val="000C27BA"/>
    <w:rsid w:val="000C288B"/>
    <w:rsid w:val="000C28B7"/>
    <w:rsid w:val="000C292B"/>
    <w:rsid w:val="000C2957"/>
    <w:rsid w:val="000C2987"/>
    <w:rsid w:val="000C29B5"/>
    <w:rsid w:val="000C2BEC"/>
    <w:rsid w:val="000C2C83"/>
    <w:rsid w:val="000C2D0E"/>
    <w:rsid w:val="000C2DBB"/>
    <w:rsid w:val="000C2E2F"/>
    <w:rsid w:val="000C2E3D"/>
    <w:rsid w:val="000C2E8B"/>
    <w:rsid w:val="000C2F0A"/>
    <w:rsid w:val="000C2F4D"/>
    <w:rsid w:val="000C30CA"/>
    <w:rsid w:val="000C313B"/>
    <w:rsid w:val="000C31A7"/>
    <w:rsid w:val="000C31BA"/>
    <w:rsid w:val="000C3433"/>
    <w:rsid w:val="000C3449"/>
    <w:rsid w:val="000C3557"/>
    <w:rsid w:val="000C35BF"/>
    <w:rsid w:val="000C361C"/>
    <w:rsid w:val="000C369D"/>
    <w:rsid w:val="000C36C7"/>
    <w:rsid w:val="000C38CA"/>
    <w:rsid w:val="000C38EE"/>
    <w:rsid w:val="000C3931"/>
    <w:rsid w:val="000C394D"/>
    <w:rsid w:val="000C3AF2"/>
    <w:rsid w:val="000C3BFD"/>
    <w:rsid w:val="000C3CD1"/>
    <w:rsid w:val="000C3D05"/>
    <w:rsid w:val="000C3E60"/>
    <w:rsid w:val="000C3E8B"/>
    <w:rsid w:val="000C3F12"/>
    <w:rsid w:val="000C3FE8"/>
    <w:rsid w:val="000C3FF1"/>
    <w:rsid w:val="000C40AF"/>
    <w:rsid w:val="000C40BA"/>
    <w:rsid w:val="000C4248"/>
    <w:rsid w:val="000C42BC"/>
    <w:rsid w:val="000C43D8"/>
    <w:rsid w:val="000C4425"/>
    <w:rsid w:val="000C4651"/>
    <w:rsid w:val="000C4686"/>
    <w:rsid w:val="000C46A9"/>
    <w:rsid w:val="000C4739"/>
    <w:rsid w:val="000C486B"/>
    <w:rsid w:val="000C48A2"/>
    <w:rsid w:val="000C494B"/>
    <w:rsid w:val="000C495F"/>
    <w:rsid w:val="000C4960"/>
    <w:rsid w:val="000C4A9D"/>
    <w:rsid w:val="000C4AFF"/>
    <w:rsid w:val="000C4B05"/>
    <w:rsid w:val="000C4B71"/>
    <w:rsid w:val="000C4BBC"/>
    <w:rsid w:val="000C4CCC"/>
    <w:rsid w:val="000C4CF8"/>
    <w:rsid w:val="000C4D0F"/>
    <w:rsid w:val="000C4D28"/>
    <w:rsid w:val="000C4E04"/>
    <w:rsid w:val="000C4E4A"/>
    <w:rsid w:val="000C4E54"/>
    <w:rsid w:val="000C4EDF"/>
    <w:rsid w:val="000C4EFE"/>
    <w:rsid w:val="000C4F03"/>
    <w:rsid w:val="000C5032"/>
    <w:rsid w:val="000C5067"/>
    <w:rsid w:val="000C50EC"/>
    <w:rsid w:val="000C50F5"/>
    <w:rsid w:val="000C5118"/>
    <w:rsid w:val="000C516F"/>
    <w:rsid w:val="000C51CD"/>
    <w:rsid w:val="000C520C"/>
    <w:rsid w:val="000C5248"/>
    <w:rsid w:val="000C532F"/>
    <w:rsid w:val="000C5355"/>
    <w:rsid w:val="000C5395"/>
    <w:rsid w:val="000C5399"/>
    <w:rsid w:val="000C5496"/>
    <w:rsid w:val="000C54BD"/>
    <w:rsid w:val="000C5559"/>
    <w:rsid w:val="000C562A"/>
    <w:rsid w:val="000C566F"/>
    <w:rsid w:val="000C5733"/>
    <w:rsid w:val="000C5776"/>
    <w:rsid w:val="000C57CC"/>
    <w:rsid w:val="000C5875"/>
    <w:rsid w:val="000C5953"/>
    <w:rsid w:val="000C59D5"/>
    <w:rsid w:val="000C5ACA"/>
    <w:rsid w:val="000C5BA1"/>
    <w:rsid w:val="000C5C63"/>
    <w:rsid w:val="000C5CB7"/>
    <w:rsid w:val="000C5D82"/>
    <w:rsid w:val="000C5D90"/>
    <w:rsid w:val="000C5DD2"/>
    <w:rsid w:val="000C5E45"/>
    <w:rsid w:val="000C5F59"/>
    <w:rsid w:val="000C60E8"/>
    <w:rsid w:val="000C60EC"/>
    <w:rsid w:val="000C613F"/>
    <w:rsid w:val="000C614A"/>
    <w:rsid w:val="000C62D8"/>
    <w:rsid w:val="000C644E"/>
    <w:rsid w:val="000C651A"/>
    <w:rsid w:val="000C6554"/>
    <w:rsid w:val="000C6635"/>
    <w:rsid w:val="000C67A4"/>
    <w:rsid w:val="000C67F5"/>
    <w:rsid w:val="000C68B1"/>
    <w:rsid w:val="000C68D5"/>
    <w:rsid w:val="000C69D7"/>
    <w:rsid w:val="000C6A42"/>
    <w:rsid w:val="000C6B8A"/>
    <w:rsid w:val="000C6C3F"/>
    <w:rsid w:val="000C6C93"/>
    <w:rsid w:val="000C6CCD"/>
    <w:rsid w:val="000C6E4F"/>
    <w:rsid w:val="000C6EEC"/>
    <w:rsid w:val="000C6F0D"/>
    <w:rsid w:val="000C6F14"/>
    <w:rsid w:val="000C6F45"/>
    <w:rsid w:val="000C7117"/>
    <w:rsid w:val="000C7267"/>
    <w:rsid w:val="000C7271"/>
    <w:rsid w:val="000C733E"/>
    <w:rsid w:val="000C736B"/>
    <w:rsid w:val="000C74D1"/>
    <w:rsid w:val="000C751E"/>
    <w:rsid w:val="000C755F"/>
    <w:rsid w:val="000C75C5"/>
    <w:rsid w:val="000C7633"/>
    <w:rsid w:val="000C769C"/>
    <w:rsid w:val="000C77ED"/>
    <w:rsid w:val="000C7817"/>
    <w:rsid w:val="000C786F"/>
    <w:rsid w:val="000C78AE"/>
    <w:rsid w:val="000C792F"/>
    <w:rsid w:val="000C7A6E"/>
    <w:rsid w:val="000C7AD8"/>
    <w:rsid w:val="000C7B0F"/>
    <w:rsid w:val="000C7C17"/>
    <w:rsid w:val="000C7C1A"/>
    <w:rsid w:val="000C7C1D"/>
    <w:rsid w:val="000C7DD2"/>
    <w:rsid w:val="000C7E2E"/>
    <w:rsid w:val="000C7F83"/>
    <w:rsid w:val="000D002E"/>
    <w:rsid w:val="000D0115"/>
    <w:rsid w:val="000D014B"/>
    <w:rsid w:val="000D0230"/>
    <w:rsid w:val="000D02C2"/>
    <w:rsid w:val="000D0356"/>
    <w:rsid w:val="000D0369"/>
    <w:rsid w:val="000D04D0"/>
    <w:rsid w:val="000D04E4"/>
    <w:rsid w:val="000D06DC"/>
    <w:rsid w:val="000D0779"/>
    <w:rsid w:val="000D0A7A"/>
    <w:rsid w:val="000D0A92"/>
    <w:rsid w:val="000D0B98"/>
    <w:rsid w:val="000D0BFF"/>
    <w:rsid w:val="000D0C68"/>
    <w:rsid w:val="000D0E43"/>
    <w:rsid w:val="000D0ED5"/>
    <w:rsid w:val="000D0EF7"/>
    <w:rsid w:val="000D0EFE"/>
    <w:rsid w:val="000D0FA2"/>
    <w:rsid w:val="000D0FE1"/>
    <w:rsid w:val="000D107A"/>
    <w:rsid w:val="000D11B8"/>
    <w:rsid w:val="000D127A"/>
    <w:rsid w:val="000D1295"/>
    <w:rsid w:val="000D12F0"/>
    <w:rsid w:val="000D13CF"/>
    <w:rsid w:val="000D13FF"/>
    <w:rsid w:val="000D142A"/>
    <w:rsid w:val="000D1454"/>
    <w:rsid w:val="000D1472"/>
    <w:rsid w:val="000D14AE"/>
    <w:rsid w:val="000D1550"/>
    <w:rsid w:val="000D15DC"/>
    <w:rsid w:val="000D1662"/>
    <w:rsid w:val="000D1672"/>
    <w:rsid w:val="000D16C6"/>
    <w:rsid w:val="000D1727"/>
    <w:rsid w:val="000D175D"/>
    <w:rsid w:val="000D17A5"/>
    <w:rsid w:val="000D1833"/>
    <w:rsid w:val="000D18CB"/>
    <w:rsid w:val="000D19F0"/>
    <w:rsid w:val="000D1A56"/>
    <w:rsid w:val="000D1A6C"/>
    <w:rsid w:val="000D1A82"/>
    <w:rsid w:val="000D1AC5"/>
    <w:rsid w:val="000D1B28"/>
    <w:rsid w:val="000D1D81"/>
    <w:rsid w:val="000D1E9B"/>
    <w:rsid w:val="000D1EBE"/>
    <w:rsid w:val="000D1F32"/>
    <w:rsid w:val="000D1F61"/>
    <w:rsid w:val="000D21D7"/>
    <w:rsid w:val="000D2306"/>
    <w:rsid w:val="000D231E"/>
    <w:rsid w:val="000D2326"/>
    <w:rsid w:val="000D2329"/>
    <w:rsid w:val="000D241E"/>
    <w:rsid w:val="000D24B0"/>
    <w:rsid w:val="000D254D"/>
    <w:rsid w:val="000D2619"/>
    <w:rsid w:val="000D27D6"/>
    <w:rsid w:val="000D27E1"/>
    <w:rsid w:val="000D2832"/>
    <w:rsid w:val="000D28C9"/>
    <w:rsid w:val="000D2A2E"/>
    <w:rsid w:val="000D2A91"/>
    <w:rsid w:val="000D2B17"/>
    <w:rsid w:val="000D2CAA"/>
    <w:rsid w:val="000D2D4F"/>
    <w:rsid w:val="000D2DFF"/>
    <w:rsid w:val="000D2E1A"/>
    <w:rsid w:val="000D2E22"/>
    <w:rsid w:val="000D2E3D"/>
    <w:rsid w:val="000D2E7F"/>
    <w:rsid w:val="000D2E95"/>
    <w:rsid w:val="000D2F6C"/>
    <w:rsid w:val="000D2F71"/>
    <w:rsid w:val="000D3128"/>
    <w:rsid w:val="000D3144"/>
    <w:rsid w:val="000D326B"/>
    <w:rsid w:val="000D32E2"/>
    <w:rsid w:val="000D332A"/>
    <w:rsid w:val="000D3385"/>
    <w:rsid w:val="000D33CE"/>
    <w:rsid w:val="000D341A"/>
    <w:rsid w:val="000D34C8"/>
    <w:rsid w:val="000D353C"/>
    <w:rsid w:val="000D366C"/>
    <w:rsid w:val="000D3794"/>
    <w:rsid w:val="000D37E9"/>
    <w:rsid w:val="000D37F0"/>
    <w:rsid w:val="000D37F8"/>
    <w:rsid w:val="000D384E"/>
    <w:rsid w:val="000D38B7"/>
    <w:rsid w:val="000D39EF"/>
    <w:rsid w:val="000D39F5"/>
    <w:rsid w:val="000D3A42"/>
    <w:rsid w:val="000D3ACB"/>
    <w:rsid w:val="000D3B38"/>
    <w:rsid w:val="000D3B5B"/>
    <w:rsid w:val="000D3C0B"/>
    <w:rsid w:val="000D3C13"/>
    <w:rsid w:val="000D3C9F"/>
    <w:rsid w:val="000D3D3F"/>
    <w:rsid w:val="000D3DA5"/>
    <w:rsid w:val="000D3DE9"/>
    <w:rsid w:val="000D3E21"/>
    <w:rsid w:val="000D3E5B"/>
    <w:rsid w:val="000D3EE9"/>
    <w:rsid w:val="000D3FDB"/>
    <w:rsid w:val="000D3FE0"/>
    <w:rsid w:val="000D40B5"/>
    <w:rsid w:val="000D4185"/>
    <w:rsid w:val="000D4192"/>
    <w:rsid w:val="000D4196"/>
    <w:rsid w:val="000D421E"/>
    <w:rsid w:val="000D42B1"/>
    <w:rsid w:val="000D42DA"/>
    <w:rsid w:val="000D4353"/>
    <w:rsid w:val="000D4383"/>
    <w:rsid w:val="000D439F"/>
    <w:rsid w:val="000D464F"/>
    <w:rsid w:val="000D46DB"/>
    <w:rsid w:val="000D4891"/>
    <w:rsid w:val="000D4A69"/>
    <w:rsid w:val="000D4A93"/>
    <w:rsid w:val="000D4B29"/>
    <w:rsid w:val="000D4B42"/>
    <w:rsid w:val="000D4BB6"/>
    <w:rsid w:val="000D4E06"/>
    <w:rsid w:val="000D4EDC"/>
    <w:rsid w:val="000D4F86"/>
    <w:rsid w:val="000D4FF5"/>
    <w:rsid w:val="000D5044"/>
    <w:rsid w:val="000D5091"/>
    <w:rsid w:val="000D50A7"/>
    <w:rsid w:val="000D51C9"/>
    <w:rsid w:val="000D525C"/>
    <w:rsid w:val="000D5405"/>
    <w:rsid w:val="000D541F"/>
    <w:rsid w:val="000D5528"/>
    <w:rsid w:val="000D5674"/>
    <w:rsid w:val="000D57AA"/>
    <w:rsid w:val="000D57E3"/>
    <w:rsid w:val="000D5881"/>
    <w:rsid w:val="000D589D"/>
    <w:rsid w:val="000D5909"/>
    <w:rsid w:val="000D5A4E"/>
    <w:rsid w:val="000D5A86"/>
    <w:rsid w:val="000D5A8D"/>
    <w:rsid w:val="000D5B57"/>
    <w:rsid w:val="000D5BA3"/>
    <w:rsid w:val="000D5BBB"/>
    <w:rsid w:val="000D5BBD"/>
    <w:rsid w:val="000D5DA0"/>
    <w:rsid w:val="000D5DCB"/>
    <w:rsid w:val="000D5E77"/>
    <w:rsid w:val="000D5F6B"/>
    <w:rsid w:val="000D5FF1"/>
    <w:rsid w:val="000D6023"/>
    <w:rsid w:val="000D60A6"/>
    <w:rsid w:val="000D60DC"/>
    <w:rsid w:val="000D611F"/>
    <w:rsid w:val="000D61FC"/>
    <w:rsid w:val="000D6270"/>
    <w:rsid w:val="000D629E"/>
    <w:rsid w:val="000D62BD"/>
    <w:rsid w:val="000D62D4"/>
    <w:rsid w:val="000D62FE"/>
    <w:rsid w:val="000D6364"/>
    <w:rsid w:val="000D64D6"/>
    <w:rsid w:val="000D6545"/>
    <w:rsid w:val="000D659F"/>
    <w:rsid w:val="000D65C1"/>
    <w:rsid w:val="000D65CF"/>
    <w:rsid w:val="000D6622"/>
    <w:rsid w:val="000D6646"/>
    <w:rsid w:val="000D666C"/>
    <w:rsid w:val="000D68A5"/>
    <w:rsid w:val="000D68CB"/>
    <w:rsid w:val="000D68EB"/>
    <w:rsid w:val="000D693D"/>
    <w:rsid w:val="000D6B5F"/>
    <w:rsid w:val="000D6B60"/>
    <w:rsid w:val="000D6B73"/>
    <w:rsid w:val="000D6BD8"/>
    <w:rsid w:val="000D6C61"/>
    <w:rsid w:val="000D6CB4"/>
    <w:rsid w:val="000D6F10"/>
    <w:rsid w:val="000D6F4C"/>
    <w:rsid w:val="000D7020"/>
    <w:rsid w:val="000D7038"/>
    <w:rsid w:val="000D7094"/>
    <w:rsid w:val="000D71F4"/>
    <w:rsid w:val="000D726A"/>
    <w:rsid w:val="000D72BA"/>
    <w:rsid w:val="000D72E5"/>
    <w:rsid w:val="000D7307"/>
    <w:rsid w:val="000D7356"/>
    <w:rsid w:val="000D7360"/>
    <w:rsid w:val="000D7376"/>
    <w:rsid w:val="000D7503"/>
    <w:rsid w:val="000D7567"/>
    <w:rsid w:val="000D75C2"/>
    <w:rsid w:val="000D7607"/>
    <w:rsid w:val="000D774A"/>
    <w:rsid w:val="000D7954"/>
    <w:rsid w:val="000D79AC"/>
    <w:rsid w:val="000D7A10"/>
    <w:rsid w:val="000D7AC9"/>
    <w:rsid w:val="000D7C94"/>
    <w:rsid w:val="000D7CB1"/>
    <w:rsid w:val="000D7CFB"/>
    <w:rsid w:val="000D7D6D"/>
    <w:rsid w:val="000D7E7D"/>
    <w:rsid w:val="000D7EFB"/>
    <w:rsid w:val="000D7FBE"/>
    <w:rsid w:val="000E00A9"/>
    <w:rsid w:val="000E014E"/>
    <w:rsid w:val="000E01AF"/>
    <w:rsid w:val="000E0285"/>
    <w:rsid w:val="000E0318"/>
    <w:rsid w:val="000E031B"/>
    <w:rsid w:val="000E04B2"/>
    <w:rsid w:val="000E051E"/>
    <w:rsid w:val="000E05E1"/>
    <w:rsid w:val="000E06B0"/>
    <w:rsid w:val="000E0786"/>
    <w:rsid w:val="000E0789"/>
    <w:rsid w:val="000E07EF"/>
    <w:rsid w:val="000E087B"/>
    <w:rsid w:val="000E091C"/>
    <w:rsid w:val="000E09C9"/>
    <w:rsid w:val="000E0CE6"/>
    <w:rsid w:val="000E0D7A"/>
    <w:rsid w:val="000E0F32"/>
    <w:rsid w:val="000E0F9D"/>
    <w:rsid w:val="000E0FCD"/>
    <w:rsid w:val="000E10B5"/>
    <w:rsid w:val="000E112B"/>
    <w:rsid w:val="000E1169"/>
    <w:rsid w:val="000E11B1"/>
    <w:rsid w:val="000E11E8"/>
    <w:rsid w:val="000E11F7"/>
    <w:rsid w:val="000E13F7"/>
    <w:rsid w:val="000E1495"/>
    <w:rsid w:val="000E14BB"/>
    <w:rsid w:val="000E14C7"/>
    <w:rsid w:val="000E1507"/>
    <w:rsid w:val="000E169D"/>
    <w:rsid w:val="000E1760"/>
    <w:rsid w:val="000E177F"/>
    <w:rsid w:val="000E17B4"/>
    <w:rsid w:val="000E18C4"/>
    <w:rsid w:val="000E18C8"/>
    <w:rsid w:val="000E193B"/>
    <w:rsid w:val="000E1B8E"/>
    <w:rsid w:val="000E1BA3"/>
    <w:rsid w:val="000E1BB1"/>
    <w:rsid w:val="000E1BD7"/>
    <w:rsid w:val="000E1C8B"/>
    <w:rsid w:val="000E1CA0"/>
    <w:rsid w:val="000E1DA1"/>
    <w:rsid w:val="000E1DAE"/>
    <w:rsid w:val="000E1DCE"/>
    <w:rsid w:val="000E1E38"/>
    <w:rsid w:val="000E1E59"/>
    <w:rsid w:val="000E1F4D"/>
    <w:rsid w:val="000E1F7B"/>
    <w:rsid w:val="000E1FBE"/>
    <w:rsid w:val="000E20F1"/>
    <w:rsid w:val="000E20FE"/>
    <w:rsid w:val="000E219E"/>
    <w:rsid w:val="000E22CB"/>
    <w:rsid w:val="000E22E8"/>
    <w:rsid w:val="000E23EC"/>
    <w:rsid w:val="000E24AD"/>
    <w:rsid w:val="000E25BE"/>
    <w:rsid w:val="000E2688"/>
    <w:rsid w:val="000E26D0"/>
    <w:rsid w:val="000E2714"/>
    <w:rsid w:val="000E2752"/>
    <w:rsid w:val="000E279C"/>
    <w:rsid w:val="000E2935"/>
    <w:rsid w:val="000E29BE"/>
    <w:rsid w:val="000E29D8"/>
    <w:rsid w:val="000E2A66"/>
    <w:rsid w:val="000E2C75"/>
    <w:rsid w:val="000E2CB7"/>
    <w:rsid w:val="000E2D95"/>
    <w:rsid w:val="000E2DB3"/>
    <w:rsid w:val="000E2E2A"/>
    <w:rsid w:val="000E2E45"/>
    <w:rsid w:val="000E2EEA"/>
    <w:rsid w:val="000E2EEB"/>
    <w:rsid w:val="000E2F47"/>
    <w:rsid w:val="000E30AF"/>
    <w:rsid w:val="000E30FE"/>
    <w:rsid w:val="000E3148"/>
    <w:rsid w:val="000E3149"/>
    <w:rsid w:val="000E32E9"/>
    <w:rsid w:val="000E3409"/>
    <w:rsid w:val="000E344B"/>
    <w:rsid w:val="000E345D"/>
    <w:rsid w:val="000E34F0"/>
    <w:rsid w:val="000E35C5"/>
    <w:rsid w:val="000E35C7"/>
    <w:rsid w:val="000E369C"/>
    <w:rsid w:val="000E3762"/>
    <w:rsid w:val="000E378C"/>
    <w:rsid w:val="000E379F"/>
    <w:rsid w:val="000E37A0"/>
    <w:rsid w:val="000E37F3"/>
    <w:rsid w:val="000E3810"/>
    <w:rsid w:val="000E383A"/>
    <w:rsid w:val="000E384C"/>
    <w:rsid w:val="000E3992"/>
    <w:rsid w:val="000E39C2"/>
    <w:rsid w:val="000E3A21"/>
    <w:rsid w:val="000E3A31"/>
    <w:rsid w:val="000E3AF7"/>
    <w:rsid w:val="000E3BD6"/>
    <w:rsid w:val="000E3BE8"/>
    <w:rsid w:val="000E3BFA"/>
    <w:rsid w:val="000E3C49"/>
    <w:rsid w:val="000E3C69"/>
    <w:rsid w:val="000E3C7C"/>
    <w:rsid w:val="000E3CA2"/>
    <w:rsid w:val="000E3DBB"/>
    <w:rsid w:val="000E3DC4"/>
    <w:rsid w:val="000E3E38"/>
    <w:rsid w:val="000E3ED8"/>
    <w:rsid w:val="000E3FEE"/>
    <w:rsid w:val="000E405F"/>
    <w:rsid w:val="000E407F"/>
    <w:rsid w:val="000E4086"/>
    <w:rsid w:val="000E408B"/>
    <w:rsid w:val="000E40F8"/>
    <w:rsid w:val="000E4188"/>
    <w:rsid w:val="000E4267"/>
    <w:rsid w:val="000E4272"/>
    <w:rsid w:val="000E4275"/>
    <w:rsid w:val="000E42D8"/>
    <w:rsid w:val="000E4363"/>
    <w:rsid w:val="000E4366"/>
    <w:rsid w:val="000E43C1"/>
    <w:rsid w:val="000E43EA"/>
    <w:rsid w:val="000E445F"/>
    <w:rsid w:val="000E4488"/>
    <w:rsid w:val="000E44D1"/>
    <w:rsid w:val="000E44E2"/>
    <w:rsid w:val="000E4635"/>
    <w:rsid w:val="000E4840"/>
    <w:rsid w:val="000E499B"/>
    <w:rsid w:val="000E4A39"/>
    <w:rsid w:val="000E4A8D"/>
    <w:rsid w:val="000E4AAC"/>
    <w:rsid w:val="000E4B88"/>
    <w:rsid w:val="000E4C09"/>
    <w:rsid w:val="000E4D71"/>
    <w:rsid w:val="000E4D9C"/>
    <w:rsid w:val="000E4E25"/>
    <w:rsid w:val="000E4ECD"/>
    <w:rsid w:val="000E4ED7"/>
    <w:rsid w:val="000E4EF0"/>
    <w:rsid w:val="000E4F7E"/>
    <w:rsid w:val="000E507D"/>
    <w:rsid w:val="000E51EB"/>
    <w:rsid w:val="000E522B"/>
    <w:rsid w:val="000E5261"/>
    <w:rsid w:val="000E5353"/>
    <w:rsid w:val="000E5439"/>
    <w:rsid w:val="000E552C"/>
    <w:rsid w:val="000E560D"/>
    <w:rsid w:val="000E5701"/>
    <w:rsid w:val="000E5718"/>
    <w:rsid w:val="000E5783"/>
    <w:rsid w:val="000E5804"/>
    <w:rsid w:val="000E58B9"/>
    <w:rsid w:val="000E5A4D"/>
    <w:rsid w:val="000E5AB2"/>
    <w:rsid w:val="000E5B59"/>
    <w:rsid w:val="000E5CA3"/>
    <w:rsid w:val="000E5D19"/>
    <w:rsid w:val="000E5E13"/>
    <w:rsid w:val="000E5E63"/>
    <w:rsid w:val="000E5F07"/>
    <w:rsid w:val="000E5F7F"/>
    <w:rsid w:val="000E5F90"/>
    <w:rsid w:val="000E6020"/>
    <w:rsid w:val="000E6045"/>
    <w:rsid w:val="000E62ED"/>
    <w:rsid w:val="000E63D9"/>
    <w:rsid w:val="000E657D"/>
    <w:rsid w:val="000E66BA"/>
    <w:rsid w:val="000E6893"/>
    <w:rsid w:val="000E68AA"/>
    <w:rsid w:val="000E691F"/>
    <w:rsid w:val="000E69F8"/>
    <w:rsid w:val="000E6BA9"/>
    <w:rsid w:val="000E6CA9"/>
    <w:rsid w:val="000E6E26"/>
    <w:rsid w:val="000E6F13"/>
    <w:rsid w:val="000E6FBD"/>
    <w:rsid w:val="000E7055"/>
    <w:rsid w:val="000E70C5"/>
    <w:rsid w:val="000E70D2"/>
    <w:rsid w:val="000E71D9"/>
    <w:rsid w:val="000E71DD"/>
    <w:rsid w:val="000E71EA"/>
    <w:rsid w:val="000E7218"/>
    <w:rsid w:val="000E722B"/>
    <w:rsid w:val="000E7251"/>
    <w:rsid w:val="000E72B4"/>
    <w:rsid w:val="000E73B1"/>
    <w:rsid w:val="000E7562"/>
    <w:rsid w:val="000E7568"/>
    <w:rsid w:val="000E75AC"/>
    <w:rsid w:val="000E7632"/>
    <w:rsid w:val="000E76C0"/>
    <w:rsid w:val="000E7770"/>
    <w:rsid w:val="000E77E6"/>
    <w:rsid w:val="000E78A2"/>
    <w:rsid w:val="000E78BB"/>
    <w:rsid w:val="000E78F8"/>
    <w:rsid w:val="000E7975"/>
    <w:rsid w:val="000E79D4"/>
    <w:rsid w:val="000E7B3A"/>
    <w:rsid w:val="000E7BBB"/>
    <w:rsid w:val="000E7CE7"/>
    <w:rsid w:val="000E7E39"/>
    <w:rsid w:val="000E7E55"/>
    <w:rsid w:val="000E7EE0"/>
    <w:rsid w:val="000E7FF5"/>
    <w:rsid w:val="000F003E"/>
    <w:rsid w:val="000F0102"/>
    <w:rsid w:val="000F0108"/>
    <w:rsid w:val="000F0113"/>
    <w:rsid w:val="000F0130"/>
    <w:rsid w:val="000F06ED"/>
    <w:rsid w:val="000F0712"/>
    <w:rsid w:val="000F0839"/>
    <w:rsid w:val="000F0A44"/>
    <w:rsid w:val="000F0A83"/>
    <w:rsid w:val="000F0AC1"/>
    <w:rsid w:val="000F0B5C"/>
    <w:rsid w:val="000F0C57"/>
    <w:rsid w:val="000F0C82"/>
    <w:rsid w:val="000F0CA8"/>
    <w:rsid w:val="000F0CDA"/>
    <w:rsid w:val="000F0CF6"/>
    <w:rsid w:val="000F0DC1"/>
    <w:rsid w:val="000F0DE5"/>
    <w:rsid w:val="000F0E33"/>
    <w:rsid w:val="000F0E53"/>
    <w:rsid w:val="000F0EC5"/>
    <w:rsid w:val="000F0ECC"/>
    <w:rsid w:val="000F0FA4"/>
    <w:rsid w:val="000F11B3"/>
    <w:rsid w:val="000F11E2"/>
    <w:rsid w:val="000F122B"/>
    <w:rsid w:val="000F1299"/>
    <w:rsid w:val="000F141D"/>
    <w:rsid w:val="000F1459"/>
    <w:rsid w:val="000F14E4"/>
    <w:rsid w:val="000F1526"/>
    <w:rsid w:val="000F15C0"/>
    <w:rsid w:val="000F15D2"/>
    <w:rsid w:val="000F15E9"/>
    <w:rsid w:val="000F16D2"/>
    <w:rsid w:val="000F170A"/>
    <w:rsid w:val="000F1857"/>
    <w:rsid w:val="000F19E1"/>
    <w:rsid w:val="000F1A2D"/>
    <w:rsid w:val="000F1A93"/>
    <w:rsid w:val="000F1AD4"/>
    <w:rsid w:val="000F1B1C"/>
    <w:rsid w:val="000F1C29"/>
    <w:rsid w:val="000F1C65"/>
    <w:rsid w:val="000F1D12"/>
    <w:rsid w:val="000F1DCC"/>
    <w:rsid w:val="000F1E79"/>
    <w:rsid w:val="000F1EEA"/>
    <w:rsid w:val="000F1F7B"/>
    <w:rsid w:val="000F2005"/>
    <w:rsid w:val="000F211B"/>
    <w:rsid w:val="000F2243"/>
    <w:rsid w:val="000F22A3"/>
    <w:rsid w:val="000F22AE"/>
    <w:rsid w:val="000F234B"/>
    <w:rsid w:val="000F23DA"/>
    <w:rsid w:val="000F25A8"/>
    <w:rsid w:val="000F262E"/>
    <w:rsid w:val="000F263A"/>
    <w:rsid w:val="000F26D3"/>
    <w:rsid w:val="000F2700"/>
    <w:rsid w:val="000F2755"/>
    <w:rsid w:val="000F29A9"/>
    <w:rsid w:val="000F29F4"/>
    <w:rsid w:val="000F2A0D"/>
    <w:rsid w:val="000F2A37"/>
    <w:rsid w:val="000F2B7E"/>
    <w:rsid w:val="000F2CE3"/>
    <w:rsid w:val="000F2D43"/>
    <w:rsid w:val="000F2D6E"/>
    <w:rsid w:val="000F2D91"/>
    <w:rsid w:val="000F2DB5"/>
    <w:rsid w:val="000F2E95"/>
    <w:rsid w:val="000F2F7D"/>
    <w:rsid w:val="000F3196"/>
    <w:rsid w:val="000F31B3"/>
    <w:rsid w:val="000F3477"/>
    <w:rsid w:val="000F34FF"/>
    <w:rsid w:val="000F350D"/>
    <w:rsid w:val="000F35A7"/>
    <w:rsid w:val="000F373C"/>
    <w:rsid w:val="000F374A"/>
    <w:rsid w:val="000F3788"/>
    <w:rsid w:val="000F37C5"/>
    <w:rsid w:val="000F37E0"/>
    <w:rsid w:val="000F389E"/>
    <w:rsid w:val="000F3A2F"/>
    <w:rsid w:val="000F3A3A"/>
    <w:rsid w:val="000F3A5D"/>
    <w:rsid w:val="000F3B0B"/>
    <w:rsid w:val="000F3BA6"/>
    <w:rsid w:val="000F3C72"/>
    <w:rsid w:val="000F3C83"/>
    <w:rsid w:val="000F3CA2"/>
    <w:rsid w:val="000F3CF7"/>
    <w:rsid w:val="000F3D37"/>
    <w:rsid w:val="000F3DDD"/>
    <w:rsid w:val="000F3EF1"/>
    <w:rsid w:val="000F3F0D"/>
    <w:rsid w:val="000F3F3B"/>
    <w:rsid w:val="000F3F6E"/>
    <w:rsid w:val="000F3FB0"/>
    <w:rsid w:val="000F4095"/>
    <w:rsid w:val="000F4156"/>
    <w:rsid w:val="000F422D"/>
    <w:rsid w:val="000F431A"/>
    <w:rsid w:val="000F43AA"/>
    <w:rsid w:val="000F4434"/>
    <w:rsid w:val="000F4446"/>
    <w:rsid w:val="000F4482"/>
    <w:rsid w:val="000F458D"/>
    <w:rsid w:val="000F4599"/>
    <w:rsid w:val="000F45D0"/>
    <w:rsid w:val="000F468C"/>
    <w:rsid w:val="000F4706"/>
    <w:rsid w:val="000F47D3"/>
    <w:rsid w:val="000F4856"/>
    <w:rsid w:val="000F489C"/>
    <w:rsid w:val="000F491B"/>
    <w:rsid w:val="000F49F6"/>
    <w:rsid w:val="000F4A93"/>
    <w:rsid w:val="000F4B2B"/>
    <w:rsid w:val="000F4D5E"/>
    <w:rsid w:val="000F4DC4"/>
    <w:rsid w:val="000F4E2A"/>
    <w:rsid w:val="000F4E3C"/>
    <w:rsid w:val="000F4EDF"/>
    <w:rsid w:val="000F4FBC"/>
    <w:rsid w:val="000F5023"/>
    <w:rsid w:val="000F50D1"/>
    <w:rsid w:val="000F5132"/>
    <w:rsid w:val="000F5144"/>
    <w:rsid w:val="000F5225"/>
    <w:rsid w:val="000F5236"/>
    <w:rsid w:val="000F52AD"/>
    <w:rsid w:val="000F5342"/>
    <w:rsid w:val="000F5507"/>
    <w:rsid w:val="000F557E"/>
    <w:rsid w:val="000F5585"/>
    <w:rsid w:val="000F55DC"/>
    <w:rsid w:val="000F583F"/>
    <w:rsid w:val="000F5933"/>
    <w:rsid w:val="000F59C2"/>
    <w:rsid w:val="000F5A15"/>
    <w:rsid w:val="000F5A37"/>
    <w:rsid w:val="000F5A90"/>
    <w:rsid w:val="000F5ADC"/>
    <w:rsid w:val="000F5AF6"/>
    <w:rsid w:val="000F5D9C"/>
    <w:rsid w:val="000F5D9F"/>
    <w:rsid w:val="000F5DEB"/>
    <w:rsid w:val="000F5E07"/>
    <w:rsid w:val="000F5E26"/>
    <w:rsid w:val="000F5ED2"/>
    <w:rsid w:val="000F5ED9"/>
    <w:rsid w:val="000F5EF5"/>
    <w:rsid w:val="000F5F54"/>
    <w:rsid w:val="000F5F88"/>
    <w:rsid w:val="000F6011"/>
    <w:rsid w:val="000F6047"/>
    <w:rsid w:val="000F6180"/>
    <w:rsid w:val="000F6324"/>
    <w:rsid w:val="000F6360"/>
    <w:rsid w:val="000F63BB"/>
    <w:rsid w:val="000F63EE"/>
    <w:rsid w:val="000F6448"/>
    <w:rsid w:val="000F657D"/>
    <w:rsid w:val="000F65D0"/>
    <w:rsid w:val="000F6628"/>
    <w:rsid w:val="000F671F"/>
    <w:rsid w:val="000F67A9"/>
    <w:rsid w:val="000F6814"/>
    <w:rsid w:val="000F685B"/>
    <w:rsid w:val="000F6878"/>
    <w:rsid w:val="000F6895"/>
    <w:rsid w:val="000F68B2"/>
    <w:rsid w:val="000F693A"/>
    <w:rsid w:val="000F696B"/>
    <w:rsid w:val="000F69DF"/>
    <w:rsid w:val="000F69E9"/>
    <w:rsid w:val="000F69FE"/>
    <w:rsid w:val="000F6B45"/>
    <w:rsid w:val="000F6B87"/>
    <w:rsid w:val="000F6B8A"/>
    <w:rsid w:val="000F6BFC"/>
    <w:rsid w:val="000F6C29"/>
    <w:rsid w:val="000F6C59"/>
    <w:rsid w:val="000F6CA5"/>
    <w:rsid w:val="000F6D6A"/>
    <w:rsid w:val="000F6DB8"/>
    <w:rsid w:val="000F6E01"/>
    <w:rsid w:val="000F6E0F"/>
    <w:rsid w:val="000F6E22"/>
    <w:rsid w:val="000F6E25"/>
    <w:rsid w:val="000F6E6E"/>
    <w:rsid w:val="000F6E77"/>
    <w:rsid w:val="000F6F07"/>
    <w:rsid w:val="000F6F58"/>
    <w:rsid w:val="000F6F7C"/>
    <w:rsid w:val="000F7161"/>
    <w:rsid w:val="000F71A8"/>
    <w:rsid w:val="000F727E"/>
    <w:rsid w:val="000F72F8"/>
    <w:rsid w:val="000F730C"/>
    <w:rsid w:val="000F734D"/>
    <w:rsid w:val="000F73AB"/>
    <w:rsid w:val="000F73B9"/>
    <w:rsid w:val="000F743D"/>
    <w:rsid w:val="000F7493"/>
    <w:rsid w:val="000F750D"/>
    <w:rsid w:val="000F7570"/>
    <w:rsid w:val="000F75A0"/>
    <w:rsid w:val="000F75F5"/>
    <w:rsid w:val="000F7623"/>
    <w:rsid w:val="000F7687"/>
    <w:rsid w:val="000F768C"/>
    <w:rsid w:val="000F76F4"/>
    <w:rsid w:val="000F7849"/>
    <w:rsid w:val="000F7958"/>
    <w:rsid w:val="000F79C8"/>
    <w:rsid w:val="000F7A81"/>
    <w:rsid w:val="000F7B06"/>
    <w:rsid w:val="000F7B0A"/>
    <w:rsid w:val="000F7E11"/>
    <w:rsid w:val="000F7E7D"/>
    <w:rsid w:val="000F7F66"/>
    <w:rsid w:val="000F7FCB"/>
    <w:rsid w:val="000F7FCC"/>
    <w:rsid w:val="0010002B"/>
    <w:rsid w:val="0010008B"/>
    <w:rsid w:val="001000AD"/>
    <w:rsid w:val="001000F0"/>
    <w:rsid w:val="001001F5"/>
    <w:rsid w:val="00100215"/>
    <w:rsid w:val="001002A8"/>
    <w:rsid w:val="00100354"/>
    <w:rsid w:val="00100495"/>
    <w:rsid w:val="001006BB"/>
    <w:rsid w:val="00100789"/>
    <w:rsid w:val="001007AA"/>
    <w:rsid w:val="001007D4"/>
    <w:rsid w:val="001007FB"/>
    <w:rsid w:val="00100952"/>
    <w:rsid w:val="0010095C"/>
    <w:rsid w:val="00100AA9"/>
    <w:rsid w:val="00100B74"/>
    <w:rsid w:val="00100B77"/>
    <w:rsid w:val="00100B9C"/>
    <w:rsid w:val="00100C63"/>
    <w:rsid w:val="00100D79"/>
    <w:rsid w:val="00100E03"/>
    <w:rsid w:val="00100E5D"/>
    <w:rsid w:val="00100EAB"/>
    <w:rsid w:val="00100F62"/>
    <w:rsid w:val="00100F94"/>
    <w:rsid w:val="00100FCB"/>
    <w:rsid w:val="00100FCE"/>
    <w:rsid w:val="001011A3"/>
    <w:rsid w:val="001011A4"/>
    <w:rsid w:val="001011A6"/>
    <w:rsid w:val="00101429"/>
    <w:rsid w:val="00101595"/>
    <w:rsid w:val="001015F2"/>
    <w:rsid w:val="0010160D"/>
    <w:rsid w:val="00101718"/>
    <w:rsid w:val="0010187B"/>
    <w:rsid w:val="001019FD"/>
    <w:rsid w:val="00101A6F"/>
    <w:rsid w:val="00101B20"/>
    <w:rsid w:val="00101B9B"/>
    <w:rsid w:val="00101C06"/>
    <w:rsid w:val="00101C72"/>
    <w:rsid w:val="00101CA3"/>
    <w:rsid w:val="00101CC7"/>
    <w:rsid w:val="00101E70"/>
    <w:rsid w:val="00101E8E"/>
    <w:rsid w:val="00101EBF"/>
    <w:rsid w:val="00101F7A"/>
    <w:rsid w:val="00101FEE"/>
    <w:rsid w:val="00101FFA"/>
    <w:rsid w:val="00102049"/>
    <w:rsid w:val="00102072"/>
    <w:rsid w:val="00102086"/>
    <w:rsid w:val="001020E6"/>
    <w:rsid w:val="0010222A"/>
    <w:rsid w:val="001022FF"/>
    <w:rsid w:val="0010232B"/>
    <w:rsid w:val="001023DD"/>
    <w:rsid w:val="00102486"/>
    <w:rsid w:val="00102496"/>
    <w:rsid w:val="0010249F"/>
    <w:rsid w:val="001025C2"/>
    <w:rsid w:val="001027CD"/>
    <w:rsid w:val="0010285A"/>
    <w:rsid w:val="00102890"/>
    <w:rsid w:val="001028AE"/>
    <w:rsid w:val="0010290C"/>
    <w:rsid w:val="00102959"/>
    <w:rsid w:val="001029EB"/>
    <w:rsid w:val="00102A29"/>
    <w:rsid w:val="00102ABE"/>
    <w:rsid w:val="00102B32"/>
    <w:rsid w:val="00102C1D"/>
    <w:rsid w:val="00102CFD"/>
    <w:rsid w:val="00102D21"/>
    <w:rsid w:val="00102DC7"/>
    <w:rsid w:val="00102E5C"/>
    <w:rsid w:val="00102E62"/>
    <w:rsid w:val="00102ED8"/>
    <w:rsid w:val="00103040"/>
    <w:rsid w:val="00103152"/>
    <w:rsid w:val="00103238"/>
    <w:rsid w:val="00103272"/>
    <w:rsid w:val="00103332"/>
    <w:rsid w:val="001033E4"/>
    <w:rsid w:val="0010345E"/>
    <w:rsid w:val="001034DA"/>
    <w:rsid w:val="001034F7"/>
    <w:rsid w:val="001035CE"/>
    <w:rsid w:val="001035DC"/>
    <w:rsid w:val="001036AB"/>
    <w:rsid w:val="001037DB"/>
    <w:rsid w:val="001037E6"/>
    <w:rsid w:val="00103800"/>
    <w:rsid w:val="001039EC"/>
    <w:rsid w:val="00103AC9"/>
    <w:rsid w:val="00103B53"/>
    <w:rsid w:val="00103BCD"/>
    <w:rsid w:val="00103BD3"/>
    <w:rsid w:val="00103BE2"/>
    <w:rsid w:val="00103CA2"/>
    <w:rsid w:val="00103DC0"/>
    <w:rsid w:val="00103E19"/>
    <w:rsid w:val="00103E49"/>
    <w:rsid w:val="00103E9C"/>
    <w:rsid w:val="00103EC4"/>
    <w:rsid w:val="00103EC5"/>
    <w:rsid w:val="00103F25"/>
    <w:rsid w:val="00103F29"/>
    <w:rsid w:val="00103F37"/>
    <w:rsid w:val="00103FA1"/>
    <w:rsid w:val="00103FA5"/>
    <w:rsid w:val="00104072"/>
    <w:rsid w:val="00104095"/>
    <w:rsid w:val="001040AD"/>
    <w:rsid w:val="001040F9"/>
    <w:rsid w:val="0010410A"/>
    <w:rsid w:val="0010413C"/>
    <w:rsid w:val="0010414F"/>
    <w:rsid w:val="00104175"/>
    <w:rsid w:val="001041A3"/>
    <w:rsid w:val="001042FA"/>
    <w:rsid w:val="0010435C"/>
    <w:rsid w:val="001043C0"/>
    <w:rsid w:val="00104401"/>
    <w:rsid w:val="00104440"/>
    <w:rsid w:val="00104490"/>
    <w:rsid w:val="00104516"/>
    <w:rsid w:val="0010456D"/>
    <w:rsid w:val="0010458C"/>
    <w:rsid w:val="00104611"/>
    <w:rsid w:val="00104784"/>
    <w:rsid w:val="001047DB"/>
    <w:rsid w:val="00104903"/>
    <w:rsid w:val="00104918"/>
    <w:rsid w:val="0010492D"/>
    <w:rsid w:val="00104993"/>
    <w:rsid w:val="001049D4"/>
    <w:rsid w:val="001049F0"/>
    <w:rsid w:val="00104AC2"/>
    <w:rsid w:val="00104C00"/>
    <w:rsid w:val="00104C9D"/>
    <w:rsid w:val="00104CAA"/>
    <w:rsid w:val="00104CB6"/>
    <w:rsid w:val="00104D67"/>
    <w:rsid w:val="00104DA6"/>
    <w:rsid w:val="00104FA4"/>
    <w:rsid w:val="001050DD"/>
    <w:rsid w:val="001050E5"/>
    <w:rsid w:val="0010516A"/>
    <w:rsid w:val="00105183"/>
    <w:rsid w:val="0010519D"/>
    <w:rsid w:val="001051BA"/>
    <w:rsid w:val="0010527F"/>
    <w:rsid w:val="0010533E"/>
    <w:rsid w:val="00105373"/>
    <w:rsid w:val="00105483"/>
    <w:rsid w:val="001054AB"/>
    <w:rsid w:val="0010550F"/>
    <w:rsid w:val="00105583"/>
    <w:rsid w:val="001055DF"/>
    <w:rsid w:val="001056B9"/>
    <w:rsid w:val="001056FF"/>
    <w:rsid w:val="00105717"/>
    <w:rsid w:val="00105823"/>
    <w:rsid w:val="001058C9"/>
    <w:rsid w:val="0010594B"/>
    <w:rsid w:val="00105982"/>
    <w:rsid w:val="00105A16"/>
    <w:rsid w:val="00105A7C"/>
    <w:rsid w:val="00105A80"/>
    <w:rsid w:val="00105ACB"/>
    <w:rsid w:val="00105C5F"/>
    <w:rsid w:val="00105CC9"/>
    <w:rsid w:val="00105CDA"/>
    <w:rsid w:val="00105D3A"/>
    <w:rsid w:val="00105DC5"/>
    <w:rsid w:val="00105E1D"/>
    <w:rsid w:val="00105E78"/>
    <w:rsid w:val="00105ED3"/>
    <w:rsid w:val="001060E6"/>
    <w:rsid w:val="00106133"/>
    <w:rsid w:val="001061D8"/>
    <w:rsid w:val="001062FC"/>
    <w:rsid w:val="00106378"/>
    <w:rsid w:val="001063A5"/>
    <w:rsid w:val="00106488"/>
    <w:rsid w:val="00106522"/>
    <w:rsid w:val="00106591"/>
    <w:rsid w:val="00106698"/>
    <w:rsid w:val="001066A4"/>
    <w:rsid w:val="001066EB"/>
    <w:rsid w:val="001069C1"/>
    <w:rsid w:val="00106AB9"/>
    <w:rsid w:val="00106C06"/>
    <w:rsid w:val="00106C5B"/>
    <w:rsid w:val="00106C6E"/>
    <w:rsid w:val="00106CFA"/>
    <w:rsid w:val="00106D57"/>
    <w:rsid w:val="00106EF8"/>
    <w:rsid w:val="00106F4C"/>
    <w:rsid w:val="00106FAC"/>
    <w:rsid w:val="00107069"/>
    <w:rsid w:val="00107163"/>
    <w:rsid w:val="00107171"/>
    <w:rsid w:val="0010728D"/>
    <w:rsid w:val="001072D3"/>
    <w:rsid w:val="001073F2"/>
    <w:rsid w:val="001074FE"/>
    <w:rsid w:val="00107543"/>
    <w:rsid w:val="0010754C"/>
    <w:rsid w:val="00107581"/>
    <w:rsid w:val="0010759D"/>
    <w:rsid w:val="001075B9"/>
    <w:rsid w:val="001075DA"/>
    <w:rsid w:val="001075E6"/>
    <w:rsid w:val="001076DE"/>
    <w:rsid w:val="0010781E"/>
    <w:rsid w:val="00107843"/>
    <w:rsid w:val="0010791D"/>
    <w:rsid w:val="0010797C"/>
    <w:rsid w:val="0010799D"/>
    <w:rsid w:val="00107A62"/>
    <w:rsid w:val="00107B38"/>
    <w:rsid w:val="00107B53"/>
    <w:rsid w:val="00107C2A"/>
    <w:rsid w:val="00107C8A"/>
    <w:rsid w:val="00107CCB"/>
    <w:rsid w:val="00107CF9"/>
    <w:rsid w:val="00107D48"/>
    <w:rsid w:val="00107E8E"/>
    <w:rsid w:val="00107EFF"/>
    <w:rsid w:val="00107F6B"/>
    <w:rsid w:val="00107FB6"/>
    <w:rsid w:val="001100B2"/>
    <w:rsid w:val="001100CF"/>
    <w:rsid w:val="0011018E"/>
    <w:rsid w:val="001101D8"/>
    <w:rsid w:val="0011028B"/>
    <w:rsid w:val="00110300"/>
    <w:rsid w:val="0011035D"/>
    <w:rsid w:val="00110375"/>
    <w:rsid w:val="0011042C"/>
    <w:rsid w:val="00110459"/>
    <w:rsid w:val="001104DC"/>
    <w:rsid w:val="0011067E"/>
    <w:rsid w:val="00110710"/>
    <w:rsid w:val="00110711"/>
    <w:rsid w:val="00110791"/>
    <w:rsid w:val="00110817"/>
    <w:rsid w:val="0011085B"/>
    <w:rsid w:val="00110864"/>
    <w:rsid w:val="00110867"/>
    <w:rsid w:val="001108C5"/>
    <w:rsid w:val="001109A1"/>
    <w:rsid w:val="00110A01"/>
    <w:rsid w:val="00110B27"/>
    <w:rsid w:val="00110BB1"/>
    <w:rsid w:val="00110CEE"/>
    <w:rsid w:val="00110D22"/>
    <w:rsid w:val="00110E39"/>
    <w:rsid w:val="00110E59"/>
    <w:rsid w:val="00110EF6"/>
    <w:rsid w:val="00111021"/>
    <w:rsid w:val="00111075"/>
    <w:rsid w:val="0011109C"/>
    <w:rsid w:val="001111AB"/>
    <w:rsid w:val="0011132A"/>
    <w:rsid w:val="001113FA"/>
    <w:rsid w:val="00111495"/>
    <w:rsid w:val="00111557"/>
    <w:rsid w:val="00111564"/>
    <w:rsid w:val="00111570"/>
    <w:rsid w:val="001115EE"/>
    <w:rsid w:val="00111646"/>
    <w:rsid w:val="0011164F"/>
    <w:rsid w:val="00111657"/>
    <w:rsid w:val="00111691"/>
    <w:rsid w:val="001116AB"/>
    <w:rsid w:val="00111776"/>
    <w:rsid w:val="00111777"/>
    <w:rsid w:val="00111900"/>
    <w:rsid w:val="0011197B"/>
    <w:rsid w:val="00111A25"/>
    <w:rsid w:val="00111D74"/>
    <w:rsid w:val="00111F4A"/>
    <w:rsid w:val="00112099"/>
    <w:rsid w:val="0011209B"/>
    <w:rsid w:val="00112127"/>
    <w:rsid w:val="001121B1"/>
    <w:rsid w:val="001122B2"/>
    <w:rsid w:val="0011244F"/>
    <w:rsid w:val="00112461"/>
    <w:rsid w:val="001124FF"/>
    <w:rsid w:val="00112556"/>
    <w:rsid w:val="00112590"/>
    <w:rsid w:val="001127D9"/>
    <w:rsid w:val="001127E7"/>
    <w:rsid w:val="001128F5"/>
    <w:rsid w:val="0011296E"/>
    <w:rsid w:val="0011299C"/>
    <w:rsid w:val="00112A3E"/>
    <w:rsid w:val="00112A9D"/>
    <w:rsid w:val="00112B32"/>
    <w:rsid w:val="00112B49"/>
    <w:rsid w:val="00112B91"/>
    <w:rsid w:val="00112BF1"/>
    <w:rsid w:val="00112C63"/>
    <w:rsid w:val="00112C79"/>
    <w:rsid w:val="00112CED"/>
    <w:rsid w:val="00112E08"/>
    <w:rsid w:val="00113058"/>
    <w:rsid w:val="001130C7"/>
    <w:rsid w:val="001132D9"/>
    <w:rsid w:val="00113304"/>
    <w:rsid w:val="0011335D"/>
    <w:rsid w:val="001133C3"/>
    <w:rsid w:val="0011345C"/>
    <w:rsid w:val="001134A6"/>
    <w:rsid w:val="001136AD"/>
    <w:rsid w:val="001136F2"/>
    <w:rsid w:val="00113752"/>
    <w:rsid w:val="00113846"/>
    <w:rsid w:val="001138C1"/>
    <w:rsid w:val="00113936"/>
    <w:rsid w:val="001139B9"/>
    <w:rsid w:val="00113A11"/>
    <w:rsid w:val="00113A20"/>
    <w:rsid w:val="00113A69"/>
    <w:rsid w:val="00113A98"/>
    <w:rsid w:val="00113AFA"/>
    <w:rsid w:val="00113BFC"/>
    <w:rsid w:val="00113C5E"/>
    <w:rsid w:val="00113C96"/>
    <w:rsid w:val="00113E52"/>
    <w:rsid w:val="00113FB7"/>
    <w:rsid w:val="00114009"/>
    <w:rsid w:val="00114022"/>
    <w:rsid w:val="0011414A"/>
    <w:rsid w:val="001141A9"/>
    <w:rsid w:val="001141B4"/>
    <w:rsid w:val="00114204"/>
    <w:rsid w:val="00114248"/>
    <w:rsid w:val="001142FC"/>
    <w:rsid w:val="00114306"/>
    <w:rsid w:val="001143F0"/>
    <w:rsid w:val="0011445A"/>
    <w:rsid w:val="001147CE"/>
    <w:rsid w:val="001147D5"/>
    <w:rsid w:val="0011499C"/>
    <w:rsid w:val="00114BDB"/>
    <w:rsid w:val="00114CA4"/>
    <w:rsid w:val="00114CD8"/>
    <w:rsid w:val="00114D91"/>
    <w:rsid w:val="00114DC7"/>
    <w:rsid w:val="00114EC4"/>
    <w:rsid w:val="00114F6A"/>
    <w:rsid w:val="00114FBB"/>
    <w:rsid w:val="00114FD0"/>
    <w:rsid w:val="00115110"/>
    <w:rsid w:val="00115164"/>
    <w:rsid w:val="00115210"/>
    <w:rsid w:val="00115227"/>
    <w:rsid w:val="00115312"/>
    <w:rsid w:val="00115414"/>
    <w:rsid w:val="00115415"/>
    <w:rsid w:val="00115467"/>
    <w:rsid w:val="00115581"/>
    <w:rsid w:val="00115615"/>
    <w:rsid w:val="00115657"/>
    <w:rsid w:val="00115691"/>
    <w:rsid w:val="001156E3"/>
    <w:rsid w:val="001156E4"/>
    <w:rsid w:val="0011571F"/>
    <w:rsid w:val="0011576C"/>
    <w:rsid w:val="00115781"/>
    <w:rsid w:val="00115783"/>
    <w:rsid w:val="00115790"/>
    <w:rsid w:val="00115805"/>
    <w:rsid w:val="00115814"/>
    <w:rsid w:val="00115860"/>
    <w:rsid w:val="001158F9"/>
    <w:rsid w:val="0011591D"/>
    <w:rsid w:val="00115922"/>
    <w:rsid w:val="001159BD"/>
    <w:rsid w:val="00115ABF"/>
    <w:rsid w:val="00115B9C"/>
    <w:rsid w:val="00115BF1"/>
    <w:rsid w:val="00115C79"/>
    <w:rsid w:val="00115D35"/>
    <w:rsid w:val="00115DA2"/>
    <w:rsid w:val="00115DD1"/>
    <w:rsid w:val="00115E38"/>
    <w:rsid w:val="00115EE2"/>
    <w:rsid w:val="00115EFE"/>
    <w:rsid w:val="00115F1B"/>
    <w:rsid w:val="00115F81"/>
    <w:rsid w:val="00116022"/>
    <w:rsid w:val="001160E8"/>
    <w:rsid w:val="00116192"/>
    <w:rsid w:val="0011638A"/>
    <w:rsid w:val="001163EC"/>
    <w:rsid w:val="001164CD"/>
    <w:rsid w:val="001164F0"/>
    <w:rsid w:val="001165B3"/>
    <w:rsid w:val="00116695"/>
    <w:rsid w:val="001167BE"/>
    <w:rsid w:val="00116833"/>
    <w:rsid w:val="001169F5"/>
    <w:rsid w:val="00116AFC"/>
    <w:rsid w:val="00116BAC"/>
    <w:rsid w:val="00116C17"/>
    <w:rsid w:val="00116C22"/>
    <w:rsid w:val="00116C5D"/>
    <w:rsid w:val="00116CEE"/>
    <w:rsid w:val="00116E50"/>
    <w:rsid w:val="00116EAF"/>
    <w:rsid w:val="00116F36"/>
    <w:rsid w:val="001170C1"/>
    <w:rsid w:val="001170C7"/>
    <w:rsid w:val="00117165"/>
    <w:rsid w:val="00117297"/>
    <w:rsid w:val="001172A5"/>
    <w:rsid w:val="001172DE"/>
    <w:rsid w:val="001172EB"/>
    <w:rsid w:val="00117403"/>
    <w:rsid w:val="001175A0"/>
    <w:rsid w:val="001176A1"/>
    <w:rsid w:val="00117979"/>
    <w:rsid w:val="00117987"/>
    <w:rsid w:val="00117B07"/>
    <w:rsid w:val="00117BBA"/>
    <w:rsid w:val="00117BBF"/>
    <w:rsid w:val="00117CD0"/>
    <w:rsid w:val="00117D1E"/>
    <w:rsid w:val="00117DC1"/>
    <w:rsid w:val="00117DEB"/>
    <w:rsid w:val="00117E0B"/>
    <w:rsid w:val="00117E34"/>
    <w:rsid w:val="00117EA5"/>
    <w:rsid w:val="00117EA7"/>
    <w:rsid w:val="00117FD6"/>
    <w:rsid w:val="001200D6"/>
    <w:rsid w:val="0012019B"/>
    <w:rsid w:val="001201EB"/>
    <w:rsid w:val="00120295"/>
    <w:rsid w:val="001202A2"/>
    <w:rsid w:val="001202B7"/>
    <w:rsid w:val="00120470"/>
    <w:rsid w:val="001204F3"/>
    <w:rsid w:val="00120512"/>
    <w:rsid w:val="001205BF"/>
    <w:rsid w:val="001206C3"/>
    <w:rsid w:val="00120845"/>
    <w:rsid w:val="00120967"/>
    <w:rsid w:val="00120A2E"/>
    <w:rsid w:val="00120A9C"/>
    <w:rsid w:val="00120AB6"/>
    <w:rsid w:val="00120CB1"/>
    <w:rsid w:val="00120CBD"/>
    <w:rsid w:val="00120CE5"/>
    <w:rsid w:val="00120EA1"/>
    <w:rsid w:val="00120F2C"/>
    <w:rsid w:val="00120F61"/>
    <w:rsid w:val="00120FC2"/>
    <w:rsid w:val="00120FE6"/>
    <w:rsid w:val="001210B7"/>
    <w:rsid w:val="00121287"/>
    <w:rsid w:val="00121395"/>
    <w:rsid w:val="00121481"/>
    <w:rsid w:val="001215CE"/>
    <w:rsid w:val="00121605"/>
    <w:rsid w:val="001216EE"/>
    <w:rsid w:val="00121753"/>
    <w:rsid w:val="0012183A"/>
    <w:rsid w:val="001218EE"/>
    <w:rsid w:val="00121994"/>
    <w:rsid w:val="001219B6"/>
    <w:rsid w:val="00121AAF"/>
    <w:rsid w:val="00121C75"/>
    <w:rsid w:val="00121C88"/>
    <w:rsid w:val="00121CE3"/>
    <w:rsid w:val="00121D6B"/>
    <w:rsid w:val="00121DF0"/>
    <w:rsid w:val="00121EF9"/>
    <w:rsid w:val="00121F51"/>
    <w:rsid w:val="00121FA6"/>
    <w:rsid w:val="00122024"/>
    <w:rsid w:val="00122042"/>
    <w:rsid w:val="00122065"/>
    <w:rsid w:val="0012207D"/>
    <w:rsid w:val="001220D9"/>
    <w:rsid w:val="0012214D"/>
    <w:rsid w:val="001221D5"/>
    <w:rsid w:val="00122341"/>
    <w:rsid w:val="001223CF"/>
    <w:rsid w:val="00122453"/>
    <w:rsid w:val="001224AD"/>
    <w:rsid w:val="00122585"/>
    <w:rsid w:val="00122587"/>
    <w:rsid w:val="001225D3"/>
    <w:rsid w:val="0012260D"/>
    <w:rsid w:val="001226F4"/>
    <w:rsid w:val="001227D0"/>
    <w:rsid w:val="00122880"/>
    <w:rsid w:val="001228DE"/>
    <w:rsid w:val="0012295C"/>
    <w:rsid w:val="00122970"/>
    <w:rsid w:val="0012298C"/>
    <w:rsid w:val="00122994"/>
    <w:rsid w:val="00122A81"/>
    <w:rsid w:val="00122AC1"/>
    <w:rsid w:val="00122B52"/>
    <w:rsid w:val="00122C65"/>
    <w:rsid w:val="00122C6B"/>
    <w:rsid w:val="00122C98"/>
    <w:rsid w:val="00122D68"/>
    <w:rsid w:val="00122D7F"/>
    <w:rsid w:val="00122DC1"/>
    <w:rsid w:val="00122E41"/>
    <w:rsid w:val="00122EA0"/>
    <w:rsid w:val="00122EC6"/>
    <w:rsid w:val="00122EEA"/>
    <w:rsid w:val="00122F57"/>
    <w:rsid w:val="00122F69"/>
    <w:rsid w:val="00122F8B"/>
    <w:rsid w:val="00123010"/>
    <w:rsid w:val="001231D1"/>
    <w:rsid w:val="00123205"/>
    <w:rsid w:val="0012330D"/>
    <w:rsid w:val="00123310"/>
    <w:rsid w:val="00123319"/>
    <w:rsid w:val="0012335E"/>
    <w:rsid w:val="00123556"/>
    <w:rsid w:val="001235A0"/>
    <w:rsid w:val="001235CA"/>
    <w:rsid w:val="001235FB"/>
    <w:rsid w:val="00123657"/>
    <w:rsid w:val="001236E2"/>
    <w:rsid w:val="001236E3"/>
    <w:rsid w:val="0012370B"/>
    <w:rsid w:val="00123726"/>
    <w:rsid w:val="001237BC"/>
    <w:rsid w:val="00123AF7"/>
    <w:rsid w:val="00123B25"/>
    <w:rsid w:val="00123BBE"/>
    <w:rsid w:val="00123BF5"/>
    <w:rsid w:val="00123C9A"/>
    <w:rsid w:val="00123DFA"/>
    <w:rsid w:val="00123F9E"/>
    <w:rsid w:val="00124057"/>
    <w:rsid w:val="00124093"/>
    <w:rsid w:val="001240AD"/>
    <w:rsid w:val="00124152"/>
    <w:rsid w:val="001241D3"/>
    <w:rsid w:val="0012426A"/>
    <w:rsid w:val="001242BA"/>
    <w:rsid w:val="00124510"/>
    <w:rsid w:val="00124581"/>
    <w:rsid w:val="001245DB"/>
    <w:rsid w:val="0012464A"/>
    <w:rsid w:val="0012471C"/>
    <w:rsid w:val="00124772"/>
    <w:rsid w:val="00124922"/>
    <w:rsid w:val="00124954"/>
    <w:rsid w:val="00124A66"/>
    <w:rsid w:val="00124A74"/>
    <w:rsid w:val="00124ACC"/>
    <w:rsid w:val="00124B7A"/>
    <w:rsid w:val="00124CC7"/>
    <w:rsid w:val="00124D33"/>
    <w:rsid w:val="00124DAE"/>
    <w:rsid w:val="00124DB1"/>
    <w:rsid w:val="00124DC6"/>
    <w:rsid w:val="00124DFF"/>
    <w:rsid w:val="00124E3B"/>
    <w:rsid w:val="00124F07"/>
    <w:rsid w:val="00124F1D"/>
    <w:rsid w:val="00124F71"/>
    <w:rsid w:val="00124FDB"/>
    <w:rsid w:val="00125098"/>
    <w:rsid w:val="001250BE"/>
    <w:rsid w:val="001251A2"/>
    <w:rsid w:val="0012538F"/>
    <w:rsid w:val="00125416"/>
    <w:rsid w:val="00125480"/>
    <w:rsid w:val="0012558F"/>
    <w:rsid w:val="001256CA"/>
    <w:rsid w:val="00125736"/>
    <w:rsid w:val="00125737"/>
    <w:rsid w:val="001257C0"/>
    <w:rsid w:val="0012585C"/>
    <w:rsid w:val="00125900"/>
    <w:rsid w:val="00125907"/>
    <w:rsid w:val="00125B3A"/>
    <w:rsid w:val="00125BDC"/>
    <w:rsid w:val="00125BDD"/>
    <w:rsid w:val="00125C11"/>
    <w:rsid w:val="00125CE9"/>
    <w:rsid w:val="00125D46"/>
    <w:rsid w:val="00125D5D"/>
    <w:rsid w:val="00125E5D"/>
    <w:rsid w:val="00125F0E"/>
    <w:rsid w:val="00125FB9"/>
    <w:rsid w:val="00125FDB"/>
    <w:rsid w:val="0012611B"/>
    <w:rsid w:val="0012627B"/>
    <w:rsid w:val="001262A3"/>
    <w:rsid w:val="001262A6"/>
    <w:rsid w:val="001262EC"/>
    <w:rsid w:val="00126375"/>
    <w:rsid w:val="00126440"/>
    <w:rsid w:val="00126537"/>
    <w:rsid w:val="0012660E"/>
    <w:rsid w:val="00126644"/>
    <w:rsid w:val="001267E1"/>
    <w:rsid w:val="00126819"/>
    <w:rsid w:val="0012684D"/>
    <w:rsid w:val="00126879"/>
    <w:rsid w:val="00126953"/>
    <w:rsid w:val="00126980"/>
    <w:rsid w:val="00126998"/>
    <w:rsid w:val="00126B91"/>
    <w:rsid w:val="00126BB2"/>
    <w:rsid w:val="00126BEF"/>
    <w:rsid w:val="00126BFB"/>
    <w:rsid w:val="00126D4A"/>
    <w:rsid w:val="00126E67"/>
    <w:rsid w:val="00126EEB"/>
    <w:rsid w:val="00126F42"/>
    <w:rsid w:val="00126F83"/>
    <w:rsid w:val="0012703B"/>
    <w:rsid w:val="0012704D"/>
    <w:rsid w:val="0012709A"/>
    <w:rsid w:val="001271BF"/>
    <w:rsid w:val="0012723A"/>
    <w:rsid w:val="001272CE"/>
    <w:rsid w:val="00127307"/>
    <w:rsid w:val="0012740D"/>
    <w:rsid w:val="00127429"/>
    <w:rsid w:val="00127453"/>
    <w:rsid w:val="001274A8"/>
    <w:rsid w:val="00127537"/>
    <w:rsid w:val="0012763F"/>
    <w:rsid w:val="0012767D"/>
    <w:rsid w:val="001276C3"/>
    <w:rsid w:val="00127722"/>
    <w:rsid w:val="00127739"/>
    <w:rsid w:val="001277CE"/>
    <w:rsid w:val="001278F4"/>
    <w:rsid w:val="00127954"/>
    <w:rsid w:val="001279A4"/>
    <w:rsid w:val="00127AC4"/>
    <w:rsid w:val="00127ADC"/>
    <w:rsid w:val="00127AFE"/>
    <w:rsid w:val="00127BE1"/>
    <w:rsid w:val="00127C7E"/>
    <w:rsid w:val="00127C96"/>
    <w:rsid w:val="00127D07"/>
    <w:rsid w:val="00127D21"/>
    <w:rsid w:val="00127D37"/>
    <w:rsid w:val="00127D9B"/>
    <w:rsid w:val="00127DD7"/>
    <w:rsid w:val="00127E1B"/>
    <w:rsid w:val="00127E8D"/>
    <w:rsid w:val="00127F1F"/>
    <w:rsid w:val="00127F58"/>
    <w:rsid w:val="00127FE9"/>
    <w:rsid w:val="00130029"/>
    <w:rsid w:val="001300CE"/>
    <w:rsid w:val="00130165"/>
    <w:rsid w:val="00130169"/>
    <w:rsid w:val="001301F8"/>
    <w:rsid w:val="001303AC"/>
    <w:rsid w:val="001303D4"/>
    <w:rsid w:val="0013042E"/>
    <w:rsid w:val="0013046A"/>
    <w:rsid w:val="0013053F"/>
    <w:rsid w:val="00130650"/>
    <w:rsid w:val="001306A0"/>
    <w:rsid w:val="00130735"/>
    <w:rsid w:val="0013075C"/>
    <w:rsid w:val="001307BE"/>
    <w:rsid w:val="0013091B"/>
    <w:rsid w:val="00130A4D"/>
    <w:rsid w:val="00130AEA"/>
    <w:rsid w:val="00130B5C"/>
    <w:rsid w:val="00130C00"/>
    <w:rsid w:val="00130C39"/>
    <w:rsid w:val="00130C65"/>
    <w:rsid w:val="00130CA4"/>
    <w:rsid w:val="00130CF0"/>
    <w:rsid w:val="00130D7E"/>
    <w:rsid w:val="00130DB3"/>
    <w:rsid w:val="00130DE6"/>
    <w:rsid w:val="00130E4C"/>
    <w:rsid w:val="001310EE"/>
    <w:rsid w:val="001310F6"/>
    <w:rsid w:val="00131262"/>
    <w:rsid w:val="001313D0"/>
    <w:rsid w:val="00131530"/>
    <w:rsid w:val="001315ED"/>
    <w:rsid w:val="0013162B"/>
    <w:rsid w:val="001316D8"/>
    <w:rsid w:val="0013175A"/>
    <w:rsid w:val="00131836"/>
    <w:rsid w:val="001318F3"/>
    <w:rsid w:val="00131A1B"/>
    <w:rsid w:val="00131AB4"/>
    <w:rsid w:val="00131C0C"/>
    <w:rsid w:val="00131C4A"/>
    <w:rsid w:val="00131C91"/>
    <w:rsid w:val="00131CEB"/>
    <w:rsid w:val="00131D2E"/>
    <w:rsid w:val="00131D37"/>
    <w:rsid w:val="00131D63"/>
    <w:rsid w:val="00131DE9"/>
    <w:rsid w:val="00131EDC"/>
    <w:rsid w:val="00131F67"/>
    <w:rsid w:val="001320FE"/>
    <w:rsid w:val="0013210B"/>
    <w:rsid w:val="001321BB"/>
    <w:rsid w:val="0013220E"/>
    <w:rsid w:val="001322C1"/>
    <w:rsid w:val="001322D8"/>
    <w:rsid w:val="00132373"/>
    <w:rsid w:val="00132526"/>
    <w:rsid w:val="001325BA"/>
    <w:rsid w:val="001326C3"/>
    <w:rsid w:val="0013271B"/>
    <w:rsid w:val="0013272F"/>
    <w:rsid w:val="00132760"/>
    <w:rsid w:val="0013277B"/>
    <w:rsid w:val="00132818"/>
    <w:rsid w:val="00132880"/>
    <w:rsid w:val="00132902"/>
    <w:rsid w:val="0013291A"/>
    <w:rsid w:val="00132933"/>
    <w:rsid w:val="00132943"/>
    <w:rsid w:val="00132A5E"/>
    <w:rsid w:val="00132B93"/>
    <w:rsid w:val="00132BA2"/>
    <w:rsid w:val="00132CAA"/>
    <w:rsid w:val="00132CE6"/>
    <w:rsid w:val="00132D4F"/>
    <w:rsid w:val="00132DA6"/>
    <w:rsid w:val="00132F19"/>
    <w:rsid w:val="00132F26"/>
    <w:rsid w:val="00132FCC"/>
    <w:rsid w:val="00133027"/>
    <w:rsid w:val="0013320C"/>
    <w:rsid w:val="001332CB"/>
    <w:rsid w:val="001332EC"/>
    <w:rsid w:val="001333B0"/>
    <w:rsid w:val="001333B3"/>
    <w:rsid w:val="001333D7"/>
    <w:rsid w:val="00133462"/>
    <w:rsid w:val="0013347C"/>
    <w:rsid w:val="001334A6"/>
    <w:rsid w:val="001334F8"/>
    <w:rsid w:val="00133512"/>
    <w:rsid w:val="00133683"/>
    <w:rsid w:val="0013380B"/>
    <w:rsid w:val="0013381F"/>
    <w:rsid w:val="00133969"/>
    <w:rsid w:val="0013397F"/>
    <w:rsid w:val="00133A91"/>
    <w:rsid w:val="00133D15"/>
    <w:rsid w:val="00133D4A"/>
    <w:rsid w:val="00133D96"/>
    <w:rsid w:val="00133E05"/>
    <w:rsid w:val="00133F0E"/>
    <w:rsid w:val="00133F54"/>
    <w:rsid w:val="00133F71"/>
    <w:rsid w:val="001340BD"/>
    <w:rsid w:val="001340DE"/>
    <w:rsid w:val="00134284"/>
    <w:rsid w:val="00134291"/>
    <w:rsid w:val="0013435D"/>
    <w:rsid w:val="0013438F"/>
    <w:rsid w:val="00134448"/>
    <w:rsid w:val="001344E4"/>
    <w:rsid w:val="0013454F"/>
    <w:rsid w:val="001345FF"/>
    <w:rsid w:val="00134757"/>
    <w:rsid w:val="001347A6"/>
    <w:rsid w:val="001347DB"/>
    <w:rsid w:val="001347ED"/>
    <w:rsid w:val="0013482E"/>
    <w:rsid w:val="001348C4"/>
    <w:rsid w:val="00134987"/>
    <w:rsid w:val="00134A0F"/>
    <w:rsid w:val="00134AD9"/>
    <w:rsid w:val="00134B53"/>
    <w:rsid w:val="00134C30"/>
    <w:rsid w:val="00134CF3"/>
    <w:rsid w:val="00134F29"/>
    <w:rsid w:val="00134F63"/>
    <w:rsid w:val="00134F97"/>
    <w:rsid w:val="001350D3"/>
    <w:rsid w:val="0013516C"/>
    <w:rsid w:val="001351CB"/>
    <w:rsid w:val="001352C0"/>
    <w:rsid w:val="0013539C"/>
    <w:rsid w:val="00135474"/>
    <w:rsid w:val="00135477"/>
    <w:rsid w:val="001354E8"/>
    <w:rsid w:val="00135590"/>
    <w:rsid w:val="001355B3"/>
    <w:rsid w:val="00135636"/>
    <w:rsid w:val="00135638"/>
    <w:rsid w:val="0013565B"/>
    <w:rsid w:val="00135895"/>
    <w:rsid w:val="001358FD"/>
    <w:rsid w:val="00135909"/>
    <w:rsid w:val="0013599A"/>
    <w:rsid w:val="001359AF"/>
    <w:rsid w:val="00135BDC"/>
    <w:rsid w:val="00135C3B"/>
    <w:rsid w:val="00135CCB"/>
    <w:rsid w:val="00135D10"/>
    <w:rsid w:val="00135D8E"/>
    <w:rsid w:val="00135D95"/>
    <w:rsid w:val="00135DB6"/>
    <w:rsid w:val="00135E24"/>
    <w:rsid w:val="00135F02"/>
    <w:rsid w:val="00135F27"/>
    <w:rsid w:val="00135F94"/>
    <w:rsid w:val="00135FA9"/>
    <w:rsid w:val="00136031"/>
    <w:rsid w:val="001360E7"/>
    <w:rsid w:val="0013617A"/>
    <w:rsid w:val="0013627E"/>
    <w:rsid w:val="001362A6"/>
    <w:rsid w:val="00136592"/>
    <w:rsid w:val="00136598"/>
    <w:rsid w:val="001366F7"/>
    <w:rsid w:val="001366FE"/>
    <w:rsid w:val="00136771"/>
    <w:rsid w:val="0013679C"/>
    <w:rsid w:val="0013680E"/>
    <w:rsid w:val="001368E1"/>
    <w:rsid w:val="00136982"/>
    <w:rsid w:val="00136AE6"/>
    <w:rsid w:val="00136B63"/>
    <w:rsid w:val="00136DDD"/>
    <w:rsid w:val="00136F09"/>
    <w:rsid w:val="00136FF6"/>
    <w:rsid w:val="00136FFB"/>
    <w:rsid w:val="001370E3"/>
    <w:rsid w:val="001370E7"/>
    <w:rsid w:val="001370E9"/>
    <w:rsid w:val="0013710A"/>
    <w:rsid w:val="0013710B"/>
    <w:rsid w:val="0013723E"/>
    <w:rsid w:val="001372F2"/>
    <w:rsid w:val="00137307"/>
    <w:rsid w:val="00137335"/>
    <w:rsid w:val="0013748E"/>
    <w:rsid w:val="0013749C"/>
    <w:rsid w:val="001374C7"/>
    <w:rsid w:val="001375FF"/>
    <w:rsid w:val="001376A3"/>
    <w:rsid w:val="00137790"/>
    <w:rsid w:val="001378AB"/>
    <w:rsid w:val="00137925"/>
    <w:rsid w:val="0013792C"/>
    <w:rsid w:val="0013797A"/>
    <w:rsid w:val="00137ABC"/>
    <w:rsid w:val="00137B94"/>
    <w:rsid w:val="00137C09"/>
    <w:rsid w:val="00137C36"/>
    <w:rsid w:val="00137C42"/>
    <w:rsid w:val="00137E0E"/>
    <w:rsid w:val="00137E28"/>
    <w:rsid w:val="00137E3B"/>
    <w:rsid w:val="00137E50"/>
    <w:rsid w:val="00137E92"/>
    <w:rsid w:val="00137F73"/>
    <w:rsid w:val="00137FA1"/>
    <w:rsid w:val="001401C4"/>
    <w:rsid w:val="0014033F"/>
    <w:rsid w:val="001403CB"/>
    <w:rsid w:val="00140442"/>
    <w:rsid w:val="00140475"/>
    <w:rsid w:val="0014050D"/>
    <w:rsid w:val="00140542"/>
    <w:rsid w:val="001405B5"/>
    <w:rsid w:val="001405C8"/>
    <w:rsid w:val="001405DC"/>
    <w:rsid w:val="00140622"/>
    <w:rsid w:val="00140765"/>
    <w:rsid w:val="0014079C"/>
    <w:rsid w:val="00140A0A"/>
    <w:rsid w:val="00140A8B"/>
    <w:rsid w:val="00140B50"/>
    <w:rsid w:val="00140B51"/>
    <w:rsid w:val="00140C24"/>
    <w:rsid w:val="00140C29"/>
    <w:rsid w:val="00140DED"/>
    <w:rsid w:val="00140E31"/>
    <w:rsid w:val="00140E55"/>
    <w:rsid w:val="00140E7E"/>
    <w:rsid w:val="00140E84"/>
    <w:rsid w:val="00140F20"/>
    <w:rsid w:val="00140F78"/>
    <w:rsid w:val="00140FE7"/>
    <w:rsid w:val="00141018"/>
    <w:rsid w:val="001410D9"/>
    <w:rsid w:val="00141120"/>
    <w:rsid w:val="001411B6"/>
    <w:rsid w:val="00141254"/>
    <w:rsid w:val="00141418"/>
    <w:rsid w:val="00141450"/>
    <w:rsid w:val="001414AA"/>
    <w:rsid w:val="00141536"/>
    <w:rsid w:val="00141552"/>
    <w:rsid w:val="00141555"/>
    <w:rsid w:val="001415EE"/>
    <w:rsid w:val="00141608"/>
    <w:rsid w:val="00141650"/>
    <w:rsid w:val="00141721"/>
    <w:rsid w:val="00141734"/>
    <w:rsid w:val="0014176B"/>
    <w:rsid w:val="0014189B"/>
    <w:rsid w:val="00141A07"/>
    <w:rsid w:val="00141B0C"/>
    <w:rsid w:val="00141B50"/>
    <w:rsid w:val="00141E61"/>
    <w:rsid w:val="00141E78"/>
    <w:rsid w:val="00141F3F"/>
    <w:rsid w:val="00141FC4"/>
    <w:rsid w:val="00141FF2"/>
    <w:rsid w:val="00142039"/>
    <w:rsid w:val="001422D3"/>
    <w:rsid w:val="0014247F"/>
    <w:rsid w:val="001424A2"/>
    <w:rsid w:val="001424ED"/>
    <w:rsid w:val="0014256A"/>
    <w:rsid w:val="00142574"/>
    <w:rsid w:val="00142609"/>
    <w:rsid w:val="0014264C"/>
    <w:rsid w:val="0014264F"/>
    <w:rsid w:val="001428CD"/>
    <w:rsid w:val="001428D2"/>
    <w:rsid w:val="001429AB"/>
    <w:rsid w:val="001429D8"/>
    <w:rsid w:val="00142A86"/>
    <w:rsid w:val="00142B2B"/>
    <w:rsid w:val="00142B52"/>
    <w:rsid w:val="00142CB6"/>
    <w:rsid w:val="00142D42"/>
    <w:rsid w:val="00142D59"/>
    <w:rsid w:val="00142F9F"/>
    <w:rsid w:val="00143067"/>
    <w:rsid w:val="001431D8"/>
    <w:rsid w:val="00143239"/>
    <w:rsid w:val="001432D1"/>
    <w:rsid w:val="001432DC"/>
    <w:rsid w:val="001433FB"/>
    <w:rsid w:val="001434EB"/>
    <w:rsid w:val="00143504"/>
    <w:rsid w:val="0014356F"/>
    <w:rsid w:val="00143685"/>
    <w:rsid w:val="001436C5"/>
    <w:rsid w:val="00143741"/>
    <w:rsid w:val="00143801"/>
    <w:rsid w:val="0014381B"/>
    <w:rsid w:val="00143916"/>
    <w:rsid w:val="00143973"/>
    <w:rsid w:val="0014397A"/>
    <w:rsid w:val="001439B3"/>
    <w:rsid w:val="001439E1"/>
    <w:rsid w:val="001439EF"/>
    <w:rsid w:val="001439F0"/>
    <w:rsid w:val="00143B01"/>
    <w:rsid w:val="00143D4D"/>
    <w:rsid w:val="00143DAD"/>
    <w:rsid w:val="00143DBD"/>
    <w:rsid w:val="00143DD6"/>
    <w:rsid w:val="00143DE7"/>
    <w:rsid w:val="00143DF4"/>
    <w:rsid w:val="00143E39"/>
    <w:rsid w:val="00143EEA"/>
    <w:rsid w:val="00143F71"/>
    <w:rsid w:val="00143F9E"/>
    <w:rsid w:val="00143FEA"/>
    <w:rsid w:val="00144129"/>
    <w:rsid w:val="0014412E"/>
    <w:rsid w:val="001441B3"/>
    <w:rsid w:val="00144217"/>
    <w:rsid w:val="0014439D"/>
    <w:rsid w:val="00144447"/>
    <w:rsid w:val="001444F5"/>
    <w:rsid w:val="00144535"/>
    <w:rsid w:val="00144595"/>
    <w:rsid w:val="00144797"/>
    <w:rsid w:val="00144819"/>
    <w:rsid w:val="00144825"/>
    <w:rsid w:val="001448A0"/>
    <w:rsid w:val="001448FB"/>
    <w:rsid w:val="00144957"/>
    <w:rsid w:val="00144B31"/>
    <w:rsid w:val="00144BAD"/>
    <w:rsid w:val="00144C4C"/>
    <w:rsid w:val="00144CC9"/>
    <w:rsid w:val="00144CE0"/>
    <w:rsid w:val="00144D2A"/>
    <w:rsid w:val="00144D35"/>
    <w:rsid w:val="00144DFF"/>
    <w:rsid w:val="00144EAB"/>
    <w:rsid w:val="00144EC2"/>
    <w:rsid w:val="00144ED5"/>
    <w:rsid w:val="00144F49"/>
    <w:rsid w:val="00144F64"/>
    <w:rsid w:val="00144F6B"/>
    <w:rsid w:val="00145004"/>
    <w:rsid w:val="00145085"/>
    <w:rsid w:val="00145088"/>
    <w:rsid w:val="001450B3"/>
    <w:rsid w:val="001450E7"/>
    <w:rsid w:val="001451BD"/>
    <w:rsid w:val="001451D4"/>
    <w:rsid w:val="00145232"/>
    <w:rsid w:val="00145244"/>
    <w:rsid w:val="0014528A"/>
    <w:rsid w:val="001453C6"/>
    <w:rsid w:val="001453D8"/>
    <w:rsid w:val="0014543C"/>
    <w:rsid w:val="0014544D"/>
    <w:rsid w:val="00145451"/>
    <w:rsid w:val="0014546D"/>
    <w:rsid w:val="00145488"/>
    <w:rsid w:val="001454AB"/>
    <w:rsid w:val="00145518"/>
    <w:rsid w:val="0014551F"/>
    <w:rsid w:val="001455A9"/>
    <w:rsid w:val="001455C9"/>
    <w:rsid w:val="00145659"/>
    <w:rsid w:val="00145669"/>
    <w:rsid w:val="0014576B"/>
    <w:rsid w:val="0014588F"/>
    <w:rsid w:val="00145918"/>
    <w:rsid w:val="0014599C"/>
    <w:rsid w:val="001459EB"/>
    <w:rsid w:val="00145AB3"/>
    <w:rsid w:val="00145ABB"/>
    <w:rsid w:val="00145B0A"/>
    <w:rsid w:val="00145BA5"/>
    <w:rsid w:val="00145C00"/>
    <w:rsid w:val="00145D65"/>
    <w:rsid w:val="00145DAB"/>
    <w:rsid w:val="00145DE6"/>
    <w:rsid w:val="00145E7A"/>
    <w:rsid w:val="00145EB5"/>
    <w:rsid w:val="0014609C"/>
    <w:rsid w:val="0014610B"/>
    <w:rsid w:val="00146114"/>
    <w:rsid w:val="00146186"/>
    <w:rsid w:val="00146308"/>
    <w:rsid w:val="001463F5"/>
    <w:rsid w:val="0014641D"/>
    <w:rsid w:val="00146472"/>
    <w:rsid w:val="0014648D"/>
    <w:rsid w:val="00146539"/>
    <w:rsid w:val="001466A5"/>
    <w:rsid w:val="0014672B"/>
    <w:rsid w:val="001467A6"/>
    <w:rsid w:val="001467CE"/>
    <w:rsid w:val="00146823"/>
    <w:rsid w:val="00146826"/>
    <w:rsid w:val="00146853"/>
    <w:rsid w:val="0014689D"/>
    <w:rsid w:val="001468D4"/>
    <w:rsid w:val="0014698B"/>
    <w:rsid w:val="001469B1"/>
    <w:rsid w:val="00146B99"/>
    <w:rsid w:val="00146BDE"/>
    <w:rsid w:val="00146CCC"/>
    <w:rsid w:val="00146D17"/>
    <w:rsid w:val="00146D88"/>
    <w:rsid w:val="00146DAB"/>
    <w:rsid w:val="00146F42"/>
    <w:rsid w:val="00146F99"/>
    <w:rsid w:val="00146FD5"/>
    <w:rsid w:val="0014718B"/>
    <w:rsid w:val="0014723D"/>
    <w:rsid w:val="00147332"/>
    <w:rsid w:val="001475F6"/>
    <w:rsid w:val="00147638"/>
    <w:rsid w:val="00147663"/>
    <w:rsid w:val="0014775B"/>
    <w:rsid w:val="001477B6"/>
    <w:rsid w:val="0014790A"/>
    <w:rsid w:val="001479A7"/>
    <w:rsid w:val="00147A00"/>
    <w:rsid w:val="00147ABA"/>
    <w:rsid w:val="00147B30"/>
    <w:rsid w:val="00147BF7"/>
    <w:rsid w:val="00147C21"/>
    <w:rsid w:val="00147EC7"/>
    <w:rsid w:val="00147EDE"/>
    <w:rsid w:val="00147F0D"/>
    <w:rsid w:val="00147F25"/>
    <w:rsid w:val="00147FB5"/>
    <w:rsid w:val="00150002"/>
    <w:rsid w:val="001500B9"/>
    <w:rsid w:val="0015010E"/>
    <w:rsid w:val="00150148"/>
    <w:rsid w:val="001501A1"/>
    <w:rsid w:val="0015020E"/>
    <w:rsid w:val="0015028A"/>
    <w:rsid w:val="0015032F"/>
    <w:rsid w:val="00150451"/>
    <w:rsid w:val="00150466"/>
    <w:rsid w:val="00150526"/>
    <w:rsid w:val="0015055F"/>
    <w:rsid w:val="00150759"/>
    <w:rsid w:val="001507AE"/>
    <w:rsid w:val="0015086B"/>
    <w:rsid w:val="00150883"/>
    <w:rsid w:val="001508C5"/>
    <w:rsid w:val="00150A66"/>
    <w:rsid w:val="00150B0D"/>
    <w:rsid w:val="00150B89"/>
    <w:rsid w:val="00150C6A"/>
    <w:rsid w:val="00150D44"/>
    <w:rsid w:val="00150DDB"/>
    <w:rsid w:val="00150E11"/>
    <w:rsid w:val="00150E37"/>
    <w:rsid w:val="001511A9"/>
    <w:rsid w:val="001511C2"/>
    <w:rsid w:val="00151295"/>
    <w:rsid w:val="00151357"/>
    <w:rsid w:val="00151390"/>
    <w:rsid w:val="00151480"/>
    <w:rsid w:val="001515E6"/>
    <w:rsid w:val="00151649"/>
    <w:rsid w:val="001516F0"/>
    <w:rsid w:val="0015171D"/>
    <w:rsid w:val="00151741"/>
    <w:rsid w:val="001517C4"/>
    <w:rsid w:val="001518D0"/>
    <w:rsid w:val="00151932"/>
    <w:rsid w:val="001519AA"/>
    <w:rsid w:val="00151A5B"/>
    <w:rsid w:val="00151A72"/>
    <w:rsid w:val="00151A7B"/>
    <w:rsid w:val="00151A80"/>
    <w:rsid w:val="00151B71"/>
    <w:rsid w:val="00151BEF"/>
    <w:rsid w:val="00151BF8"/>
    <w:rsid w:val="00151C05"/>
    <w:rsid w:val="00151C5B"/>
    <w:rsid w:val="00151C76"/>
    <w:rsid w:val="00151D0B"/>
    <w:rsid w:val="00151E2F"/>
    <w:rsid w:val="00151F5D"/>
    <w:rsid w:val="00151F72"/>
    <w:rsid w:val="00151F90"/>
    <w:rsid w:val="00151F96"/>
    <w:rsid w:val="0015201A"/>
    <w:rsid w:val="0015204C"/>
    <w:rsid w:val="001521B1"/>
    <w:rsid w:val="00152200"/>
    <w:rsid w:val="0015222D"/>
    <w:rsid w:val="0015232F"/>
    <w:rsid w:val="00152388"/>
    <w:rsid w:val="0015243E"/>
    <w:rsid w:val="00152445"/>
    <w:rsid w:val="001524C7"/>
    <w:rsid w:val="001525B6"/>
    <w:rsid w:val="001526E0"/>
    <w:rsid w:val="00152764"/>
    <w:rsid w:val="00152773"/>
    <w:rsid w:val="00152835"/>
    <w:rsid w:val="0015289C"/>
    <w:rsid w:val="001528A9"/>
    <w:rsid w:val="001528F4"/>
    <w:rsid w:val="00152A77"/>
    <w:rsid w:val="00152AE7"/>
    <w:rsid w:val="00152B54"/>
    <w:rsid w:val="00152B68"/>
    <w:rsid w:val="00152BE8"/>
    <w:rsid w:val="00152CD0"/>
    <w:rsid w:val="00152DBC"/>
    <w:rsid w:val="00152E4C"/>
    <w:rsid w:val="00152E5E"/>
    <w:rsid w:val="00152F0F"/>
    <w:rsid w:val="00152F55"/>
    <w:rsid w:val="00152F97"/>
    <w:rsid w:val="00152FAA"/>
    <w:rsid w:val="0015302F"/>
    <w:rsid w:val="001532CF"/>
    <w:rsid w:val="00153319"/>
    <w:rsid w:val="0015331C"/>
    <w:rsid w:val="00153379"/>
    <w:rsid w:val="00153393"/>
    <w:rsid w:val="00153453"/>
    <w:rsid w:val="001534FF"/>
    <w:rsid w:val="0015350D"/>
    <w:rsid w:val="00153634"/>
    <w:rsid w:val="00153659"/>
    <w:rsid w:val="0015371D"/>
    <w:rsid w:val="001537D9"/>
    <w:rsid w:val="001537FF"/>
    <w:rsid w:val="001539C6"/>
    <w:rsid w:val="001539FE"/>
    <w:rsid w:val="00153A1E"/>
    <w:rsid w:val="00153B16"/>
    <w:rsid w:val="00153B94"/>
    <w:rsid w:val="00153C33"/>
    <w:rsid w:val="00153C78"/>
    <w:rsid w:val="00153D8F"/>
    <w:rsid w:val="00153E6B"/>
    <w:rsid w:val="00153F2C"/>
    <w:rsid w:val="001540F7"/>
    <w:rsid w:val="001541C4"/>
    <w:rsid w:val="00154270"/>
    <w:rsid w:val="001542A4"/>
    <w:rsid w:val="0015439B"/>
    <w:rsid w:val="001543CE"/>
    <w:rsid w:val="00154462"/>
    <w:rsid w:val="001544CC"/>
    <w:rsid w:val="00154514"/>
    <w:rsid w:val="0015453C"/>
    <w:rsid w:val="001545D5"/>
    <w:rsid w:val="001547FF"/>
    <w:rsid w:val="00154808"/>
    <w:rsid w:val="00154816"/>
    <w:rsid w:val="00154845"/>
    <w:rsid w:val="00154888"/>
    <w:rsid w:val="001548D8"/>
    <w:rsid w:val="00154AB9"/>
    <w:rsid w:val="00154AE4"/>
    <w:rsid w:val="00154AF0"/>
    <w:rsid w:val="00154BCC"/>
    <w:rsid w:val="00154D42"/>
    <w:rsid w:val="00154DA8"/>
    <w:rsid w:val="00154E05"/>
    <w:rsid w:val="00154E98"/>
    <w:rsid w:val="00154EA4"/>
    <w:rsid w:val="00154EE5"/>
    <w:rsid w:val="00154F1B"/>
    <w:rsid w:val="00154F62"/>
    <w:rsid w:val="00154F68"/>
    <w:rsid w:val="001550CD"/>
    <w:rsid w:val="00155132"/>
    <w:rsid w:val="00155255"/>
    <w:rsid w:val="00155261"/>
    <w:rsid w:val="00155326"/>
    <w:rsid w:val="0015532E"/>
    <w:rsid w:val="00155368"/>
    <w:rsid w:val="00155420"/>
    <w:rsid w:val="00155484"/>
    <w:rsid w:val="001554D6"/>
    <w:rsid w:val="0015576D"/>
    <w:rsid w:val="001558FC"/>
    <w:rsid w:val="00155975"/>
    <w:rsid w:val="001559AD"/>
    <w:rsid w:val="00155A13"/>
    <w:rsid w:val="00155A57"/>
    <w:rsid w:val="00155AC0"/>
    <w:rsid w:val="00155AD9"/>
    <w:rsid w:val="00155B22"/>
    <w:rsid w:val="00155B30"/>
    <w:rsid w:val="00155B45"/>
    <w:rsid w:val="00155B9A"/>
    <w:rsid w:val="00155C62"/>
    <w:rsid w:val="00155C8D"/>
    <w:rsid w:val="00155D45"/>
    <w:rsid w:val="00155DEA"/>
    <w:rsid w:val="00155E3B"/>
    <w:rsid w:val="00155ED3"/>
    <w:rsid w:val="00155EE8"/>
    <w:rsid w:val="00155EF2"/>
    <w:rsid w:val="00155FAB"/>
    <w:rsid w:val="0015603A"/>
    <w:rsid w:val="00156137"/>
    <w:rsid w:val="0015615B"/>
    <w:rsid w:val="00156174"/>
    <w:rsid w:val="00156278"/>
    <w:rsid w:val="001563A3"/>
    <w:rsid w:val="001564B2"/>
    <w:rsid w:val="001564BA"/>
    <w:rsid w:val="0015651B"/>
    <w:rsid w:val="0015653E"/>
    <w:rsid w:val="001565E9"/>
    <w:rsid w:val="0015666A"/>
    <w:rsid w:val="00156748"/>
    <w:rsid w:val="00156834"/>
    <w:rsid w:val="001568B3"/>
    <w:rsid w:val="001568CC"/>
    <w:rsid w:val="00156933"/>
    <w:rsid w:val="00156988"/>
    <w:rsid w:val="00156A10"/>
    <w:rsid w:val="00156A97"/>
    <w:rsid w:val="00156ABF"/>
    <w:rsid w:val="00156AE1"/>
    <w:rsid w:val="00156B87"/>
    <w:rsid w:val="00156B95"/>
    <w:rsid w:val="00156BD0"/>
    <w:rsid w:val="00156C4D"/>
    <w:rsid w:val="00156C6A"/>
    <w:rsid w:val="00156D0C"/>
    <w:rsid w:val="00156DE6"/>
    <w:rsid w:val="00156E39"/>
    <w:rsid w:val="00156F45"/>
    <w:rsid w:val="0015704E"/>
    <w:rsid w:val="0015705D"/>
    <w:rsid w:val="0015710E"/>
    <w:rsid w:val="0015722F"/>
    <w:rsid w:val="0015729E"/>
    <w:rsid w:val="0015732B"/>
    <w:rsid w:val="001573F6"/>
    <w:rsid w:val="00157413"/>
    <w:rsid w:val="0015751E"/>
    <w:rsid w:val="00157576"/>
    <w:rsid w:val="001575F8"/>
    <w:rsid w:val="001576B1"/>
    <w:rsid w:val="001576FE"/>
    <w:rsid w:val="001578B2"/>
    <w:rsid w:val="00157993"/>
    <w:rsid w:val="001579AA"/>
    <w:rsid w:val="00157B80"/>
    <w:rsid w:val="00157CC0"/>
    <w:rsid w:val="00157CCB"/>
    <w:rsid w:val="00157D08"/>
    <w:rsid w:val="00157D28"/>
    <w:rsid w:val="00157D49"/>
    <w:rsid w:val="00157DDD"/>
    <w:rsid w:val="00157E20"/>
    <w:rsid w:val="00157F9A"/>
    <w:rsid w:val="00160010"/>
    <w:rsid w:val="00160015"/>
    <w:rsid w:val="00160105"/>
    <w:rsid w:val="0016014F"/>
    <w:rsid w:val="001601AE"/>
    <w:rsid w:val="0016035F"/>
    <w:rsid w:val="001603C9"/>
    <w:rsid w:val="00160463"/>
    <w:rsid w:val="00160649"/>
    <w:rsid w:val="0016065D"/>
    <w:rsid w:val="001607D4"/>
    <w:rsid w:val="0016083B"/>
    <w:rsid w:val="0016089D"/>
    <w:rsid w:val="0016094C"/>
    <w:rsid w:val="00160991"/>
    <w:rsid w:val="00160A56"/>
    <w:rsid w:val="00160B9C"/>
    <w:rsid w:val="00160C85"/>
    <w:rsid w:val="00160CA5"/>
    <w:rsid w:val="00160D4F"/>
    <w:rsid w:val="00160EDF"/>
    <w:rsid w:val="00160F24"/>
    <w:rsid w:val="00160F61"/>
    <w:rsid w:val="00160F8E"/>
    <w:rsid w:val="00161108"/>
    <w:rsid w:val="00161159"/>
    <w:rsid w:val="00161323"/>
    <w:rsid w:val="0016132D"/>
    <w:rsid w:val="00161364"/>
    <w:rsid w:val="00161369"/>
    <w:rsid w:val="001614C3"/>
    <w:rsid w:val="001614F0"/>
    <w:rsid w:val="00161520"/>
    <w:rsid w:val="00161530"/>
    <w:rsid w:val="0016153A"/>
    <w:rsid w:val="001615D4"/>
    <w:rsid w:val="00161717"/>
    <w:rsid w:val="0016175D"/>
    <w:rsid w:val="00161799"/>
    <w:rsid w:val="001618C4"/>
    <w:rsid w:val="00161921"/>
    <w:rsid w:val="00161926"/>
    <w:rsid w:val="001619FA"/>
    <w:rsid w:val="00161AF6"/>
    <w:rsid w:val="00161C6D"/>
    <w:rsid w:val="00161C7C"/>
    <w:rsid w:val="00161CCD"/>
    <w:rsid w:val="00161D34"/>
    <w:rsid w:val="00161D5E"/>
    <w:rsid w:val="00161EBC"/>
    <w:rsid w:val="00161F44"/>
    <w:rsid w:val="00161FDB"/>
    <w:rsid w:val="001621DC"/>
    <w:rsid w:val="001621F4"/>
    <w:rsid w:val="001623C6"/>
    <w:rsid w:val="001623C7"/>
    <w:rsid w:val="001625D5"/>
    <w:rsid w:val="00162629"/>
    <w:rsid w:val="001626C6"/>
    <w:rsid w:val="001626DA"/>
    <w:rsid w:val="001626FD"/>
    <w:rsid w:val="0016279D"/>
    <w:rsid w:val="001627AC"/>
    <w:rsid w:val="00162845"/>
    <w:rsid w:val="00162883"/>
    <w:rsid w:val="001628BE"/>
    <w:rsid w:val="001629E8"/>
    <w:rsid w:val="001629ED"/>
    <w:rsid w:val="00162BB2"/>
    <w:rsid w:val="00162BFE"/>
    <w:rsid w:val="00162C03"/>
    <w:rsid w:val="00162DE6"/>
    <w:rsid w:val="00162E72"/>
    <w:rsid w:val="00162F03"/>
    <w:rsid w:val="00162FC3"/>
    <w:rsid w:val="001632B5"/>
    <w:rsid w:val="001632C4"/>
    <w:rsid w:val="00163346"/>
    <w:rsid w:val="0016337C"/>
    <w:rsid w:val="00163481"/>
    <w:rsid w:val="001634B1"/>
    <w:rsid w:val="00163503"/>
    <w:rsid w:val="00163528"/>
    <w:rsid w:val="001635A0"/>
    <w:rsid w:val="001635F3"/>
    <w:rsid w:val="0016370A"/>
    <w:rsid w:val="00163710"/>
    <w:rsid w:val="001637E0"/>
    <w:rsid w:val="001637F9"/>
    <w:rsid w:val="00163991"/>
    <w:rsid w:val="0016399E"/>
    <w:rsid w:val="001639A9"/>
    <w:rsid w:val="00163A2C"/>
    <w:rsid w:val="00163A3F"/>
    <w:rsid w:val="00163A5A"/>
    <w:rsid w:val="00163ADC"/>
    <w:rsid w:val="00163AE1"/>
    <w:rsid w:val="00163B3B"/>
    <w:rsid w:val="00163BE1"/>
    <w:rsid w:val="00163CDD"/>
    <w:rsid w:val="00163D7B"/>
    <w:rsid w:val="00163EDA"/>
    <w:rsid w:val="00163FFD"/>
    <w:rsid w:val="00164124"/>
    <w:rsid w:val="001641ED"/>
    <w:rsid w:val="00164243"/>
    <w:rsid w:val="001642F2"/>
    <w:rsid w:val="0016436E"/>
    <w:rsid w:val="00164415"/>
    <w:rsid w:val="00164421"/>
    <w:rsid w:val="00164484"/>
    <w:rsid w:val="0016468C"/>
    <w:rsid w:val="001648FA"/>
    <w:rsid w:val="00164A31"/>
    <w:rsid w:val="00164B41"/>
    <w:rsid w:val="00164B53"/>
    <w:rsid w:val="00164B55"/>
    <w:rsid w:val="00164BA5"/>
    <w:rsid w:val="00164C04"/>
    <w:rsid w:val="00164CFB"/>
    <w:rsid w:val="00164D66"/>
    <w:rsid w:val="00164D76"/>
    <w:rsid w:val="00164E09"/>
    <w:rsid w:val="00164E9E"/>
    <w:rsid w:val="00164F50"/>
    <w:rsid w:val="00164FB4"/>
    <w:rsid w:val="00164FFD"/>
    <w:rsid w:val="0016502D"/>
    <w:rsid w:val="00165045"/>
    <w:rsid w:val="00165073"/>
    <w:rsid w:val="001651A3"/>
    <w:rsid w:val="001651CD"/>
    <w:rsid w:val="001651FA"/>
    <w:rsid w:val="00165268"/>
    <w:rsid w:val="001652B0"/>
    <w:rsid w:val="00165352"/>
    <w:rsid w:val="00165355"/>
    <w:rsid w:val="001653BA"/>
    <w:rsid w:val="001653C2"/>
    <w:rsid w:val="00165402"/>
    <w:rsid w:val="001654D9"/>
    <w:rsid w:val="001655C7"/>
    <w:rsid w:val="001655CA"/>
    <w:rsid w:val="0016564F"/>
    <w:rsid w:val="00165660"/>
    <w:rsid w:val="00165672"/>
    <w:rsid w:val="0016571E"/>
    <w:rsid w:val="00165743"/>
    <w:rsid w:val="00165752"/>
    <w:rsid w:val="00165758"/>
    <w:rsid w:val="00165771"/>
    <w:rsid w:val="001658CA"/>
    <w:rsid w:val="001659C5"/>
    <w:rsid w:val="001659C9"/>
    <w:rsid w:val="001659E2"/>
    <w:rsid w:val="00165A22"/>
    <w:rsid w:val="00165A26"/>
    <w:rsid w:val="00165A80"/>
    <w:rsid w:val="00165A91"/>
    <w:rsid w:val="00165B1A"/>
    <w:rsid w:val="00165D5F"/>
    <w:rsid w:val="00165DB5"/>
    <w:rsid w:val="00165E2F"/>
    <w:rsid w:val="00166018"/>
    <w:rsid w:val="00166063"/>
    <w:rsid w:val="001660DD"/>
    <w:rsid w:val="00166102"/>
    <w:rsid w:val="001661E4"/>
    <w:rsid w:val="001662A7"/>
    <w:rsid w:val="001662C3"/>
    <w:rsid w:val="00166384"/>
    <w:rsid w:val="001663F8"/>
    <w:rsid w:val="00166446"/>
    <w:rsid w:val="0016659B"/>
    <w:rsid w:val="001665DF"/>
    <w:rsid w:val="0016660F"/>
    <w:rsid w:val="00166621"/>
    <w:rsid w:val="00166622"/>
    <w:rsid w:val="001666AA"/>
    <w:rsid w:val="00166721"/>
    <w:rsid w:val="001667A4"/>
    <w:rsid w:val="0016690F"/>
    <w:rsid w:val="00166A65"/>
    <w:rsid w:val="00166B17"/>
    <w:rsid w:val="00166C1D"/>
    <w:rsid w:val="00166C2D"/>
    <w:rsid w:val="00166C2F"/>
    <w:rsid w:val="00166DBB"/>
    <w:rsid w:val="00166E4D"/>
    <w:rsid w:val="00166E82"/>
    <w:rsid w:val="00166EE0"/>
    <w:rsid w:val="00166F3F"/>
    <w:rsid w:val="001670A7"/>
    <w:rsid w:val="001670CC"/>
    <w:rsid w:val="0016713A"/>
    <w:rsid w:val="0016717A"/>
    <w:rsid w:val="00167222"/>
    <w:rsid w:val="00167280"/>
    <w:rsid w:val="0016730F"/>
    <w:rsid w:val="0016733A"/>
    <w:rsid w:val="0016737A"/>
    <w:rsid w:val="001674A1"/>
    <w:rsid w:val="001674DB"/>
    <w:rsid w:val="0016751D"/>
    <w:rsid w:val="00167669"/>
    <w:rsid w:val="00167676"/>
    <w:rsid w:val="00167797"/>
    <w:rsid w:val="00167880"/>
    <w:rsid w:val="00167ABD"/>
    <w:rsid w:val="00167AE2"/>
    <w:rsid w:val="00167B19"/>
    <w:rsid w:val="00167B3D"/>
    <w:rsid w:val="00167C30"/>
    <w:rsid w:val="00167C4F"/>
    <w:rsid w:val="00167CE3"/>
    <w:rsid w:val="00167D78"/>
    <w:rsid w:val="00167D7A"/>
    <w:rsid w:val="00167E29"/>
    <w:rsid w:val="00167EB3"/>
    <w:rsid w:val="00167EC3"/>
    <w:rsid w:val="00167F25"/>
    <w:rsid w:val="00167FEF"/>
    <w:rsid w:val="00170077"/>
    <w:rsid w:val="001700B9"/>
    <w:rsid w:val="001700FF"/>
    <w:rsid w:val="0017014F"/>
    <w:rsid w:val="0017016D"/>
    <w:rsid w:val="00170176"/>
    <w:rsid w:val="0017017E"/>
    <w:rsid w:val="001701DC"/>
    <w:rsid w:val="00170302"/>
    <w:rsid w:val="001703E5"/>
    <w:rsid w:val="001704CB"/>
    <w:rsid w:val="001706A7"/>
    <w:rsid w:val="001706CD"/>
    <w:rsid w:val="001707B9"/>
    <w:rsid w:val="001707E6"/>
    <w:rsid w:val="001708DC"/>
    <w:rsid w:val="001709A2"/>
    <w:rsid w:val="001709E5"/>
    <w:rsid w:val="00170AB9"/>
    <w:rsid w:val="00170AE1"/>
    <w:rsid w:val="00170C5A"/>
    <w:rsid w:val="00170CAC"/>
    <w:rsid w:val="00170E0E"/>
    <w:rsid w:val="00170E2D"/>
    <w:rsid w:val="00170F2B"/>
    <w:rsid w:val="00170FD3"/>
    <w:rsid w:val="00170FE7"/>
    <w:rsid w:val="001711FB"/>
    <w:rsid w:val="00171223"/>
    <w:rsid w:val="00171243"/>
    <w:rsid w:val="0017132B"/>
    <w:rsid w:val="0017148E"/>
    <w:rsid w:val="001714B3"/>
    <w:rsid w:val="00171574"/>
    <w:rsid w:val="0017169D"/>
    <w:rsid w:val="001716F1"/>
    <w:rsid w:val="0017179F"/>
    <w:rsid w:val="0017181E"/>
    <w:rsid w:val="00171846"/>
    <w:rsid w:val="0017187C"/>
    <w:rsid w:val="00171996"/>
    <w:rsid w:val="001719AD"/>
    <w:rsid w:val="00171BEE"/>
    <w:rsid w:val="00171BF7"/>
    <w:rsid w:val="00171C0A"/>
    <w:rsid w:val="00171C66"/>
    <w:rsid w:val="00171F9E"/>
    <w:rsid w:val="00171FA9"/>
    <w:rsid w:val="0017201D"/>
    <w:rsid w:val="00172121"/>
    <w:rsid w:val="001721B0"/>
    <w:rsid w:val="001722AD"/>
    <w:rsid w:val="001722F8"/>
    <w:rsid w:val="0017236B"/>
    <w:rsid w:val="00172434"/>
    <w:rsid w:val="00172453"/>
    <w:rsid w:val="001724EC"/>
    <w:rsid w:val="0017259B"/>
    <w:rsid w:val="001726A4"/>
    <w:rsid w:val="00172754"/>
    <w:rsid w:val="0017275E"/>
    <w:rsid w:val="001727D1"/>
    <w:rsid w:val="001728D5"/>
    <w:rsid w:val="0017295D"/>
    <w:rsid w:val="001729EA"/>
    <w:rsid w:val="00172AE2"/>
    <w:rsid w:val="00172B1A"/>
    <w:rsid w:val="00172BE9"/>
    <w:rsid w:val="00172C01"/>
    <w:rsid w:val="00172C38"/>
    <w:rsid w:val="00172C39"/>
    <w:rsid w:val="00172D2B"/>
    <w:rsid w:val="00172F99"/>
    <w:rsid w:val="00172FA2"/>
    <w:rsid w:val="00173018"/>
    <w:rsid w:val="00173044"/>
    <w:rsid w:val="001730C2"/>
    <w:rsid w:val="0017311B"/>
    <w:rsid w:val="00173152"/>
    <w:rsid w:val="001731A0"/>
    <w:rsid w:val="0017326D"/>
    <w:rsid w:val="00173282"/>
    <w:rsid w:val="001733B6"/>
    <w:rsid w:val="00173486"/>
    <w:rsid w:val="00173630"/>
    <w:rsid w:val="00173688"/>
    <w:rsid w:val="001736B6"/>
    <w:rsid w:val="00173735"/>
    <w:rsid w:val="00173822"/>
    <w:rsid w:val="0017383C"/>
    <w:rsid w:val="0017385A"/>
    <w:rsid w:val="0017398A"/>
    <w:rsid w:val="00173B39"/>
    <w:rsid w:val="00173BCC"/>
    <w:rsid w:val="00173C18"/>
    <w:rsid w:val="00173C7E"/>
    <w:rsid w:val="00173C81"/>
    <w:rsid w:val="00173C91"/>
    <w:rsid w:val="00173CAB"/>
    <w:rsid w:val="00173F83"/>
    <w:rsid w:val="001742D5"/>
    <w:rsid w:val="00174328"/>
    <w:rsid w:val="00174390"/>
    <w:rsid w:val="001745DB"/>
    <w:rsid w:val="001745DF"/>
    <w:rsid w:val="00174732"/>
    <w:rsid w:val="00174787"/>
    <w:rsid w:val="00174897"/>
    <w:rsid w:val="00174A1F"/>
    <w:rsid w:val="00174A38"/>
    <w:rsid w:val="00174AAA"/>
    <w:rsid w:val="00174AB2"/>
    <w:rsid w:val="00174C32"/>
    <w:rsid w:val="00174C3C"/>
    <w:rsid w:val="00174CE4"/>
    <w:rsid w:val="00174D15"/>
    <w:rsid w:val="00174D2F"/>
    <w:rsid w:val="00174EC1"/>
    <w:rsid w:val="00175056"/>
    <w:rsid w:val="001750DC"/>
    <w:rsid w:val="0017511A"/>
    <w:rsid w:val="001752AC"/>
    <w:rsid w:val="0017531C"/>
    <w:rsid w:val="00175419"/>
    <w:rsid w:val="00175422"/>
    <w:rsid w:val="0017549C"/>
    <w:rsid w:val="001756F5"/>
    <w:rsid w:val="00175830"/>
    <w:rsid w:val="00175984"/>
    <w:rsid w:val="00175A3E"/>
    <w:rsid w:val="00175B16"/>
    <w:rsid w:val="00175B43"/>
    <w:rsid w:val="00175B83"/>
    <w:rsid w:val="00175B9B"/>
    <w:rsid w:val="00175BB2"/>
    <w:rsid w:val="00175BB8"/>
    <w:rsid w:val="00175BC6"/>
    <w:rsid w:val="00175C8C"/>
    <w:rsid w:val="00175CBC"/>
    <w:rsid w:val="00175D0F"/>
    <w:rsid w:val="00175E12"/>
    <w:rsid w:val="00175E6C"/>
    <w:rsid w:val="00175E7A"/>
    <w:rsid w:val="00175E87"/>
    <w:rsid w:val="00175EF7"/>
    <w:rsid w:val="00175F56"/>
    <w:rsid w:val="00175F6E"/>
    <w:rsid w:val="001760D7"/>
    <w:rsid w:val="001761B5"/>
    <w:rsid w:val="001761CB"/>
    <w:rsid w:val="00176218"/>
    <w:rsid w:val="00176263"/>
    <w:rsid w:val="00176280"/>
    <w:rsid w:val="001762A8"/>
    <w:rsid w:val="001762B7"/>
    <w:rsid w:val="00176378"/>
    <w:rsid w:val="0017638B"/>
    <w:rsid w:val="001763AE"/>
    <w:rsid w:val="001764B6"/>
    <w:rsid w:val="0017653E"/>
    <w:rsid w:val="00176548"/>
    <w:rsid w:val="00176654"/>
    <w:rsid w:val="0017677A"/>
    <w:rsid w:val="00176799"/>
    <w:rsid w:val="001767A4"/>
    <w:rsid w:val="0017688C"/>
    <w:rsid w:val="0017690E"/>
    <w:rsid w:val="00176911"/>
    <w:rsid w:val="00176A1D"/>
    <w:rsid w:val="00176C28"/>
    <w:rsid w:val="00176C54"/>
    <w:rsid w:val="00176C79"/>
    <w:rsid w:val="00176D1D"/>
    <w:rsid w:val="00176D3F"/>
    <w:rsid w:val="00176D61"/>
    <w:rsid w:val="00176E3F"/>
    <w:rsid w:val="00176E5E"/>
    <w:rsid w:val="00176E72"/>
    <w:rsid w:val="00176F09"/>
    <w:rsid w:val="001770D6"/>
    <w:rsid w:val="0017719D"/>
    <w:rsid w:val="00177266"/>
    <w:rsid w:val="00177275"/>
    <w:rsid w:val="001772B1"/>
    <w:rsid w:val="0017732D"/>
    <w:rsid w:val="001773FF"/>
    <w:rsid w:val="0017740C"/>
    <w:rsid w:val="0017741C"/>
    <w:rsid w:val="001774EB"/>
    <w:rsid w:val="00177525"/>
    <w:rsid w:val="0017770E"/>
    <w:rsid w:val="0017776A"/>
    <w:rsid w:val="00177781"/>
    <w:rsid w:val="00177786"/>
    <w:rsid w:val="00177864"/>
    <w:rsid w:val="001778C3"/>
    <w:rsid w:val="00177AC1"/>
    <w:rsid w:val="00177C54"/>
    <w:rsid w:val="00177C86"/>
    <w:rsid w:val="00177C90"/>
    <w:rsid w:val="00177D25"/>
    <w:rsid w:val="00177D45"/>
    <w:rsid w:val="00177DAF"/>
    <w:rsid w:val="00177E17"/>
    <w:rsid w:val="00177E5B"/>
    <w:rsid w:val="00177E78"/>
    <w:rsid w:val="00177E7C"/>
    <w:rsid w:val="00177EB2"/>
    <w:rsid w:val="00177FAE"/>
    <w:rsid w:val="0018006F"/>
    <w:rsid w:val="00180090"/>
    <w:rsid w:val="001801DC"/>
    <w:rsid w:val="001801FD"/>
    <w:rsid w:val="00180289"/>
    <w:rsid w:val="001803A2"/>
    <w:rsid w:val="001803C8"/>
    <w:rsid w:val="0018042E"/>
    <w:rsid w:val="001804E5"/>
    <w:rsid w:val="00180530"/>
    <w:rsid w:val="00180563"/>
    <w:rsid w:val="0018063B"/>
    <w:rsid w:val="00180671"/>
    <w:rsid w:val="0018070E"/>
    <w:rsid w:val="00180778"/>
    <w:rsid w:val="00180834"/>
    <w:rsid w:val="001808A5"/>
    <w:rsid w:val="0018097C"/>
    <w:rsid w:val="001809A4"/>
    <w:rsid w:val="001809AD"/>
    <w:rsid w:val="001809C9"/>
    <w:rsid w:val="00180AFF"/>
    <w:rsid w:val="00180B5C"/>
    <w:rsid w:val="00180B5F"/>
    <w:rsid w:val="00180BC8"/>
    <w:rsid w:val="00180BF0"/>
    <w:rsid w:val="00180CD3"/>
    <w:rsid w:val="00180D2A"/>
    <w:rsid w:val="00180DCA"/>
    <w:rsid w:val="00180E37"/>
    <w:rsid w:val="00180E5C"/>
    <w:rsid w:val="00180EAC"/>
    <w:rsid w:val="00180F03"/>
    <w:rsid w:val="00180FAE"/>
    <w:rsid w:val="00180FDD"/>
    <w:rsid w:val="001810B8"/>
    <w:rsid w:val="00181157"/>
    <w:rsid w:val="00181259"/>
    <w:rsid w:val="00181390"/>
    <w:rsid w:val="00181504"/>
    <w:rsid w:val="00181554"/>
    <w:rsid w:val="0018158D"/>
    <w:rsid w:val="001817F3"/>
    <w:rsid w:val="00181A12"/>
    <w:rsid w:val="00181A23"/>
    <w:rsid w:val="00181A9C"/>
    <w:rsid w:val="00181BBC"/>
    <w:rsid w:val="00181C09"/>
    <w:rsid w:val="00181C18"/>
    <w:rsid w:val="00181D94"/>
    <w:rsid w:val="00181E3C"/>
    <w:rsid w:val="00181F12"/>
    <w:rsid w:val="0018208D"/>
    <w:rsid w:val="00182287"/>
    <w:rsid w:val="00182446"/>
    <w:rsid w:val="001824E2"/>
    <w:rsid w:val="0018250A"/>
    <w:rsid w:val="0018252C"/>
    <w:rsid w:val="00182739"/>
    <w:rsid w:val="0018277E"/>
    <w:rsid w:val="001827D2"/>
    <w:rsid w:val="001827FD"/>
    <w:rsid w:val="00182924"/>
    <w:rsid w:val="00182927"/>
    <w:rsid w:val="00182AA1"/>
    <w:rsid w:val="00182AD1"/>
    <w:rsid w:val="00182C12"/>
    <w:rsid w:val="00182C53"/>
    <w:rsid w:val="00182EAF"/>
    <w:rsid w:val="00182EDB"/>
    <w:rsid w:val="00183006"/>
    <w:rsid w:val="00183039"/>
    <w:rsid w:val="0018313C"/>
    <w:rsid w:val="00183255"/>
    <w:rsid w:val="0018327F"/>
    <w:rsid w:val="001832F2"/>
    <w:rsid w:val="0018337E"/>
    <w:rsid w:val="00183386"/>
    <w:rsid w:val="0018342A"/>
    <w:rsid w:val="0018379E"/>
    <w:rsid w:val="00183847"/>
    <w:rsid w:val="001838AC"/>
    <w:rsid w:val="00183938"/>
    <w:rsid w:val="00183970"/>
    <w:rsid w:val="001839C5"/>
    <w:rsid w:val="00183A48"/>
    <w:rsid w:val="00183F04"/>
    <w:rsid w:val="00183F8B"/>
    <w:rsid w:val="00183FCB"/>
    <w:rsid w:val="00183FF1"/>
    <w:rsid w:val="0018401F"/>
    <w:rsid w:val="00184051"/>
    <w:rsid w:val="001841C1"/>
    <w:rsid w:val="00184221"/>
    <w:rsid w:val="00184272"/>
    <w:rsid w:val="00184295"/>
    <w:rsid w:val="001842F6"/>
    <w:rsid w:val="00184392"/>
    <w:rsid w:val="001843C2"/>
    <w:rsid w:val="001843F7"/>
    <w:rsid w:val="0018448D"/>
    <w:rsid w:val="00184537"/>
    <w:rsid w:val="001845A4"/>
    <w:rsid w:val="001845D7"/>
    <w:rsid w:val="00184766"/>
    <w:rsid w:val="00184798"/>
    <w:rsid w:val="00184896"/>
    <w:rsid w:val="001849CA"/>
    <w:rsid w:val="001849E4"/>
    <w:rsid w:val="00184A03"/>
    <w:rsid w:val="00184B06"/>
    <w:rsid w:val="00184B68"/>
    <w:rsid w:val="00184B80"/>
    <w:rsid w:val="00184BD5"/>
    <w:rsid w:val="00184C9D"/>
    <w:rsid w:val="00184D68"/>
    <w:rsid w:val="00184E27"/>
    <w:rsid w:val="00184F5A"/>
    <w:rsid w:val="00184F88"/>
    <w:rsid w:val="00184FFA"/>
    <w:rsid w:val="00185054"/>
    <w:rsid w:val="00185057"/>
    <w:rsid w:val="0018514C"/>
    <w:rsid w:val="00185339"/>
    <w:rsid w:val="0018535C"/>
    <w:rsid w:val="00185389"/>
    <w:rsid w:val="0018562D"/>
    <w:rsid w:val="0018569D"/>
    <w:rsid w:val="001859F3"/>
    <w:rsid w:val="001859FD"/>
    <w:rsid w:val="00185A52"/>
    <w:rsid w:val="00185A66"/>
    <w:rsid w:val="00185B97"/>
    <w:rsid w:val="00185C1E"/>
    <w:rsid w:val="00185C29"/>
    <w:rsid w:val="00185C32"/>
    <w:rsid w:val="00185C4C"/>
    <w:rsid w:val="00185D05"/>
    <w:rsid w:val="00185D16"/>
    <w:rsid w:val="00185F10"/>
    <w:rsid w:val="00185F37"/>
    <w:rsid w:val="00185F51"/>
    <w:rsid w:val="00186045"/>
    <w:rsid w:val="0018605D"/>
    <w:rsid w:val="0018608D"/>
    <w:rsid w:val="001860A0"/>
    <w:rsid w:val="00186165"/>
    <w:rsid w:val="0018616A"/>
    <w:rsid w:val="001861BF"/>
    <w:rsid w:val="00186215"/>
    <w:rsid w:val="00186247"/>
    <w:rsid w:val="00186267"/>
    <w:rsid w:val="00186283"/>
    <w:rsid w:val="001862CF"/>
    <w:rsid w:val="001862D6"/>
    <w:rsid w:val="00186312"/>
    <w:rsid w:val="00186323"/>
    <w:rsid w:val="001863E8"/>
    <w:rsid w:val="001863F9"/>
    <w:rsid w:val="00186451"/>
    <w:rsid w:val="0018646E"/>
    <w:rsid w:val="001864BA"/>
    <w:rsid w:val="001864ED"/>
    <w:rsid w:val="00186537"/>
    <w:rsid w:val="001866A9"/>
    <w:rsid w:val="00186805"/>
    <w:rsid w:val="001868EB"/>
    <w:rsid w:val="0018694F"/>
    <w:rsid w:val="00186A2F"/>
    <w:rsid w:val="00186A6E"/>
    <w:rsid w:val="00186A9B"/>
    <w:rsid w:val="00186AA3"/>
    <w:rsid w:val="00186B04"/>
    <w:rsid w:val="00186C71"/>
    <w:rsid w:val="00186E93"/>
    <w:rsid w:val="001870B3"/>
    <w:rsid w:val="00187294"/>
    <w:rsid w:val="001872C2"/>
    <w:rsid w:val="00187305"/>
    <w:rsid w:val="00187320"/>
    <w:rsid w:val="00187456"/>
    <w:rsid w:val="001874BF"/>
    <w:rsid w:val="001875C3"/>
    <w:rsid w:val="001875C7"/>
    <w:rsid w:val="001875D5"/>
    <w:rsid w:val="0018774F"/>
    <w:rsid w:val="0018775C"/>
    <w:rsid w:val="0018778A"/>
    <w:rsid w:val="001877D2"/>
    <w:rsid w:val="00187816"/>
    <w:rsid w:val="0018782A"/>
    <w:rsid w:val="0018782D"/>
    <w:rsid w:val="001879CE"/>
    <w:rsid w:val="00187A31"/>
    <w:rsid w:val="00187A41"/>
    <w:rsid w:val="00187AB4"/>
    <w:rsid w:val="00187AEF"/>
    <w:rsid w:val="00187BE1"/>
    <w:rsid w:val="00187C68"/>
    <w:rsid w:val="00187DAC"/>
    <w:rsid w:val="00187E26"/>
    <w:rsid w:val="00187E37"/>
    <w:rsid w:val="00187EF0"/>
    <w:rsid w:val="00187EF8"/>
    <w:rsid w:val="00187FA3"/>
    <w:rsid w:val="00187FA5"/>
    <w:rsid w:val="0019004C"/>
    <w:rsid w:val="00190132"/>
    <w:rsid w:val="001901E2"/>
    <w:rsid w:val="001902C8"/>
    <w:rsid w:val="00190316"/>
    <w:rsid w:val="0019031D"/>
    <w:rsid w:val="001905B0"/>
    <w:rsid w:val="00190693"/>
    <w:rsid w:val="001908DA"/>
    <w:rsid w:val="0019095D"/>
    <w:rsid w:val="001909C1"/>
    <w:rsid w:val="001909EC"/>
    <w:rsid w:val="00190C3F"/>
    <w:rsid w:val="00190C60"/>
    <w:rsid w:val="00190CA5"/>
    <w:rsid w:val="00190CB7"/>
    <w:rsid w:val="00190D4A"/>
    <w:rsid w:val="00190D5C"/>
    <w:rsid w:val="00190D5D"/>
    <w:rsid w:val="00190F37"/>
    <w:rsid w:val="00190F6A"/>
    <w:rsid w:val="00190FB4"/>
    <w:rsid w:val="00190FD2"/>
    <w:rsid w:val="0019116A"/>
    <w:rsid w:val="00191355"/>
    <w:rsid w:val="001913CF"/>
    <w:rsid w:val="001913D7"/>
    <w:rsid w:val="0019143A"/>
    <w:rsid w:val="00191454"/>
    <w:rsid w:val="00191495"/>
    <w:rsid w:val="00191619"/>
    <w:rsid w:val="001916E9"/>
    <w:rsid w:val="0019171E"/>
    <w:rsid w:val="001917A5"/>
    <w:rsid w:val="00191803"/>
    <w:rsid w:val="001918DB"/>
    <w:rsid w:val="00191934"/>
    <w:rsid w:val="0019193D"/>
    <w:rsid w:val="0019197E"/>
    <w:rsid w:val="00191988"/>
    <w:rsid w:val="00191A5C"/>
    <w:rsid w:val="00191A6A"/>
    <w:rsid w:val="00191AA6"/>
    <w:rsid w:val="00191B6D"/>
    <w:rsid w:val="00191C0C"/>
    <w:rsid w:val="00191C52"/>
    <w:rsid w:val="00191C5E"/>
    <w:rsid w:val="00191D09"/>
    <w:rsid w:val="00191E2B"/>
    <w:rsid w:val="00191E4A"/>
    <w:rsid w:val="00191E76"/>
    <w:rsid w:val="00191FB5"/>
    <w:rsid w:val="00192097"/>
    <w:rsid w:val="001920A6"/>
    <w:rsid w:val="001920CE"/>
    <w:rsid w:val="00192174"/>
    <w:rsid w:val="001921EE"/>
    <w:rsid w:val="00192228"/>
    <w:rsid w:val="00192240"/>
    <w:rsid w:val="00192262"/>
    <w:rsid w:val="00192561"/>
    <w:rsid w:val="001925E9"/>
    <w:rsid w:val="0019260A"/>
    <w:rsid w:val="00192661"/>
    <w:rsid w:val="001926B1"/>
    <w:rsid w:val="00192757"/>
    <w:rsid w:val="001928BE"/>
    <w:rsid w:val="00192919"/>
    <w:rsid w:val="00192928"/>
    <w:rsid w:val="00192B16"/>
    <w:rsid w:val="00192C65"/>
    <w:rsid w:val="00192CAD"/>
    <w:rsid w:val="00192D07"/>
    <w:rsid w:val="00192D82"/>
    <w:rsid w:val="00192E08"/>
    <w:rsid w:val="00193054"/>
    <w:rsid w:val="00193057"/>
    <w:rsid w:val="001930B4"/>
    <w:rsid w:val="001930FC"/>
    <w:rsid w:val="0019313C"/>
    <w:rsid w:val="00193142"/>
    <w:rsid w:val="00193197"/>
    <w:rsid w:val="001931A4"/>
    <w:rsid w:val="00193205"/>
    <w:rsid w:val="0019320F"/>
    <w:rsid w:val="001932F2"/>
    <w:rsid w:val="001933B1"/>
    <w:rsid w:val="00193409"/>
    <w:rsid w:val="00193412"/>
    <w:rsid w:val="001934B8"/>
    <w:rsid w:val="001934C4"/>
    <w:rsid w:val="00193685"/>
    <w:rsid w:val="001936DD"/>
    <w:rsid w:val="001936E5"/>
    <w:rsid w:val="0019375A"/>
    <w:rsid w:val="001937D8"/>
    <w:rsid w:val="001938AB"/>
    <w:rsid w:val="001939B8"/>
    <w:rsid w:val="00193A23"/>
    <w:rsid w:val="00193A80"/>
    <w:rsid w:val="00193A8F"/>
    <w:rsid w:val="00193AE0"/>
    <w:rsid w:val="00193B45"/>
    <w:rsid w:val="00193B8D"/>
    <w:rsid w:val="00193C06"/>
    <w:rsid w:val="00193C2A"/>
    <w:rsid w:val="00193DA5"/>
    <w:rsid w:val="00193DBE"/>
    <w:rsid w:val="00193E21"/>
    <w:rsid w:val="0019402B"/>
    <w:rsid w:val="00194081"/>
    <w:rsid w:val="001940BD"/>
    <w:rsid w:val="00194107"/>
    <w:rsid w:val="00194122"/>
    <w:rsid w:val="0019412F"/>
    <w:rsid w:val="001942FA"/>
    <w:rsid w:val="00194331"/>
    <w:rsid w:val="0019433F"/>
    <w:rsid w:val="0019443E"/>
    <w:rsid w:val="00194444"/>
    <w:rsid w:val="00194828"/>
    <w:rsid w:val="001948B0"/>
    <w:rsid w:val="00194933"/>
    <w:rsid w:val="001949AB"/>
    <w:rsid w:val="00194A7A"/>
    <w:rsid w:val="00194B83"/>
    <w:rsid w:val="00194BBE"/>
    <w:rsid w:val="00194DD6"/>
    <w:rsid w:val="00194F09"/>
    <w:rsid w:val="00194F13"/>
    <w:rsid w:val="00194F32"/>
    <w:rsid w:val="00195094"/>
    <w:rsid w:val="001950BF"/>
    <w:rsid w:val="001950C3"/>
    <w:rsid w:val="00195236"/>
    <w:rsid w:val="00195289"/>
    <w:rsid w:val="00195379"/>
    <w:rsid w:val="001953F0"/>
    <w:rsid w:val="0019541D"/>
    <w:rsid w:val="00195582"/>
    <w:rsid w:val="001956BD"/>
    <w:rsid w:val="001956D7"/>
    <w:rsid w:val="001957F6"/>
    <w:rsid w:val="001958BA"/>
    <w:rsid w:val="001958D4"/>
    <w:rsid w:val="0019594E"/>
    <w:rsid w:val="0019595E"/>
    <w:rsid w:val="00195AAE"/>
    <w:rsid w:val="00195B68"/>
    <w:rsid w:val="00195B81"/>
    <w:rsid w:val="00195B9B"/>
    <w:rsid w:val="00195BA5"/>
    <w:rsid w:val="00195C05"/>
    <w:rsid w:val="00195DBD"/>
    <w:rsid w:val="00195DCC"/>
    <w:rsid w:val="00195ED7"/>
    <w:rsid w:val="00195F06"/>
    <w:rsid w:val="00195F0E"/>
    <w:rsid w:val="00195F40"/>
    <w:rsid w:val="00195FDE"/>
    <w:rsid w:val="00195FE6"/>
    <w:rsid w:val="00196033"/>
    <w:rsid w:val="001960B5"/>
    <w:rsid w:val="001960CB"/>
    <w:rsid w:val="00196191"/>
    <w:rsid w:val="001961CC"/>
    <w:rsid w:val="0019621F"/>
    <w:rsid w:val="00196251"/>
    <w:rsid w:val="001962A8"/>
    <w:rsid w:val="001962B9"/>
    <w:rsid w:val="001963BF"/>
    <w:rsid w:val="0019649F"/>
    <w:rsid w:val="0019650A"/>
    <w:rsid w:val="00196512"/>
    <w:rsid w:val="0019661F"/>
    <w:rsid w:val="00196694"/>
    <w:rsid w:val="00196946"/>
    <w:rsid w:val="001969CB"/>
    <w:rsid w:val="001969F4"/>
    <w:rsid w:val="001969F7"/>
    <w:rsid w:val="00196A4C"/>
    <w:rsid w:val="00196A95"/>
    <w:rsid w:val="00196AA6"/>
    <w:rsid w:val="00196B0E"/>
    <w:rsid w:val="00196B3D"/>
    <w:rsid w:val="00196B69"/>
    <w:rsid w:val="00196BFF"/>
    <w:rsid w:val="00196C48"/>
    <w:rsid w:val="00196DAE"/>
    <w:rsid w:val="00196DE0"/>
    <w:rsid w:val="00196F2C"/>
    <w:rsid w:val="00196F4C"/>
    <w:rsid w:val="0019700D"/>
    <w:rsid w:val="00197018"/>
    <w:rsid w:val="00197171"/>
    <w:rsid w:val="00197187"/>
    <w:rsid w:val="001971B4"/>
    <w:rsid w:val="001971C0"/>
    <w:rsid w:val="001971C9"/>
    <w:rsid w:val="001972AD"/>
    <w:rsid w:val="001972E2"/>
    <w:rsid w:val="001973E5"/>
    <w:rsid w:val="001973E7"/>
    <w:rsid w:val="0019742A"/>
    <w:rsid w:val="0019745A"/>
    <w:rsid w:val="00197522"/>
    <w:rsid w:val="00197531"/>
    <w:rsid w:val="001975DD"/>
    <w:rsid w:val="0019761A"/>
    <w:rsid w:val="0019761B"/>
    <w:rsid w:val="00197621"/>
    <w:rsid w:val="001976E3"/>
    <w:rsid w:val="0019770E"/>
    <w:rsid w:val="00197751"/>
    <w:rsid w:val="00197A5A"/>
    <w:rsid w:val="00197A68"/>
    <w:rsid w:val="00197AA0"/>
    <w:rsid w:val="00197AD0"/>
    <w:rsid w:val="00197C4B"/>
    <w:rsid w:val="00197DEC"/>
    <w:rsid w:val="00197DF5"/>
    <w:rsid w:val="00197ED8"/>
    <w:rsid w:val="00197F2D"/>
    <w:rsid w:val="00197FA8"/>
    <w:rsid w:val="001A008C"/>
    <w:rsid w:val="001A00A0"/>
    <w:rsid w:val="001A00A6"/>
    <w:rsid w:val="001A00E4"/>
    <w:rsid w:val="001A00F9"/>
    <w:rsid w:val="001A015E"/>
    <w:rsid w:val="001A0208"/>
    <w:rsid w:val="001A024F"/>
    <w:rsid w:val="001A03EF"/>
    <w:rsid w:val="001A0479"/>
    <w:rsid w:val="001A04AC"/>
    <w:rsid w:val="001A0504"/>
    <w:rsid w:val="001A056B"/>
    <w:rsid w:val="001A061A"/>
    <w:rsid w:val="001A0675"/>
    <w:rsid w:val="001A0748"/>
    <w:rsid w:val="001A07A7"/>
    <w:rsid w:val="001A08EE"/>
    <w:rsid w:val="001A0B09"/>
    <w:rsid w:val="001A0B2B"/>
    <w:rsid w:val="001A0B3C"/>
    <w:rsid w:val="001A0B76"/>
    <w:rsid w:val="001A0C0D"/>
    <w:rsid w:val="001A0CBE"/>
    <w:rsid w:val="001A0DBC"/>
    <w:rsid w:val="001A1020"/>
    <w:rsid w:val="001A1041"/>
    <w:rsid w:val="001A10B5"/>
    <w:rsid w:val="001A1153"/>
    <w:rsid w:val="001A125C"/>
    <w:rsid w:val="001A12BE"/>
    <w:rsid w:val="001A1329"/>
    <w:rsid w:val="001A13E1"/>
    <w:rsid w:val="001A13EE"/>
    <w:rsid w:val="001A13F5"/>
    <w:rsid w:val="001A1502"/>
    <w:rsid w:val="001A162B"/>
    <w:rsid w:val="001A166C"/>
    <w:rsid w:val="001A1676"/>
    <w:rsid w:val="001A169E"/>
    <w:rsid w:val="001A16C9"/>
    <w:rsid w:val="001A16E6"/>
    <w:rsid w:val="001A1842"/>
    <w:rsid w:val="001A18A1"/>
    <w:rsid w:val="001A18D0"/>
    <w:rsid w:val="001A1A10"/>
    <w:rsid w:val="001A1BC0"/>
    <w:rsid w:val="001A1BE2"/>
    <w:rsid w:val="001A1CB5"/>
    <w:rsid w:val="001A1CD6"/>
    <w:rsid w:val="001A1D8B"/>
    <w:rsid w:val="001A1E03"/>
    <w:rsid w:val="001A1E29"/>
    <w:rsid w:val="001A1E70"/>
    <w:rsid w:val="001A1FFC"/>
    <w:rsid w:val="001A2054"/>
    <w:rsid w:val="001A20AD"/>
    <w:rsid w:val="001A21B1"/>
    <w:rsid w:val="001A21D4"/>
    <w:rsid w:val="001A22B5"/>
    <w:rsid w:val="001A23AC"/>
    <w:rsid w:val="001A23CB"/>
    <w:rsid w:val="001A23EE"/>
    <w:rsid w:val="001A2591"/>
    <w:rsid w:val="001A2646"/>
    <w:rsid w:val="001A27FC"/>
    <w:rsid w:val="001A284C"/>
    <w:rsid w:val="001A294B"/>
    <w:rsid w:val="001A296B"/>
    <w:rsid w:val="001A2A7A"/>
    <w:rsid w:val="001A2A8E"/>
    <w:rsid w:val="001A2AC0"/>
    <w:rsid w:val="001A2C03"/>
    <w:rsid w:val="001A2C59"/>
    <w:rsid w:val="001A2C9C"/>
    <w:rsid w:val="001A2D72"/>
    <w:rsid w:val="001A2E38"/>
    <w:rsid w:val="001A2E4F"/>
    <w:rsid w:val="001A2E5B"/>
    <w:rsid w:val="001A2F47"/>
    <w:rsid w:val="001A2F89"/>
    <w:rsid w:val="001A2FBF"/>
    <w:rsid w:val="001A2FEF"/>
    <w:rsid w:val="001A30AA"/>
    <w:rsid w:val="001A321E"/>
    <w:rsid w:val="001A322C"/>
    <w:rsid w:val="001A3406"/>
    <w:rsid w:val="001A34F0"/>
    <w:rsid w:val="001A356C"/>
    <w:rsid w:val="001A3775"/>
    <w:rsid w:val="001A37C4"/>
    <w:rsid w:val="001A3828"/>
    <w:rsid w:val="001A39A7"/>
    <w:rsid w:val="001A39BE"/>
    <w:rsid w:val="001A3A57"/>
    <w:rsid w:val="001A3AF7"/>
    <w:rsid w:val="001A3B45"/>
    <w:rsid w:val="001A3B99"/>
    <w:rsid w:val="001A3BCA"/>
    <w:rsid w:val="001A3C51"/>
    <w:rsid w:val="001A3C7B"/>
    <w:rsid w:val="001A3CB9"/>
    <w:rsid w:val="001A3DB7"/>
    <w:rsid w:val="001A3E3A"/>
    <w:rsid w:val="001A3E58"/>
    <w:rsid w:val="001A3E6D"/>
    <w:rsid w:val="001A3ED2"/>
    <w:rsid w:val="001A3F89"/>
    <w:rsid w:val="001A3FB5"/>
    <w:rsid w:val="001A411E"/>
    <w:rsid w:val="001A4373"/>
    <w:rsid w:val="001A445D"/>
    <w:rsid w:val="001A45D2"/>
    <w:rsid w:val="001A45DC"/>
    <w:rsid w:val="001A469D"/>
    <w:rsid w:val="001A4856"/>
    <w:rsid w:val="001A4880"/>
    <w:rsid w:val="001A48AF"/>
    <w:rsid w:val="001A4902"/>
    <w:rsid w:val="001A4920"/>
    <w:rsid w:val="001A493A"/>
    <w:rsid w:val="001A4944"/>
    <w:rsid w:val="001A49C4"/>
    <w:rsid w:val="001A4ABE"/>
    <w:rsid w:val="001A4B5C"/>
    <w:rsid w:val="001A4B75"/>
    <w:rsid w:val="001A4B8D"/>
    <w:rsid w:val="001A4BD5"/>
    <w:rsid w:val="001A4BFD"/>
    <w:rsid w:val="001A4CA7"/>
    <w:rsid w:val="001A4CDC"/>
    <w:rsid w:val="001A4DEA"/>
    <w:rsid w:val="001A4E7B"/>
    <w:rsid w:val="001A4F63"/>
    <w:rsid w:val="001A4FDB"/>
    <w:rsid w:val="001A5059"/>
    <w:rsid w:val="001A5062"/>
    <w:rsid w:val="001A50A4"/>
    <w:rsid w:val="001A51BE"/>
    <w:rsid w:val="001A5261"/>
    <w:rsid w:val="001A52AA"/>
    <w:rsid w:val="001A52B9"/>
    <w:rsid w:val="001A52E4"/>
    <w:rsid w:val="001A5315"/>
    <w:rsid w:val="001A539E"/>
    <w:rsid w:val="001A53D4"/>
    <w:rsid w:val="001A557E"/>
    <w:rsid w:val="001A55DC"/>
    <w:rsid w:val="001A5629"/>
    <w:rsid w:val="001A5744"/>
    <w:rsid w:val="001A5791"/>
    <w:rsid w:val="001A57EE"/>
    <w:rsid w:val="001A5815"/>
    <w:rsid w:val="001A581C"/>
    <w:rsid w:val="001A58DB"/>
    <w:rsid w:val="001A5915"/>
    <w:rsid w:val="001A5983"/>
    <w:rsid w:val="001A59EC"/>
    <w:rsid w:val="001A5CA6"/>
    <w:rsid w:val="001A5CAB"/>
    <w:rsid w:val="001A5CBF"/>
    <w:rsid w:val="001A5DE2"/>
    <w:rsid w:val="001A5E21"/>
    <w:rsid w:val="001A5ED7"/>
    <w:rsid w:val="001A5F95"/>
    <w:rsid w:val="001A5F9E"/>
    <w:rsid w:val="001A5FAD"/>
    <w:rsid w:val="001A5FDB"/>
    <w:rsid w:val="001A601E"/>
    <w:rsid w:val="001A6040"/>
    <w:rsid w:val="001A60BF"/>
    <w:rsid w:val="001A60D1"/>
    <w:rsid w:val="001A60E9"/>
    <w:rsid w:val="001A6133"/>
    <w:rsid w:val="001A616F"/>
    <w:rsid w:val="001A618E"/>
    <w:rsid w:val="001A61C0"/>
    <w:rsid w:val="001A61E7"/>
    <w:rsid w:val="001A6201"/>
    <w:rsid w:val="001A63A6"/>
    <w:rsid w:val="001A63B2"/>
    <w:rsid w:val="001A63BF"/>
    <w:rsid w:val="001A641E"/>
    <w:rsid w:val="001A6446"/>
    <w:rsid w:val="001A65AA"/>
    <w:rsid w:val="001A6642"/>
    <w:rsid w:val="001A6650"/>
    <w:rsid w:val="001A67A1"/>
    <w:rsid w:val="001A6860"/>
    <w:rsid w:val="001A68B2"/>
    <w:rsid w:val="001A6963"/>
    <w:rsid w:val="001A6A23"/>
    <w:rsid w:val="001A6B0F"/>
    <w:rsid w:val="001A6B59"/>
    <w:rsid w:val="001A6B5F"/>
    <w:rsid w:val="001A6B9D"/>
    <w:rsid w:val="001A6DC6"/>
    <w:rsid w:val="001A6DDE"/>
    <w:rsid w:val="001A6E21"/>
    <w:rsid w:val="001A6ED6"/>
    <w:rsid w:val="001A6FFB"/>
    <w:rsid w:val="001A728B"/>
    <w:rsid w:val="001A7299"/>
    <w:rsid w:val="001A73F9"/>
    <w:rsid w:val="001A75BD"/>
    <w:rsid w:val="001A771F"/>
    <w:rsid w:val="001A77DF"/>
    <w:rsid w:val="001A783A"/>
    <w:rsid w:val="001A7845"/>
    <w:rsid w:val="001A7870"/>
    <w:rsid w:val="001A78D1"/>
    <w:rsid w:val="001A7949"/>
    <w:rsid w:val="001A7974"/>
    <w:rsid w:val="001A7A0B"/>
    <w:rsid w:val="001A7A23"/>
    <w:rsid w:val="001A7AE3"/>
    <w:rsid w:val="001A7B14"/>
    <w:rsid w:val="001A7BC6"/>
    <w:rsid w:val="001A7BDB"/>
    <w:rsid w:val="001A7E39"/>
    <w:rsid w:val="001A7E55"/>
    <w:rsid w:val="001A7E84"/>
    <w:rsid w:val="001A7F27"/>
    <w:rsid w:val="001A7F77"/>
    <w:rsid w:val="001A7F96"/>
    <w:rsid w:val="001B0070"/>
    <w:rsid w:val="001B011C"/>
    <w:rsid w:val="001B020B"/>
    <w:rsid w:val="001B024F"/>
    <w:rsid w:val="001B0313"/>
    <w:rsid w:val="001B03DF"/>
    <w:rsid w:val="001B0471"/>
    <w:rsid w:val="001B0503"/>
    <w:rsid w:val="001B0529"/>
    <w:rsid w:val="001B057A"/>
    <w:rsid w:val="001B05A7"/>
    <w:rsid w:val="001B05D4"/>
    <w:rsid w:val="001B060E"/>
    <w:rsid w:val="001B06BE"/>
    <w:rsid w:val="001B08B5"/>
    <w:rsid w:val="001B08C9"/>
    <w:rsid w:val="001B0A66"/>
    <w:rsid w:val="001B0AA8"/>
    <w:rsid w:val="001B0AB8"/>
    <w:rsid w:val="001B0C27"/>
    <w:rsid w:val="001B0C36"/>
    <w:rsid w:val="001B0CCB"/>
    <w:rsid w:val="001B0D4A"/>
    <w:rsid w:val="001B0E36"/>
    <w:rsid w:val="001B0E3E"/>
    <w:rsid w:val="001B0E48"/>
    <w:rsid w:val="001B0E7E"/>
    <w:rsid w:val="001B0EA7"/>
    <w:rsid w:val="001B0FCB"/>
    <w:rsid w:val="001B1101"/>
    <w:rsid w:val="001B1154"/>
    <w:rsid w:val="001B125C"/>
    <w:rsid w:val="001B1285"/>
    <w:rsid w:val="001B12CC"/>
    <w:rsid w:val="001B131A"/>
    <w:rsid w:val="001B1393"/>
    <w:rsid w:val="001B1508"/>
    <w:rsid w:val="001B1549"/>
    <w:rsid w:val="001B15B6"/>
    <w:rsid w:val="001B1670"/>
    <w:rsid w:val="001B172C"/>
    <w:rsid w:val="001B1758"/>
    <w:rsid w:val="001B1785"/>
    <w:rsid w:val="001B17CC"/>
    <w:rsid w:val="001B1843"/>
    <w:rsid w:val="001B19DC"/>
    <w:rsid w:val="001B1A16"/>
    <w:rsid w:val="001B1A91"/>
    <w:rsid w:val="001B1C5D"/>
    <w:rsid w:val="001B1CB7"/>
    <w:rsid w:val="001B1CC6"/>
    <w:rsid w:val="001B1CD2"/>
    <w:rsid w:val="001B1E6F"/>
    <w:rsid w:val="001B1EBA"/>
    <w:rsid w:val="001B1EE4"/>
    <w:rsid w:val="001B1F5F"/>
    <w:rsid w:val="001B2063"/>
    <w:rsid w:val="001B206E"/>
    <w:rsid w:val="001B207B"/>
    <w:rsid w:val="001B2178"/>
    <w:rsid w:val="001B2196"/>
    <w:rsid w:val="001B224D"/>
    <w:rsid w:val="001B2259"/>
    <w:rsid w:val="001B2276"/>
    <w:rsid w:val="001B227D"/>
    <w:rsid w:val="001B2385"/>
    <w:rsid w:val="001B239E"/>
    <w:rsid w:val="001B24A3"/>
    <w:rsid w:val="001B2555"/>
    <w:rsid w:val="001B256C"/>
    <w:rsid w:val="001B269D"/>
    <w:rsid w:val="001B26A2"/>
    <w:rsid w:val="001B26B1"/>
    <w:rsid w:val="001B2753"/>
    <w:rsid w:val="001B278B"/>
    <w:rsid w:val="001B2840"/>
    <w:rsid w:val="001B2848"/>
    <w:rsid w:val="001B288D"/>
    <w:rsid w:val="001B28A4"/>
    <w:rsid w:val="001B2912"/>
    <w:rsid w:val="001B2959"/>
    <w:rsid w:val="001B296F"/>
    <w:rsid w:val="001B2997"/>
    <w:rsid w:val="001B2B84"/>
    <w:rsid w:val="001B2BD8"/>
    <w:rsid w:val="001B2C56"/>
    <w:rsid w:val="001B2CA0"/>
    <w:rsid w:val="001B2E11"/>
    <w:rsid w:val="001B2ECF"/>
    <w:rsid w:val="001B300D"/>
    <w:rsid w:val="001B3076"/>
    <w:rsid w:val="001B30CF"/>
    <w:rsid w:val="001B3139"/>
    <w:rsid w:val="001B3228"/>
    <w:rsid w:val="001B327F"/>
    <w:rsid w:val="001B33BC"/>
    <w:rsid w:val="001B34A2"/>
    <w:rsid w:val="001B34DD"/>
    <w:rsid w:val="001B355F"/>
    <w:rsid w:val="001B36F3"/>
    <w:rsid w:val="001B3746"/>
    <w:rsid w:val="001B37AC"/>
    <w:rsid w:val="001B37B2"/>
    <w:rsid w:val="001B37F4"/>
    <w:rsid w:val="001B3861"/>
    <w:rsid w:val="001B38C8"/>
    <w:rsid w:val="001B392A"/>
    <w:rsid w:val="001B3A16"/>
    <w:rsid w:val="001B3A1E"/>
    <w:rsid w:val="001B3A60"/>
    <w:rsid w:val="001B3AB2"/>
    <w:rsid w:val="001B3AB5"/>
    <w:rsid w:val="001B3B70"/>
    <w:rsid w:val="001B3BDE"/>
    <w:rsid w:val="001B3CA1"/>
    <w:rsid w:val="001B3CA9"/>
    <w:rsid w:val="001B3E88"/>
    <w:rsid w:val="001B3FAF"/>
    <w:rsid w:val="001B3FB2"/>
    <w:rsid w:val="001B3FC3"/>
    <w:rsid w:val="001B400B"/>
    <w:rsid w:val="001B402B"/>
    <w:rsid w:val="001B4086"/>
    <w:rsid w:val="001B4145"/>
    <w:rsid w:val="001B4163"/>
    <w:rsid w:val="001B431A"/>
    <w:rsid w:val="001B43B7"/>
    <w:rsid w:val="001B4450"/>
    <w:rsid w:val="001B44C6"/>
    <w:rsid w:val="001B4661"/>
    <w:rsid w:val="001B47FB"/>
    <w:rsid w:val="001B483B"/>
    <w:rsid w:val="001B4A28"/>
    <w:rsid w:val="001B4B1C"/>
    <w:rsid w:val="001B4B21"/>
    <w:rsid w:val="001B4BA2"/>
    <w:rsid w:val="001B4BE7"/>
    <w:rsid w:val="001B4CA4"/>
    <w:rsid w:val="001B4DE6"/>
    <w:rsid w:val="001B4E06"/>
    <w:rsid w:val="001B4FB7"/>
    <w:rsid w:val="001B5036"/>
    <w:rsid w:val="001B505F"/>
    <w:rsid w:val="001B506C"/>
    <w:rsid w:val="001B5138"/>
    <w:rsid w:val="001B5144"/>
    <w:rsid w:val="001B5148"/>
    <w:rsid w:val="001B515C"/>
    <w:rsid w:val="001B52FA"/>
    <w:rsid w:val="001B54FC"/>
    <w:rsid w:val="001B55FD"/>
    <w:rsid w:val="001B5618"/>
    <w:rsid w:val="001B572C"/>
    <w:rsid w:val="001B57F2"/>
    <w:rsid w:val="001B58E5"/>
    <w:rsid w:val="001B5944"/>
    <w:rsid w:val="001B5950"/>
    <w:rsid w:val="001B5A17"/>
    <w:rsid w:val="001B5AA7"/>
    <w:rsid w:val="001B5AE5"/>
    <w:rsid w:val="001B5C3D"/>
    <w:rsid w:val="001B5D19"/>
    <w:rsid w:val="001B5E7E"/>
    <w:rsid w:val="001B5FFA"/>
    <w:rsid w:val="001B6255"/>
    <w:rsid w:val="001B64D5"/>
    <w:rsid w:val="001B64E2"/>
    <w:rsid w:val="001B64EE"/>
    <w:rsid w:val="001B652A"/>
    <w:rsid w:val="001B66A5"/>
    <w:rsid w:val="001B6748"/>
    <w:rsid w:val="001B67B7"/>
    <w:rsid w:val="001B67CD"/>
    <w:rsid w:val="001B6803"/>
    <w:rsid w:val="001B681E"/>
    <w:rsid w:val="001B686C"/>
    <w:rsid w:val="001B686F"/>
    <w:rsid w:val="001B6ABE"/>
    <w:rsid w:val="001B6AC3"/>
    <w:rsid w:val="001B6AD3"/>
    <w:rsid w:val="001B6B2F"/>
    <w:rsid w:val="001B6B38"/>
    <w:rsid w:val="001B6C4D"/>
    <w:rsid w:val="001B6C6B"/>
    <w:rsid w:val="001B6CE0"/>
    <w:rsid w:val="001B6D1C"/>
    <w:rsid w:val="001B6D4F"/>
    <w:rsid w:val="001B6DF5"/>
    <w:rsid w:val="001B6EB3"/>
    <w:rsid w:val="001B702E"/>
    <w:rsid w:val="001B708D"/>
    <w:rsid w:val="001B70AB"/>
    <w:rsid w:val="001B70DB"/>
    <w:rsid w:val="001B712C"/>
    <w:rsid w:val="001B72EC"/>
    <w:rsid w:val="001B74AF"/>
    <w:rsid w:val="001B7587"/>
    <w:rsid w:val="001B760C"/>
    <w:rsid w:val="001B769E"/>
    <w:rsid w:val="001B76D6"/>
    <w:rsid w:val="001B76FB"/>
    <w:rsid w:val="001B7754"/>
    <w:rsid w:val="001B7897"/>
    <w:rsid w:val="001B790C"/>
    <w:rsid w:val="001B7913"/>
    <w:rsid w:val="001B7ADD"/>
    <w:rsid w:val="001B7B74"/>
    <w:rsid w:val="001B7B7F"/>
    <w:rsid w:val="001B7E9D"/>
    <w:rsid w:val="001B7F12"/>
    <w:rsid w:val="001B7F72"/>
    <w:rsid w:val="001B7FE5"/>
    <w:rsid w:val="001C0030"/>
    <w:rsid w:val="001C00CE"/>
    <w:rsid w:val="001C0193"/>
    <w:rsid w:val="001C01C2"/>
    <w:rsid w:val="001C01EA"/>
    <w:rsid w:val="001C025E"/>
    <w:rsid w:val="001C032B"/>
    <w:rsid w:val="001C0395"/>
    <w:rsid w:val="001C06C7"/>
    <w:rsid w:val="001C0707"/>
    <w:rsid w:val="001C0718"/>
    <w:rsid w:val="001C084D"/>
    <w:rsid w:val="001C0933"/>
    <w:rsid w:val="001C09F9"/>
    <w:rsid w:val="001C0C91"/>
    <w:rsid w:val="001C0D39"/>
    <w:rsid w:val="001C0D45"/>
    <w:rsid w:val="001C0D50"/>
    <w:rsid w:val="001C0E19"/>
    <w:rsid w:val="001C0E85"/>
    <w:rsid w:val="001C0EA2"/>
    <w:rsid w:val="001C1163"/>
    <w:rsid w:val="001C136C"/>
    <w:rsid w:val="001C152D"/>
    <w:rsid w:val="001C15DA"/>
    <w:rsid w:val="001C1612"/>
    <w:rsid w:val="001C1693"/>
    <w:rsid w:val="001C1757"/>
    <w:rsid w:val="001C1825"/>
    <w:rsid w:val="001C18D1"/>
    <w:rsid w:val="001C18DD"/>
    <w:rsid w:val="001C191D"/>
    <w:rsid w:val="001C1A49"/>
    <w:rsid w:val="001C1A6C"/>
    <w:rsid w:val="001C1AAC"/>
    <w:rsid w:val="001C1AB5"/>
    <w:rsid w:val="001C1B1E"/>
    <w:rsid w:val="001C1C10"/>
    <w:rsid w:val="001C1D00"/>
    <w:rsid w:val="001C1D10"/>
    <w:rsid w:val="001C1D5B"/>
    <w:rsid w:val="001C1DB5"/>
    <w:rsid w:val="001C1DC7"/>
    <w:rsid w:val="001C1DE5"/>
    <w:rsid w:val="001C1E35"/>
    <w:rsid w:val="001C1E8C"/>
    <w:rsid w:val="001C1E9F"/>
    <w:rsid w:val="001C202D"/>
    <w:rsid w:val="001C2056"/>
    <w:rsid w:val="001C20FC"/>
    <w:rsid w:val="001C211D"/>
    <w:rsid w:val="001C21B3"/>
    <w:rsid w:val="001C21DB"/>
    <w:rsid w:val="001C232A"/>
    <w:rsid w:val="001C2343"/>
    <w:rsid w:val="001C2467"/>
    <w:rsid w:val="001C248F"/>
    <w:rsid w:val="001C24F3"/>
    <w:rsid w:val="001C2720"/>
    <w:rsid w:val="001C2776"/>
    <w:rsid w:val="001C279B"/>
    <w:rsid w:val="001C279F"/>
    <w:rsid w:val="001C28B6"/>
    <w:rsid w:val="001C2905"/>
    <w:rsid w:val="001C2971"/>
    <w:rsid w:val="001C29E7"/>
    <w:rsid w:val="001C2A36"/>
    <w:rsid w:val="001C2AD1"/>
    <w:rsid w:val="001C2AE3"/>
    <w:rsid w:val="001C2B6F"/>
    <w:rsid w:val="001C2B7C"/>
    <w:rsid w:val="001C2C7B"/>
    <w:rsid w:val="001C2CA9"/>
    <w:rsid w:val="001C2CAC"/>
    <w:rsid w:val="001C2D97"/>
    <w:rsid w:val="001C2DB2"/>
    <w:rsid w:val="001C2E10"/>
    <w:rsid w:val="001C2E59"/>
    <w:rsid w:val="001C3015"/>
    <w:rsid w:val="001C31C7"/>
    <w:rsid w:val="001C3222"/>
    <w:rsid w:val="001C32F3"/>
    <w:rsid w:val="001C34C4"/>
    <w:rsid w:val="001C34EE"/>
    <w:rsid w:val="001C3558"/>
    <w:rsid w:val="001C3596"/>
    <w:rsid w:val="001C3685"/>
    <w:rsid w:val="001C36B3"/>
    <w:rsid w:val="001C36F7"/>
    <w:rsid w:val="001C3713"/>
    <w:rsid w:val="001C3748"/>
    <w:rsid w:val="001C374E"/>
    <w:rsid w:val="001C375A"/>
    <w:rsid w:val="001C3781"/>
    <w:rsid w:val="001C37B7"/>
    <w:rsid w:val="001C37F2"/>
    <w:rsid w:val="001C380C"/>
    <w:rsid w:val="001C3938"/>
    <w:rsid w:val="001C398C"/>
    <w:rsid w:val="001C39A3"/>
    <w:rsid w:val="001C39F5"/>
    <w:rsid w:val="001C3A9D"/>
    <w:rsid w:val="001C3AB0"/>
    <w:rsid w:val="001C3AC2"/>
    <w:rsid w:val="001C3AF5"/>
    <w:rsid w:val="001C3C8F"/>
    <w:rsid w:val="001C3D31"/>
    <w:rsid w:val="001C3DA5"/>
    <w:rsid w:val="001C3DE4"/>
    <w:rsid w:val="001C3E71"/>
    <w:rsid w:val="001C3E7B"/>
    <w:rsid w:val="001C3E89"/>
    <w:rsid w:val="001C3EC5"/>
    <w:rsid w:val="001C3EF2"/>
    <w:rsid w:val="001C3FA8"/>
    <w:rsid w:val="001C4096"/>
    <w:rsid w:val="001C40AA"/>
    <w:rsid w:val="001C41CB"/>
    <w:rsid w:val="001C41F5"/>
    <w:rsid w:val="001C424A"/>
    <w:rsid w:val="001C4265"/>
    <w:rsid w:val="001C4302"/>
    <w:rsid w:val="001C431A"/>
    <w:rsid w:val="001C4339"/>
    <w:rsid w:val="001C4346"/>
    <w:rsid w:val="001C440D"/>
    <w:rsid w:val="001C4585"/>
    <w:rsid w:val="001C47DF"/>
    <w:rsid w:val="001C483D"/>
    <w:rsid w:val="001C48B6"/>
    <w:rsid w:val="001C48EC"/>
    <w:rsid w:val="001C4988"/>
    <w:rsid w:val="001C4D44"/>
    <w:rsid w:val="001C4D53"/>
    <w:rsid w:val="001C4DC8"/>
    <w:rsid w:val="001C4E7E"/>
    <w:rsid w:val="001C4EFB"/>
    <w:rsid w:val="001C4EFC"/>
    <w:rsid w:val="001C4F12"/>
    <w:rsid w:val="001C504F"/>
    <w:rsid w:val="001C50F5"/>
    <w:rsid w:val="001C520E"/>
    <w:rsid w:val="001C5361"/>
    <w:rsid w:val="001C53AC"/>
    <w:rsid w:val="001C5609"/>
    <w:rsid w:val="001C5736"/>
    <w:rsid w:val="001C588E"/>
    <w:rsid w:val="001C58EE"/>
    <w:rsid w:val="001C593F"/>
    <w:rsid w:val="001C594B"/>
    <w:rsid w:val="001C595B"/>
    <w:rsid w:val="001C5993"/>
    <w:rsid w:val="001C59B9"/>
    <w:rsid w:val="001C5AAE"/>
    <w:rsid w:val="001C5AC2"/>
    <w:rsid w:val="001C5B0B"/>
    <w:rsid w:val="001C5BD3"/>
    <w:rsid w:val="001C5BF9"/>
    <w:rsid w:val="001C5CBB"/>
    <w:rsid w:val="001C5CC8"/>
    <w:rsid w:val="001C5CE7"/>
    <w:rsid w:val="001C5E1D"/>
    <w:rsid w:val="001C5E8D"/>
    <w:rsid w:val="001C5EBF"/>
    <w:rsid w:val="001C5FA7"/>
    <w:rsid w:val="001C5FB8"/>
    <w:rsid w:val="001C60C7"/>
    <w:rsid w:val="001C60FB"/>
    <w:rsid w:val="001C61B3"/>
    <w:rsid w:val="001C621A"/>
    <w:rsid w:val="001C63B4"/>
    <w:rsid w:val="001C648C"/>
    <w:rsid w:val="001C6495"/>
    <w:rsid w:val="001C64B3"/>
    <w:rsid w:val="001C6520"/>
    <w:rsid w:val="001C6575"/>
    <w:rsid w:val="001C6591"/>
    <w:rsid w:val="001C6617"/>
    <w:rsid w:val="001C6651"/>
    <w:rsid w:val="001C66E9"/>
    <w:rsid w:val="001C6715"/>
    <w:rsid w:val="001C6785"/>
    <w:rsid w:val="001C67F4"/>
    <w:rsid w:val="001C688D"/>
    <w:rsid w:val="001C69FF"/>
    <w:rsid w:val="001C6A2E"/>
    <w:rsid w:val="001C6A91"/>
    <w:rsid w:val="001C6AC3"/>
    <w:rsid w:val="001C6BF2"/>
    <w:rsid w:val="001C6C51"/>
    <w:rsid w:val="001C6D2D"/>
    <w:rsid w:val="001C6D5E"/>
    <w:rsid w:val="001C6D98"/>
    <w:rsid w:val="001C6DFC"/>
    <w:rsid w:val="001C6E88"/>
    <w:rsid w:val="001C6F62"/>
    <w:rsid w:val="001C6F7D"/>
    <w:rsid w:val="001C6FD6"/>
    <w:rsid w:val="001C709A"/>
    <w:rsid w:val="001C714F"/>
    <w:rsid w:val="001C7246"/>
    <w:rsid w:val="001C72CE"/>
    <w:rsid w:val="001C7329"/>
    <w:rsid w:val="001C73A2"/>
    <w:rsid w:val="001C7439"/>
    <w:rsid w:val="001C744A"/>
    <w:rsid w:val="001C74CF"/>
    <w:rsid w:val="001C7625"/>
    <w:rsid w:val="001C7784"/>
    <w:rsid w:val="001C7964"/>
    <w:rsid w:val="001C7985"/>
    <w:rsid w:val="001C79D9"/>
    <w:rsid w:val="001C79DC"/>
    <w:rsid w:val="001C7A1A"/>
    <w:rsid w:val="001C7B02"/>
    <w:rsid w:val="001C7B59"/>
    <w:rsid w:val="001C7BCF"/>
    <w:rsid w:val="001C7C37"/>
    <w:rsid w:val="001C7C48"/>
    <w:rsid w:val="001C7C58"/>
    <w:rsid w:val="001C7C92"/>
    <w:rsid w:val="001C7CCC"/>
    <w:rsid w:val="001C7D4F"/>
    <w:rsid w:val="001C7D6E"/>
    <w:rsid w:val="001C7D9D"/>
    <w:rsid w:val="001C7DA2"/>
    <w:rsid w:val="001C7DB6"/>
    <w:rsid w:val="001C7E10"/>
    <w:rsid w:val="001C7E29"/>
    <w:rsid w:val="001C7ECE"/>
    <w:rsid w:val="001C7F11"/>
    <w:rsid w:val="001C7F70"/>
    <w:rsid w:val="001C7FB1"/>
    <w:rsid w:val="001D0084"/>
    <w:rsid w:val="001D00F2"/>
    <w:rsid w:val="001D01FB"/>
    <w:rsid w:val="001D0228"/>
    <w:rsid w:val="001D0261"/>
    <w:rsid w:val="001D02CE"/>
    <w:rsid w:val="001D030F"/>
    <w:rsid w:val="001D03CF"/>
    <w:rsid w:val="001D0525"/>
    <w:rsid w:val="001D05B4"/>
    <w:rsid w:val="001D05D1"/>
    <w:rsid w:val="001D063D"/>
    <w:rsid w:val="001D06B3"/>
    <w:rsid w:val="001D077C"/>
    <w:rsid w:val="001D07EA"/>
    <w:rsid w:val="001D0845"/>
    <w:rsid w:val="001D086A"/>
    <w:rsid w:val="001D08EA"/>
    <w:rsid w:val="001D091E"/>
    <w:rsid w:val="001D09B9"/>
    <w:rsid w:val="001D09D8"/>
    <w:rsid w:val="001D0AE9"/>
    <w:rsid w:val="001D0BBD"/>
    <w:rsid w:val="001D0BF3"/>
    <w:rsid w:val="001D0BF4"/>
    <w:rsid w:val="001D0C7B"/>
    <w:rsid w:val="001D0D22"/>
    <w:rsid w:val="001D0E20"/>
    <w:rsid w:val="001D0E52"/>
    <w:rsid w:val="001D0E77"/>
    <w:rsid w:val="001D0F09"/>
    <w:rsid w:val="001D0F68"/>
    <w:rsid w:val="001D0F6F"/>
    <w:rsid w:val="001D0F7A"/>
    <w:rsid w:val="001D0FEE"/>
    <w:rsid w:val="001D105A"/>
    <w:rsid w:val="001D116D"/>
    <w:rsid w:val="001D12F2"/>
    <w:rsid w:val="001D13D5"/>
    <w:rsid w:val="001D146F"/>
    <w:rsid w:val="001D149A"/>
    <w:rsid w:val="001D15C0"/>
    <w:rsid w:val="001D1772"/>
    <w:rsid w:val="001D17EF"/>
    <w:rsid w:val="001D1978"/>
    <w:rsid w:val="001D1980"/>
    <w:rsid w:val="001D1AA3"/>
    <w:rsid w:val="001D1B08"/>
    <w:rsid w:val="001D1B14"/>
    <w:rsid w:val="001D1C0B"/>
    <w:rsid w:val="001D1C40"/>
    <w:rsid w:val="001D1CC6"/>
    <w:rsid w:val="001D1CF6"/>
    <w:rsid w:val="001D1D3B"/>
    <w:rsid w:val="001D1D60"/>
    <w:rsid w:val="001D1D70"/>
    <w:rsid w:val="001D1DE4"/>
    <w:rsid w:val="001D1DE9"/>
    <w:rsid w:val="001D2112"/>
    <w:rsid w:val="001D216E"/>
    <w:rsid w:val="001D21D0"/>
    <w:rsid w:val="001D226F"/>
    <w:rsid w:val="001D228E"/>
    <w:rsid w:val="001D22A3"/>
    <w:rsid w:val="001D23DD"/>
    <w:rsid w:val="001D24A1"/>
    <w:rsid w:val="001D2546"/>
    <w:rsid w:val="001D261D"/>
    <w:rsid w:val="001D2654"/>
    <w:rsid w:val="001D26BB"/>
    <w:rsid w:val="001D26C5"/>
    <w:rsid w:val="001D2740"/>
    <w:rsid w:val="001D293E"/>
    <w:rsid w:val="001D2A49"/>
    <w:rsid w:val="001D2B16"/>
    <w:rsid w:val="001D2B3F"/>
    <w:rsid w:val="001D2BA8"/>
    <w:rsid w:val="001D2E5C"/>
    <w:rsid w:val="001D2EE1"/>
    <w:rsid w:val="001D2F58"/>
    <w:rsid w:val="001D2FBA"/>
    <w:rsid w:val="001D30EF"/>
    <w:rsid w:val="001D323A"/>
    <w:rsid w:val="001D32B4"/>
    <w:rsid w:val="001D33BA"/>
    <w:rsid w:val="001D33FC"/>
    <w:rsid w:val="001D340D"/>
    <w:rsid w:val="001D3643"/>
    <w:rsid w:val="001D364B"/>
    <w:rsid w:val="001D3670"/>
    <w:rsid w:val="001D36F7"/>
    <w:rsid w:val="001D383E"/>
    <w:rsid w:val="001D3908"/>
    <w:rsid w:val="001D397A"/>
    <w:rsid w:val="001D3A2E"/>
    <w:rsid w:val="001D3AA5"/>
    <w:rsid w:val="001D3AAF"/>
    <w:rsid w:val="001D3ABE"/>
    <w:rsid w:val="001D3B0C"/>
    <w:rsid w:val="001D3B2F"/>
    <w:rsid w:val="001D3BE3"/>
    <w:rsid w:val="001D3C82"/>
    <w:rsid w:val="001D3D45"/>
    <w:rsid w:val="001D3E52"/>
    <w:rsid w:val="001D3EA4"/>
    <w:rsid w:val="001D3EBF"/>
    <w:rsid w:val="001D3F8E"/>
    <w:rsid w:val="001D3F9D"/>
    <w:rsid w:val="001D3FDB"/>
    <w:rsid w:val="001D3FEF"/>
    <w:rsid w:val="001D402D"/>
    <w:rsid w:val="001D4057"/>
    <w:rsid w:val="001D405D"/>
    <w:rsid w:val="001D4070"/>
    <w:rsid w:val="001D4087"/>
    <w:rsid w:val="001D40ED"/>
    <w:rsid w:val="001D4136"/>
    <w:rsid w:val="001D4156"/>
    <w:rsid w:val="001D41A3"/>
    <w:rsid w:val="001D41C6"/>
    <w:rsid w:val="001D41E7"/>
    <w:rsid w:val="001D42F5"/>
    <w:rsid w:val="001D43AE"/>
    <w:rsid w:val="001D43E6"/>
    <w:rsid w:val="001D450C"/>
    <w:rsid w:val="001D4537"/>
    <w:rsid w:val="001D4579"/>
    <w:rsid w:val="001D4676"/>
    <w:rsid w:val="001D46EB"/>
    <w:rsid w:val="001D4738"/>
    <w:rsid w:val="001D48BC"/>
    <w:rsid w:val="001D48F4"/>
    <w:rsid w:val="001D49D0"/>
    <w:rsid w:val="001D4A1D"/>
    <w:rsid w:val="001D4C41"/>
    <w:rsid w:val="001D4C81"/>
    <w:rsid w:val="001D4DB7"/>
    <w:rsid w:val="001D4DD6"/>
    <w:rsid w:val="001D4DE1"/>
    <w:rsid w:val="001D4E0E"/>
    <w:rsid w:val="001D4E6C"/>
    <w:rsid w:val="001D4E71"/>
    <w:rsid w:val="001D4E93"/>
    <w:rsid w:val="001D4EC7"/>
    <w:rsid w:val="001D4ED4"/>
    <w:rsid w:val="001D4F0B"/>
    <w:rsid w:val="001D4F1D"/>
    <w:rsid w:val="001D4F6D"/>
    <w:rsid w:val="001D4F86"/>
    <w:rsid w:val="001D5069"/>
    <w:rsid w:val="001D5136"/>
    <w:rsid w:val="001D5159"/>
    <w:rsid w:val="001D5280"/>
    <w:rsid w:val="001D5431"/>
    <w:rsid w:val="001D54E5"/>
    <w:rsid w:val="001D5566"/>
    <w:rsid w:val="001D5575"/>
    <w:rsid w:val="001D5676"/>
    <w:rsid w:val="001D5695"/>
    <w:rsid w:val="001D56EC"/>
    <w:rsid w:val="001D57E3"/>
    <w:rsid w:val="001D58C8"/>
    <w:rsid w:val="001D590F"/>
    <w:rsid w:val="001D5958"/>
    <w:rsid w:val="001D59DB"/>
    <w:rsid w:val="001D5A6D"/>
    <w:rsid w:val="001D5AA5"/>
    <w:rsid w:val="001D5C8D"/>
    <w:rsid w:val="001D5DED"/>
    <w:rsid w:val="001D5EA9"/>
    <w:rsid w:val="001D5EC5"/>
    <w:rsid w:val="001D600E"/>
    <w:rsid w:val="001D60D4"/>
    <w:rsid w:val="001D60E8"/>
    <w:rsid w:val="001D61EF"/>
    <w:rsid w:val="001D63D8"/>
    <w:rsid w:val="001D6446"/>
    <w:rsid w:val="001D64A9"/>
    <w:rsid w:val="001D65F5"/>
    <w:rsid w:val="001D6621"/>
    <w:rsid w:val="001D66AE"/>
    <w:rsid w:val="001D68F3"/>
    <w:rsid w:val="001D693E"/>
    <w:rsid w:val="001D6963"/>
    <w:rsid w:val="001D69C0"/>
    <w:rsid w:val="001D69F3"/>
    <w:rsid w:val="001D6AE5"/>
    <w:rsid w:val="001D6AEE"/>
    <w:rsid w:val="001D6C70"/>
    <w:rsid w:val="001D6CCA"/>
    <w:rsid w:val="001D6ED9"/>
    <w:rsid w:val="001D6F75"/>
    <w:rsid w:val="001D6FB1"/>
    <w:rsid w:val="001D6FB3"/>
    <w:rsid w:val="001D70EC"/>
    <w:rsid w:val="001D7254"/>
    <w:rsid w:val="001D7282"/>
    <w:rsid w:val="001D7351"/>
    <w:rsid w:val="001D737A"/>
    <w:rsid w:val="001D738B"/>
    <w:rsid w:val="001D739C"/>
    <w:rsid w:val="001D73EB"/>
    <w:rsid w:val="001D7467"/>
    <w:rsid w:val="001D7475"/>
    <w:rsid w:val="001D74A3"/>
    <w:rsid w:val="001D74B4"/>
    <w:rsid w:val="001D7511"/>
    <w:rsid w:val="001D752B"/>
    <w:rsid w:val="001D7543"/>
    <w:rsid w:val="001D7679"/>
    <w:rsid w:val="001D76B3"/>
    <w:rsid w:val="001D76DD"/>
    <w:rsid w:val="001D7730"/>
    <w:rsid w:val="001D785B"/>
    <w:rsid w:val="001D78A4"/>
    <w:rsid w:val="001D78EF"/>
    <w:rsid w:val="001D7913"/>
    <w:rsid w:val="001D7A3E"/>
    <w:rsid w:val="001D7A8D"/>
    <w:rsid w:val="001D7B7A"/>
    <w:rsid w:val="001D7C07"/>
    <w:rsid w:val="001D7C7B"/>
    <w:rsid w:val="001D7DAB"/>
    <w:rsid w:val="001D7DE1"/>
    <w:rsid w:val="001D7E65"/>
    <w:rsid w:val="001D7F82"/>
    <w:rsid w:val="001D7F8F"/>
    <w:rsid w:val="001E00BB"/>
    <w:rsid w:val="001E01AB"/>
    <w:rsid w:val="001E01D0"/>
    <w:rsid w:val="001E01D5"/>
    <w:rsid w:val="001E0204"/>
    <w:rsid w:val="001E0219"/>
    <w:rsid w:val="001E0230"/>
    <w:rsid w:val="001E02AB"/>
    <w:rsid w:val="001E0355"/>
    <w:rsid w:val="001E03DE"/>
    <w:rsid w:val="001E042E"/>
    <w:rsid w:val="001E0470"/>
    <w:rsid w:val="001E0618"/>
    <w:rsid w:val="001E065C"/>
    <w:rsid w:val="001E0662"/>
    <w:rsid w:val="001E06E0"/>
    <w:rsid w:val="001E06EE"/>
    <w:rsid w:val="001E07CA"/>
    <w:rsid w:val="001E0836"/>
    <w:rsid w:val="001E08D1"/>
    <w:rsid w:val="001E09C0"/>
    <w:rsid w:val="001E0A1B"/>
    <w:rsid w:val="001E0AC8"/>
    <w:rsid w:val="001E0D3B"/>
    <w:rsid w:val="001E0E51"/>
    <w:rsid w:val="001E0F44"/>
    <w:rsid w:val="001E10C5"/>
    <w:rsid w:val="001E11DD"/>
    <w:rsid w:val="001E124C"/>
    <w:rsid w:val="001E12FA"/>
    <w:rsid w:val="001E1345"/>
    <w:rsid w:val="001E1671"/>
    <w:rsid w:val="001E16EE"/>
    <w:rsid w:val="001E1767"/>
    <w:rsid w:val="001E176A"/>
    <w:rsid w:val="001E17B2"/>
    <w:rsid w:val="001E17BD"/>
    <w:rsid w:val="001E1819"/>
    <w:rsid w:val="001E1849"/>
    <w:rsid w:val="001E191E"/>
    <w:rsid w:val="001E1935"/>
    <w:rsid w:val="001E1975"/>
    <w:rsid w:val="001E1AC1"/>
    <w:rsid w:val="001E1CD0"/>
    <w:rsid w:val="001E1CEE"/>
    <w:rsid w:val="001E1CFA"/>
    <w:rsid w:val="001E1DDA"/>
    <w:rsid w:val="001E1EAB"/>
    <w:rsid w:val="001E1F4D"/>
    <w:rsid w:val="001E1F61"/>
    <w:rsid w:val="001E1F63"/>
    <w:rsid w:val="001E1FD3"/>
    <w:rsid w:val="001E207D"/>
    <w:rsid w:val="001E208C"/>
    <w:rsid w:val="001E2113"/>
    <w:rsid w:val="001E2171"/>
    <w:rsid w:val="001E21C7"/>
    <w:rsid w:val="001E2227"/>
    <w:rsid w:val="001E2259"/>
    <w:rsid w:val="001E2313"/>
    <w:rsid w:val="001E2397"/>
    <w:rsid w:val="001E23D6"/>
    <w:rsid w:val="001E24AF"/>
    <w:rsid w:val="001E2591"/>
    <w:rsid w:val="001E25FE"/>
    <w:rsid w:val="001E2695"/>
    <w:rsid w:val="001E2704"/>
    <w:rsid w:val="001E282B"/>
    <w:rsid w:val="001E2938"/>
    <w:rsid w:val="001E296C"/>
    <w:rsid w:val="001E2A7A"/>
    <w:rsid w:val="001E2A96"/>
    <w:rsid w:val="001E2AF3"/>
    <w:rsid w:val="001E2AF5"/>
    <w:rsid w:val="001E2B8F"/>
    <w:rsid w:val="001E2BCC"/>
    <w:rsid w:val="001E2C09"/>
    <w:rsid w:val="001E2C5E"/>
    <w:rsid w:val="001E2D28"/>
    <w:rsid w:val="001E2E11"/>
    <w:rsid w:val="001E2EE4"/>
    <w:rsid w:val="001E2EFE"/>
    <w:rsid w:val="001E2F4D"/>
    <w:rsid w:val="001E2F75"/>
    <w:rsid w:val="001E2F81"/>
    <w:rsid w:val="001E300B"/>
    <w:rsid w:val="001E300E"/>
    <w:rsid w:val="001E3027"/>
    <w:rsid w:val="001E3052"/>
    <w:rsid w:val="001E305C"/>
    <w:rsid w:val="001E3105"/>
    <w:rsid w:val="001E3160"/>
    <w:rsid w:val="001E32F0"/>
    <w:rsid w:val="001E33DA"/>
    <w:rsid w:val="001E3402"/>
    <w:rsid w:val="001E3451"/>
    <w:rsid w:val="001E34BF"/>
    <w:rsid w:val="001E355E"/>
    <w:rsid w:val="001E3658"/>
    <w:rsid w:val="001E36C6"/>
    <w:rsid w:val="001E373A"/>
    <w:rsid w:val="001E37C4"/>
    <w:rsid w:val="001E385C"/>
    <w:rsid w:val="001E388A"/>
    <w:rsid w:val="001E38C3"/>
    <w:rsid w:val="001E39CF"/>
    <w:rsid w:val="001E3B32"/>
    <w:rsid w:val="001E3C81"/>
    <w:rsid w:val="001E3CC6"/>
    <w:rsid w:val="001E3CCB"/>
    <w:rsid w:val="001E3E0D"/>
    <w:rsid w:val="001E3E0E"/>
    <w:rsid w:val="001E3E1E"/>
    <w:rsid w:val="001E3E2E"/>
    <w:rsid w:val="001E3E62"/>
    <w:rsid w:val="001E3F51"/>
    <w:rsid w:val="001E414C"/>
    <w:rsid w:val="001E418E"/>
    <w:rsid w:val="001E41D7"/>
    <w:rsid w:val="001E41D9"/>
    <w:rsid w:val="001E423F"/>
    <w:rsid w:val="001E426B"/>
    <w:rsid w:val="001E42B9"/>
    <w:rsid w:val="001E4303"/>
    <w:rsid w:val="001E4308"/>
    <w:rsid w:val="001E430A"/>
    <w:rsid w:val="001E43C9"/>
    <w:rsid w:val="001E4455"/>
    <w:rsid w:val="001E445A"/>
    <w:rsid w:val="001E44BA"/>
    <w:rsid w:val="001E450F"/>
    <w:rsid w:val="001E45E9"/>
    <w:rsid w:val="001E4624"/>
    <w:rsid w:val="001E479C"/>
    <w:rsid w:val="001E47E0"/>
    <w:rsid w:val="001E48E0"/>
    <w:rsid w:val="001E4939"/>
    <w:rsid w:val="001E4C48"/>
    <w:rsid w:val="001E4C6E"/>
    <w:rsid w:val="001E4CAC"/>
    <w:rsid w:val="001E4CBE"/>
    <w:rsid w:val="001E4D99"/>
    <w:rsid w:val="001E4DB3"/>
    <w:rsid w:val="001E4E4C"/>
    <w:rsid w:val="001E4EB3"/>
    <w:rsid w:val="001E4EE5"/>
    <w:rsid w:val="001E4F31"/>
    <w:rsid w:val="001E4FAC"/>
    <w:rsid w:val="001E4FCB"/>
    <w:rsid w:val="001E4FF5"/>
    <w:rsid w:val="001E50C6"/>
    <w:rsid w:val="001E50E8"/>
    <w:rsid w:val="001E5166"/>
    <w:rsid w:val="001E51B0"/>
    <w:rsid w:val="001E52EB"/>
    <w:rsid w:val="001E5302"/>
    <w:rsid w:val="001E532A"/>
    <w:rsid w:val="001E5393"/>
    <w:rsid w:val="001E539F"/>
    <w:rsid w:val="001E53DE"/>
    <w:rsid w:val="001E54BB"/>
    <w:rsid w:val="001E54DC"/>
    <w:rsid w:val="001E5791"/>
    <w:rsid w:val="001E58F4"/>
    <w:rsid w:val="001E59B4"/>
    <w:rsid w:val="001E59F8"/>
    <w:rsid w:val="001E5A14"/>
    <w:rsid w:val="001E5A6E"/>
    <w:rsid w:val="001E5AAD"/>
    <w:rsid w:val="001E5B5B"/>
    <w:rsid w:val="001E5BFB"/>
    <w:rsid w:val="001E5CCC"/>
    <w:rsid w:val="001E5D7C"/>
    <w:rsid w:val="001E5DBA"/>
    <w:rsid w:val="001E5EFF"/>
    <w:rsid w:val="001E5F02"/>
    <w:rsid w:val="001E6143"/>
    <w:rsid w:val="001E615A"/>
    <w:rsid w:val="001E6195"/>
    <w:rsid w:val="001E6284"/>
    <w:rsid w:val="001E6331"/>
    <w:rsid w:val="001E6354"/>
    <w:rsid w:val="001E6357"/>
    <w:rsid w:val="001E63BE"/>
    <w:rsid w:val="001E6639"/>
    <w:rsid w:val="001E663C"/>
    <w:rsid w:val="001E663D"/>
    <w:rsid w:val="001E666C"/>
    <w:rsid w:val="001E66F5"/>
    <w:rsid w:val="001E6725"/>
    <w:rsid w:val="001E6875"/>
    <w:rsid w:val="001E68AD"/>
    <w:rsid w:val="001E68FA"/>
    <w:rsid w:val="001E6A17"/>
    <w:rsid w:val="001E6B64"/>
    <w:rsid w:val="001E6B6C"/>
    <w:rsid w:val="001E6C3D"/>
    <w:rsid w:val="001E6C8F"/>
    <w:rsid w:val="001E6D12"/>
    <w:rsid w:val="001E6EAA"/>
    <w:rsid w:val="001E6FA1"/>
    <w:rsid w:val="001E705A"/>
    <w:rsid w:val="001E706C"/>
    <w:rsid w:val="001E7145"/>
    <w:rsid w:val="001E722F"/>
    <w:rsid w:val="001E72DB"/>
    <w:rsid w:val="001E756B"/>
    <w:rsid w:val="001E77C7"/>
    <w:rsid w:val="001E7885"/>
    <w:rsid w:val="001E78A8"/>
    <w:rsid w:val="001E7963"/>
    <w:rsid w:val="001E7B07"/>
    <w:rsid w:val="001E7B7E"/>
    <w:rsid w:val="001E7BC6"/>
    <w:rsid w:val="001E7BCA"/>
    <w:rsid w:val="001E7C1D"/>
    <w:rsid w:val="001E7C4F"/>
    <w:rsid w:val="001E7CC5"/>
    <w:rsid w:val="001E7CCD"/>
    <w:rsid w:val="001E7D8F"/>
    <w:rsid w:val="001E7DCA"/>
    <w:rsid w:val="001E7E34"/>
    <w:rsid w:val="001E7E73"/>
    <w:rsid w:val="001F0068"/>
    <w:rsid w:val="001F016B"/>
    <w:rsid w:val="001F0234"/>
    <w:rsid w:val="001F0257"/>
    <w:rsid w:val="001F032F"/>
    <w:rsid w:val="001F03C3"/>
    <w:rsid w:val="001F03C5"/>
    <w:rsid w:val="001F03D8"/>
    <w:rsid w:val="001F0415"/>
    <w:rsid w:val="001F047A"/>
    <w:rsid w:val="001F04D8"/>
    <w:rsid w:val="001F04E8"/>
    <w:rsid w:val="001F0528"/>
    <w:rsid w:val="001F069C"/>
    <w:rsid w:val="001F07CC"/>
    <w:rsid w:val="001F0818"/>
    <w:rsid w:val="001F085F"/>
    <w:rsid w:val="001F08EA"/>
    <w:rsid w:val="001F0926"/>
    <w:rsid w:val="001F0A12"/>
    <w:rsid w:val="001F0A70"/>
    <w:rsid w:val="001F0A96"/>
    <w:rsid w:val="001F0ABE"/>
    <w:rsid w:val="001F0B21"/>
    <w:rsid w:val="001F0C84"/>
    <w:rsid w:val="001F0CDB"/>
    <w:rsid w:val="001F0DB8"/>
    <w:rsid w:val="001F0DBC"/>
    <w:rsid w:val="001F0E2C"/>
    <w:rsid w:val="001F0F0C"/>
    <w:rsid w:val="001F0F46"/>
    <w:rsid w:val="001F0FAE"/>
    <w:rsid w:val="001F0FD2"/>
    <w:rsid w:val="001F1003"/>
    <w:rsid w:val="001F12C4"/>
    <w:rsid w:val="001F12FB"/>
    <w:rsid w:val="001F1323"/>
    <w:rsid w:val="001F132E"/>
    <w:rsid w:val="001F139D"/>
    <w:rsid w:val="001F1438"/>
    <w:rsid w:val="001F143F"/>
    <w:rsid w:val="001F1479"/>
    <w:rsid w:val="001F191D"/>
    <w:rsid w:val="001F195D"/>
    <w:rsid w:val="001F1A99"/>
    <w:rsid w:val="001F1AB4"/>
    <w:rsid w:val="001F1B4E"/>
    <w:rsid w:val="001F1BA3"/>
    <w:rsid w:val="001F1BDE"/>
    <w:rsid w:val="001F1C96"/>
    <w:rsid w:val="001F1F20"/>
    <w:rsid w:val="001F200B"/>
    <w:rsid w:val="001F217C"/>
    <w:rsid w:val="001F2200"/>
    <w:rsid w:val="001F237B"/>
    <w:rsid w:val="001F2383"/>
    <w:rsid w:val="001F23B5"/>
    <w:rsid w:val="001F23DE"/>
    <w:rsid w:val="001F2402"/>
    <w:rsid w:val="001F2412"/>
    <w:rsid w:val="001F2431"/>
    <w:rsid w:val="001F2569"/>
    <w:rsid w:val="001F25BC"/>
    <w:rsid w:val="001F264A"/>
    <w:rsid w:val="001F264B"/>
    <w:rsid w:val="001F270E"/>
    <w:rsid w:val="001F2795"/>
    <w:rsid w:val="001F286C"/>
    <w:rsid w:val="001F28B2"/>
    <w:rsid w:val="001F2964"/>
    <w:rsid w:val="001F299D"/>
    <w:rsid w:val="001F2B60"/>
    <w:rsid w:val="001F2BA2"/>
    <w:rsid w:val="001F2BA8"/>
    <w:rsid w:val="001F2BC1"/>
    <w:rsid w:val="001F2C7A"/>
    <w:rsid w:val="001F2CA0"/>
    <w:rsid w:val="001F2EA0"/>
    <w:rsid w:val="001F2EAD"/>
    <w:rsid w:val="001F2EBE"/>
    <w:rsid w:val="001F2EC8"/>
    <w:rsid w:val="001F2F21"/>
    <w:rsid w:val="001F2F8A"/>
    <w:rsid w:val="001F2F8E"/>
    <w:rsid w:val="001F2FC7"/>
    <w:rsid w:val="001F3082"/>
    <w:rsid w:val="001F30E8"/>
    <w:rsid w:val="001F315D"/>
    <w:rsid w:val="001F31AA"/>
    <w:rsid w:val="001F32F4"/>
    <w:rsid w:val="001F3321"/>
    <w:rsid w:val="001F3435"/>
    <w:rsid w:val="001F357B"/>
    <w:rsid w:val="001F359D"/>
    <w:rsid w:val="001F3698"/>
    <w:rsid w:val="001F3703"/>
    <w:rsid w:val="001F371D"/>
    <w:rsid w:val="001F3879"/>
    <w:rsid w:val="001F39BC"/>
    <w:rsid w:val="001F3A2A"/>
    <w:rsid w:val="001F3AD0"/>
    <w:rsid w:val="001F3B1D"/>
    <w:rsid w:val="001F3B58"/>
    <w:rsid w:val="001F3B5F"/>
    <w:rsid w:val="001F3C16"/>
    <w:rsid w:val="001F3C1F"/>
    <w:rsid w:val="001F3C44"/>
    <w:rsid w:val="001F3C58"/>
    <w:rsid w:val="001F3CFB"/>
    <w:rsid w:val="001F3D57"/>
    <w:rsid w:val="001F3D78"/>
    <w:rsid w:val="001F3FA5"/>
    <w:rsid w:val="001F41F7"/>
    <w:rsid w:val="001F423A"/>
    <w:rsid w:val="001F4322"/>
    <w:rsid w:val="001F4487"/>
    <w:rsid w:val="001F459B"/>
    <w:rsid w:val="001F46A1"/>
    <w:rsid w:val="001F4758"/>
    <w:rsid w:val="001F47BE"/>
    <w:rsid w:val="001F491C"/>
    <w:rsid w:val="001F4925"/>
    <w:rsid w:val="001F49C3"/>
    <w:rsid w:val="001F4A19"/>
    <w:rsid w:val="001F4A58"/>
    <w:rsid w:val="001F4B0B"/>
    <w:rsid w:val="001F4B46"/>
    <w:rsid w:val="001F4C7F"/>
    <w:rsid w:val="001F4CD2"/>
    <w:rsid w:val="001F4D0C"/>
    <w:rsid w:val="001F4D28"/>
    <w:rsid w:val="001F4E7A"/>
    <w:rsid w:val="001F4F3D"/>
    <w:rsid w:val="001F4FE1"/>
    <w:rsid w:val="001F5075"/>
    <w:rsid w:val="001F50AD"/>
    <w:rsid w:val="001F50C4"/>
    <w:rsid w:val="001F50D4"/>
    <w:rsid w:val="001F531E"/>
    <w:rsid w:val="001F5326"/>
    <w:rsid w:val="001F5358"/>
    <w:rsid w:val="001F5453"/>
    <w:rsid w:val="001F5454"/>
    <w:rsid w:val="001F54B9"/>
    <w:rsid w:val="001F5508"/>
    <w:rsid w:val="001F5596"/>
    <w:rsid w:val="001F56C1"/>
    <w:rsid w:val="001F5709"/>
    <w:rsid w:val="001F574B"/>
    <w:rsid w:val="001F5780"/>
    <w:rsid w:val="001F5892"/>
    <w:rsid w:val="001F5901"/>
    <w:rsid w:val="001F5929"/>
    <w:rsid w:val="001F59E1"/>
    <w:rsid w:val="001F5B66"/>
    <w:rsid w:val="001F5CA8"/>
    <w:rsid w:val="001F5CD4"/>
    <w:rsid w:val="001F5DAA"/>
    <w:rsid w:val="001F5E5B"/>
    <w:rsid w:val="001F5F23"/>
    <w:rsid w:val="001F6002"/>
    <w:rsid w:val="001F6061"/>
    <w:rsid w:val="001F60CF"/>
    <w:rsid w:val="001F61B4"/>
    <w:rsid w:val="001F62FC"/>
    <w:rsid w:val="001F633E"/>
    <w:rsid w:val="001F6358"/>
    <w:rsid w:val="001F63C4"/>
    <w:rsid w:val="001F656F"/>
    <w:rsid w:val="001F66A3"/>
    <w:rsid w:val="001F66B0"/>
    <w:rsid w:val="001F6726"/>
    <w:rsid w:val="001F68B8"/>
    <w:rsid w:val="001F68D1"/>
    <w:rsid w:val="001F6A4E"/>
    <w:rsid w:val="001F6AAB"/>
    <w:rsid w:val="001F6B7B"/>
    <w:rsid w:val="001F6BF7"/>
    <w:rsid w:val="001F6D49"/>
    <w:rsid w:val="001F7016"/>
    <w:rsid w:val="001F7032"/>
    <w:rsid w:val="001F70D9"/>
    <w:rsid w:val="001F7204"/>
    <w:rsid w:val="001F72F5"/>
    <w:rsid w:val="001F7365"/>
    <w:rsid w:val="001F73AC"/>
    <w:rsid w:val="001F7478"/>
    <w:rsid w:val="001F75F9"/>
    <w:rsid w:val="001F77FC"/>
    <w:rsid w:val="001F7834"/>
    <w:rsid w:val="001F784D"/>
    <w:rsid w:val="001F7908"/>
    <w:rsid w:val="001F7996"/>
    <w:rsid w:val="001F7AA4"/>
    <w:rsid w:val="001F7B2C"/>
    <w:rsid w:val="001F7B64"/>
    <w:rsid w:val="001F7DF2"/>
    <w:rsid w:val="001F7E45"/>
    <w:rsid w:val="001F7EEB"/>
    <w:rsid w:val="001F7F25"/>
    <w:rsid w:val="001F7F2E"/>
    <w:rsid w:val="001F7F9D"/>
    <w:rsid w:val="001F7FF7"/>
    <w:rsid w:val="0020006F"/>
    <w:rsid w:val="00200076"/>
    <w:rsid w:val="002000D2"/>
    <w:rsid w:val="00200134"/>
    <w:rsid w:val="00200143"/>
    <w:rsid w:val="002002E9"/>
    <w:rsid w:val="0020031D"/>
    <w:rsid w:val="00200333"/>
    <w:rsid w:val="00200338"/>
    <w:rsid w:val="0020037A"/>
    <w:rsid w:val="002003C7"/>
    <w:rsid w:val="002003C9"/>
    <w:rsid w:val="0020040F"/>
    <w:rsid w:val="00200419"/>
    <w:rsid w:val="002004A0"/>
    <w:rsid w:val="00200575"/>
    <w:rsid w:val="002006AA"/>
    <w:rsid w:val="002006D0"/>
    <w:rsid w:val="00200753"/>
    <w:rsid w:val="00200773"/>
    <w:rsid w:val="002007D7"/>
    <w:rsid w:val="0020097F"/>
    <w:rsid w:val="002009BC"/>
    <w:rsid w:val="002009BE"/>
    <w:rsid w:val="00200A30"/>
    <w:rsid w:val="00200A39"/>
    <w:rsid w:val="00200B23"/>
    <w:rsid w:val="00200CA3"/>
    <w:rsid w:val="00200D52"/>
    <w:rsid w:val="00200D71"/>
    <w:rsid w:val="00200D90"/>
    <w:rsid w:val="00200E71"/>
    <w:rsid w:val="00200EF5"/>
    <w:rsid w:val="00200F88"/>
    <w:rsid w:val="00200F8E"/>
    <w:rsid w:val="0020121A"/>
    <w:rsid w:val="002012BD"/>
    <w:rsid w:val="002012F1"/>
    <w:rsid w:val="002014E3"/>
    <w:rsid w:val="002014F3"/>
    <w:rsid w:val="002015FF"/>
    <w:rsid w:val="002016C5"/>
    <w:rsid w:val="002018DE"/>
    <w:rsid w:val="00201980"/>
    <w:rsid w:val="00201A22"/>
    <w:rsid w:val="00201B1C"/>
    <w:rsid w:val="00201D09"/>
    <w:rsid w:val="00201D2A"/>
    <w:rsid w:val="00201D62"/>
    <w:rsid w:val="00201D76"/>
    <w:rsid w:val="00201D8E"/>
    <w:rsid w:val="00201E0C"/>
    <w:rsid w:val="00201ED7"/>
    <w:rsid w:val="00202022"/>
    <w:rsid w:val="002020F0"/>
    <w:rsid w:val="00202100"/>
    <w:rsid w:val="002021F4"/>
    <w:rsid w:val="0020223A"/>
    <w:rsid w:val="002022EC"/>
    <w:rsid w:val="00202312"/>
    <w:rsid w:val="0020237C"/>
    <w:rsid w:val="0020239B"/>
    <w:rsid w:val="002023A2"/>
    <w:rsid w:val="00202523"/>
    <w:rsid w:val="002025D9"/>
    <w:rsid w:val="00202608"/>
    <w:rsid w:val="00202738"/>
    <w:rsid w:val="0020273C"/>
    <w:rsid w:val="0020289C"/>
    <w:rsid w:val="002028AD"/>
    <w:rsid w:val="00202D1D"/>
    <w:rsid w:val="00202F29"/>
    <w:rsid w:val="00202F77"/>
    <w:rsid w:val="00202F8E"/>
    <w:rsid w:val="00202FE2"/>
    <w:rsid w:val="00203047"/>
    <w:rsid w:val="00203138"/>
    <w:rsid w:val="00203150"/>
    <w:rsid w:val="002032A6"/>
    <w:rsid w:val="002032C6"/>
    <w:rsid w:val="0020339E"/>
    <w:rsid w:val="002033D0"/>
    <w:rsid w:val="002033F2"/>
    <w:rsid w:val="002034F5"/>
    <w:rsid w:val="0020355C"/>
    <w:rsid w:val="0020356F"/>
    <w:rsid w:val="0020358F"/>
    <w:rsid w:val="00203695"/>
    <w:rsid w:val="002038AA"/>
    <w:rsid w:val="002038EA"/>
    <w:rsid w:val="002038F5"/>
    <w:rsid w:val="002039E2"/>
    <w:rsid w:val="00203BAC"/>
    <w:rsid w:val="00203C0F"/>
    <w:rsid w:val="00203C35"/>
    <w:rsid w:val="00203E09"/>
    <w:rsid w:val="00203E57"/>
    <w:rsid w:val="00203EB4"/>
    <w:rsid w:val="00203F61"/>
    <w:rsid w:val="00204092"/>
    <w:rsid w:val="0020414F"/>
    <w:rsid w:val="00204152"/>
    <w:rsid w:val="00204179"/>
    <w:rsid w:val="00204224"/>
    <w:rsid w:val="002042DA"/>
    <w:rsid w:val="00204332"/>
    <w:rsid w:val="0020439F"/>
    <w:rsid w:val="00204477"/>
    <w:rsid w:val="0020459B"/>
    <w:rsid w:val="002045F2"/>
    <w:rsid w:val="00204613"/>
    <w:rsid w:val="0020474E"/>
    <w:rsid w:val="00204776"/>
    <w:rsid w:val="002047E1"/>
    <w:rsid w:val="002048AC"/>
    <w:rsid w:val="002048E9"/>
    <w:rsid w:val="0020490B"/>
    <w:rsid w:val="0020490D"/>
    <w:rsid w:val="00204912"/>
    <w:rsid w:val="0020493C"/>
    <w:rsid w:val="00204967"/>
    <w:rsid w:val="00204B60"/>
    <w:rsid w:val="00204C3B"/>
    <w:rsid w:val="00204C6E"/>
    <w:rsid w:val="00204E99"/>
    <w:rsid w:val="00204ECC"/>
    <w:rsid w:val="00204FBE"/>
    <w:rsid w:val="0020500C"/>
    <w:rsid w:val="0020500F"/>
    <w:rsid w:val="00205039"/>
    <w:rsid w:val="0020503E"/>
    <w:rsid w:val="0020503F"/>
    <w:rsid w:val="002050FE"/>
    <w:rsid w:val="00205154"/>
    <w:rsid w:val="00205269"/>
    <w:rsid w:val="0020536A"/>
    <w:rsid w:val="0020540B"/>
    <w:rsid w:val="00205434"/>
    <w:rsid w:val="00205462"/>
    <w:rsid w:val="00205478"/>
    <w:rsid w:val="002054A5"/>
    <w:rsid w:val="00205787"/>
    <w:rsid w:val="002057A6"/>
    <w:rsid w:val="002057B5"/>
    <w:rsid w:val="002058AA"/>
    <w:rsid w:val="00205923"/>
    <w:rsid w:val="00205A80"/>
    <w:rsid w:val="00205A96"/>
    <w:rsid w:val="00205CB0"/>
    <w:rsid w:val="00205DEC"/>
    <w:rsid w:val="00205E26"/>
    <w:rsid w:val="00205EA9"/>
    <w:rsid w:val="00205EB0"/>
    <w:rsid w:val="00205EB8"/>
    <w:rsid w:val="00205EF5"/>
    <w:rsid w:val="00205EFD"/>
    <w:rsid w:val="00205F6F"/>
    <w:rsid w:val="00205F7B"/>
    <w:rsid w:val="00206036"/>
    <w:rsid w:val="0020606C"/>
    <w:rsid w:val="0020609F"/>
    <w:rsid w:val="002060FB"/>
    <w:rsid w:val="00206168"/>
    <w:rsid w:val="002061F5"/>
    <w:rsid w:val="00206208"/>
    <w:rsid w:val="002062CB"/>
    <w:rsid w:val="00206380"/>
    <w:rsid w:val="002063B4"/>
    <w:rsid w:val="002063BF"/>
    <w:rsid w:val="002063F8"/>
    <w:rsid w:val="0020641C"/>
    <w:rsid w:val="00206484"/>
    <w:rsid w:val="002066BD"/>
    <w:rsid w:val="002066C9"/>
    <w:rsid w:val="00206756"/>
    <w:rsid w:val="00206767"/>
    <w:rsid w:val="0020680E"/>
    <w:rsid w:val="00206887"/>
    <w:rsid w:val="002068FB"/>
    <w:rsid w:val="00206928"/>
    <w:rsid w:val="00206944"/>
    <w:rsid w:val="00206945"/>
    <w:rsid w:val="00206A2E"/>
    <w:rsid w:val="00206BC3"/>
    <w:rsid w:val="00206BDE"/>
    <w:rsid w:val="00206CCB"/>
    <w:rsid w:val="00206E00"/>
    <w:rsid w:val="0020701E"/>
    <w:rsid w:val="002070DF"/>
    <w:rsid w:val="002072B6"/>
    <w:rsid w:val="00207332"/>
    <w:rsid w:val="00207336"/>
    <w:rsid w:val="002073C0"/>
    <w:rsid w:val="002075BB"/>
    <w:rsid w:val="0020768D"/>
    <w:rsid w:val="00207692"/>
    <w:rsid w:val="002076F8"/>
    <w:rsid w:val="002077B5"/>
    <w:rsid w:val="00207845"/>
    <w:rsid w:val="0020790B"/>
    <w:rsid w:val="0020792B"/>
    <w:rsid w:val="0020797B"/>
    <w:rsid w:val="00207A45"/>
    <w:rsid w:val="00207B27"/>
    <w:rsid w:val="00207B6F"/>
    <w:rsid w:val="00207BB5"/>
    <w:rsid w:val="00207C0D"/>
    <w:rsid w:val="00207C55"/>
    <w:rsid w:val="00207CF8"/>
    <w:rsid w:val="00207E07"/>
    <w:rsid w:val="00207E7F"/>
    <w:rsid w:val="00207F6F"/>
    <w:rsid w:val="00210114"/>
    <w:rsid w:val="0021018F"/>
    <w:rsid w:val="002101CB"/>
    <w:rsid w:val="0021039B"/>
    <w:rsid w:val="00210469"/>
    <w:rsid w:val="0021058D"/>
    <w:rsid w:val="00210602"/>
    <w:rsid w:val="00210700"/>
    <w:rsid w:val="0021077D"/>
    <w:rsid w:val="0021079B"/>
    <w:rsid w:val="0021079F"/>
    <w:rsid w:val="0021083C"/>
    <w:rsid w:val="00210951"/>
    <w:rsid w:val="00210964"/>
    <w:rsid w:val="00210AE3"/>
    <w:rsid w:val="00210B4A"/>
    <w:rsid w:val="00210BA7"/>
    <w:rsid w:val="00210C5C"/>
    <w:rsid w:val="00210D85"/>
    <w:rsid w:val="00210DCB"/>
    <w:rsid w:val="00210FF3"/>
    <w:rsid w:val="00211019"/>
    <w:rsid w:val="0021101D"/>
    <w:rsid w:val="0021109F"/>
    <w:rsid w:val="002112F5"/>
    <w:rsid w:val="00211375"/>
    <w:rsid w:val="0021143F"/>
    <w:rsid w:val="00211556"/>
    <w:rsid w:val="0021161A"/>
    <w:rsid w:val="002116D6"/>
    <w:rsid w:val="002116F9"/>
    <w:rsid w:val="002117F8"/>
    <w:rsid w:val="00211869"/>
    <w:rsid w:val="0021188C"/>
    <w:rsid w:val="002119EF"/>
    <w:rsid w:val="002119F8"/>
    <w:rsid w:val="00211B1C"/>
    <w:rsid w:val="00211C9F"/>
    <w:rsid w:val="00211CC4"/>
    <w:rsid w:val="00211D1A"/>
    <w:rsid w:val="00211DF0"/>
    <w:rsid w:val="00211E47"/>
    <w:rsid w:val="00211E89"/>
    <w:rsid w:val="00211E9F"/>
    <w:rsid w:val="00211F61"/>
    <w:rsid w:val="00211F87"/>
    <w:rsid w:val="0021214D"/>
    <w:rsid w:val="002121A7"/>
    <w:rsid w:val="0021233B"/>
    <w:rsid w:val="002124F0"/>
    <w:rsid w:val="002125CE"/>
    <w:rsid w:val="002125FA"/>
    <w:rsid w:val="00212605"/>
    <w:rsid w:val="0021272B"/>
    <w:rsid w:val="002128C5"/>
    <w:rsid w:val="00212928"/>
    <w:rsid w:val="002129B2"/>
    <w:rsid w:val="00212A58"/>
    <w:rsid w:val="00212ABE"/>
    <w:rsid w:val="00212ACD"/>
    <w:rsid w:val="00212B95"/>
    <w:rsid w:val="00212C13"/>
    <w:rsid w:val="00212C89"/>
    <w:rsid w:val="00212CBB"/>
    <w:rsid w:val="00212DA7"/>
    <w:rsid w:val="00212E29"/>
    <w:rsid w:val="00212EB3"/>
    <w:rsid w:val="00212EB5"/>
    <w:rsid w:val="00213038"/>
    <w:rsid w:val="00213061"/>
    <w:rsid w:val="0021307D"/>
    <w:rsid w:val="002130AC"/>
    <w:rsid w:val="0021310F"/>
    <w:rsid w:val="002131CB"/>
    <w:rsid w:val="002134BC"/>
    <w:rsid w:val="002134FE"/>
    <w:rsid w:val="0021355E"/>
    <w:rsid w:val="00213732"/>
    <w:rsid w:val="00213786"/>
    <w:rsid w:val="0021383B"/>
    <w:rsid w:val="002138D9"/>
    <w:rsid w:val="00213A75"/>
    <w:rsid w:val="00213ACF"/>
    <w:rsid w:val="00213AE1"/>
    <w:rsid w:val="00213AE3"/>
    <w:rsid w:val="00213AEF"/>
    <w:rsid w:val="00213B44"/>
    <w:rsid w:val="00213C3D"/>
    <w:rsid w:val="00213C42"/>
    <w:rsid w:val="00213C4F"/>
    <w:rsid w:val="00213C95"/>
    <w:rsid w:val="00213D93"/>
    <w:rsid w:val="00213E1C"/>
    <w:rsid w:val="00213FE5"/>
    <w:rsid w:val="0021401B"/>
    <w:rsid w:val="00214096"/>
    <w:rsid w:val="0021415A"/>
    <w:rsid w:val="00214174"/>
    <w:rsid w:val="00214199"/>
    <w:rsid w:val="002142FE"/>
    <w:rsid w:val="0021437E"/>
    <w:rsid w:val="002143B7"/>
    <w:rsid w:val="0021445B"/>
    <w:rsid w:val="00214489"/>
    <w:rsid w:val="002144F6"/>
    <w:rsid w:val="002145BC"/>
    <w:rsid w:val="002145F3"/>
    <w:rsid w:val="002146A5"/>
    <w:rsid w:val="00214709"/>
    <w:rsid w:val="002147C8"/>
    <w:rsid w:val="002149A6"/>
    <w:rsid w:val="002149C1"/>
    <w:rsid w:val="002149EC"/>
    <w:rsid w:val="00214A3C"/>
    <w:rsid w:val="00214B3E"/>
    <w:rsid w:val="00214B99"/>
    <w:rsid w:val="00214C88"/>
    <w:rsid w:val="00214D14"/>
    <w:rsid w:val="00214D40"/>
    <w:rsid w:val="00214D4C"/>
    <w:rsid w:val="00214D83"/>
    <w:rsid w:val="00214DA8"/>
    <w:rsid w:val="00214DCF"/>
    <w:rsid w:val="00214EBE"/>
    <w:rsid w:val="00214F3E"/>
    <w:rsid w:val="00214FBB"/>
    <w:rsid w:val="0021504F"/>
    <w:rsid w:val="0021506A"/>
    <w:rsid w:val="002150E7"/>
    <w:rsid w:val="00215136"/>
    <w:rsid w:val="00215149"/>
    <w:rsid w:val="002151A2"/>
    <w:rsid w:val="002151B5"/>
    <w:rsid w:val="002151C4"/>
    <w:rsid w:val="002152DE"/>
    <w:rsid w:val="00215315"/>
    <w:rsid w:val="00215377"/>
    <w:rsid w:val="00215489"/>
    <w:rsid w:val="00215570"/>
    <w:rsid w:val="00215660"/>
    <w:rsid w:val="00215678"/>
    <w:rsid w:val="00215681"/>
    <w:rsid w:val="00215694"/>
    <w:rsid w:val="00215784"/>
    <w:rsid w:val="0021586B"/>
    <w:rsid w:val="00215920"/>
    <w:rsid w:val="00215979"/>
    <w:rsid w:val="002159C2"/>
    <w:rsid w:val="00215A18"/>
    <w:rsid w:val="00215AE1"/>
    <w:rsid w:val="00215B10"/>
    <w:rsid w:val="00215C07"/>
    <w:rsid w:val="00215C2F"/>
    <w:rsid w:val="00215C5E"/>
    <w:rsid w:val="00215DDB"/>
    <w:rsid w:val="00215DDF"/>
    <w:rsid w:val="00215E0D"/>
    <w:rsid w:val="00215F14"/>
    <w:rsid w:val="00215F1A"/>
    <w:rsid w:val="00215FD6"/>
    <w:rsid w:val="00216099"/>
    <w:rsid w:val="0021609A"/>
    <w:rsid w:val="0021627C"/>
    <w:rsid w:val="002162C6"/>
    <w:rsid w:val="00216360"/>
    <w:rsid w:val="002163E4"/>
    <w:rsid w:val="0021651A"/>
    <w:rsid w:val="00216572"/>
    <w:rsid w:val="00216595"/>
    <w:rsid w:val="002165AA"/>
    <w:rsid w:val="0021661A"/>
    <w:rsid w:val="00216716"/>
    <w:rsid w:val="0021674B"/>
    <w:rsid w:val="002167BC"/>
    <w:rsid w:val="002167EB"/>
    <w:rsid w:val="0021683E"/>
    <w:rsid w:val="00216867"/>
    <w:rsid w:val="00216870"/>
    <w:rsid w:val="0021691B"/>
    <w:rsid w:val="00216997"/>
    <w:rsid w:val="00216A59"/>
    <w:rsid w:val="00216AB5"/>
    <w:rsid w:val="00216BB4"/>
    <w:rsid w:val="00216BC0"/>
    <w:rsid w:val="00216C57"/>
    <w:rsid w:val="00216C5D"/>
    <w:rsid w:val="00216CAC"/>
    <w:rsid w:val="00216CDC"/>
    <w:rsid w:val="00216E16"/>
    <w:rsid w:val="00216E49"/>
    <w:rsid w:val="00216E4D"/>
    <w:rsid w:val="00216EA4"/>
    <w:rsid w:val="00216EDE"/>
    <w:rsid w:val="00216FC7"/>
    <w:rsid w:val="00216FD2"/>
    <w:rsid w:val="002171CB"/>
    <w:rsid w:val="0021721A"/>
    <w:rsid w:val="0021724A"/>
    <w:rsid w:val="002172AA"/>
    <w:rsid w:val="00217364"/>
    <w:rsid w:val="00217399"/>
    <w:rsid w:val="0021752D"/>
    <w:rsid w:val="0021756A"/>
    <w:rsid w:val="00217632"/>
    <w:rsid w:val="0021775E"/>
    <w:rsid w:val="00217798"/>
    <w:rsid w:val="002177DD"/>
    <w:rsid w:val="0021787A"/>
    <w:rsid w:val="002178E3"/>
    <w:rsid w:val="00217A18"/>
    <w:rsid w:val="00217A73"/>
    <w:rsid w:val="00217A87"/>
    <w:rsid w:val="00217B1F"/>
    <w:rsid w:val="00217B86"/>
    <w:rsid w:val="00217BFE"/>
    <w:rsid w:val="00217D0B"/>
    <w:rsid w:val="00217ED4"/>
    <w:rsid w:val="00217F46"/>
    <w:rsid w:val="00217FD5"/>
    <w:rsid w:val="00217FF3"/>
    <w:rsid w:val="0022015B"/>
    <w:rsid w:val="002201AE"/>
    <w:rsid w:val="002201B8"/>
    <w:rsid w:val="002201D4"/>
    <w:rsid w:val="00220215"/>
    <w:rsid w:val="00220299"/>
    <w:rsid w:val="002202EB"/>
    <w:rsid w:val="00220312"/>
    <w:rsid w:val="00220398"/>
    <w:rsid w:val="002203D5"/>
    <w:rsid w:val="002203E0"/>
    <w:rsid w:val="0022054E"/>
    <w:rsid w:val="00220650"/>
    <w:rsid w:val="00220672"/>
    <w:rsid w:val="0022079E"/>
    <w:rsid w:val="002207A1"/>
    <w:rsid w:val="002207DC"/>
    <w:rsid w:val="002208F9"/>
    <w:rsid w:val="0022094E"/>
    <w:rsid w:val="002209F2"/>
    <w:rsid w:val="00220DA8"/>
    <w:rsid w:val="00220DD2"/>
    <w:rsid w:val="00220E02"/>
    <w:rsid w:val="00220E4C"/>
    <w:rsid w:val="00220E9F"/>
    <w:rsid w:val="00220EB5"/>
    <w:rsid w:val="00220ECC"/>
    <w:rsid w:val="00221055"/>
    <w:rsid w:val="002210DB"/>
    <w:rsid w:val="002211A1"/>
    <w:rsid w:val="002212BE"/>
    <w:rsid w:val="00221448"/>
    <w:rsid w:val="002214F7"/>
    <w:rsid w:val="002215E3"/>
    <w:rsid w:val="002216AA"/>
    <w:rsid w:val="00221711"/>
    <w:rsid w:val="00221732"/>
    <w:rsid w:val="00221747"/>
    <w:rsid w:val="0022187D"/>
    <w:rsid w:val="0022192C"/>
    <w:rsid w:val="00221ADE"/>
    <w:rsid w:val="00221AEA"/>
    <w:rsid w:val="00221B7A"/>
    <w:rsid w:val="00221B7B"/>
    <w:rsid w:val="00221BC6"/>
    <w:rsid w:val="00221D17"/>
    <w:rsid w:val="00221D3B"/>
    <w:rsid w:val="00221DD8"/>
    <w:rsid w:val="00221DEA"/>
    <w:rsid w:val="00221E22"/>
    <w:rsid w:val="00221E53"/>
    <w:rsid w:val="00221F3E"/>
    <w:rsid w:val="00222058"/>
    <w:rsid w:val="002220A5"/>
    <w:rsid w:val="002220E3"/>
    <w:rsid w:val="00222178"/>
    <w:rsid w:val="00222194"/>
    <w:rsid w:val="002221D6"/>
    <w:rsid w:val="002221DA"/>
    <w:rsid w:val="002221F4"/>
    <w:rsid w:val="00222260"/>
    <w:rsid w:val="00222284"/>
    <w:rsid w:val="002223C1"/>
    <w:rsid w:val="0022249F"/>
    <w:rsid w:val="002224AE"/>
    <w:rsid w:val="0022267E"/>
    <w:rsid w:val="002226B6"/>
    <w:rsid w:val="002227D7"/>
    <w:rsid w:val="0022281E"/>
    <w:rsid w:val="00222845"/>
    <w:rsid w:val="00222AB0"/>
    <w:rsid w:val="00222AB5"/>
    <w:rsid w:val="00222AB6"/>
    <w:rsid w:val="00222BDA"/>
    <w:rsid w:val="00222C10"/>
    <w:rsid w:val="00222C8A"/>
    <w:rsid w:val="00222CBB"/>
    <w:rsid w:val="00222D2C"/>
    <w:rsid w:val="00222D59"/>
    <w:rsid w:val="00222EC5"/>
    <w:rsid w:val="00222FB1"/>
    <w:rsid w:val="0022304B"/>
    <w:rsid w:val="00223079"/>
    <w:rsid w:val="00223098"/>
    <w:rsid w:val="00223135"/>
    <w:rsid w:val="00223165"/>
    <w:rsid w:val="00223187"/>
    <w:rsid w:val="002231B2"/>
    <w:rsid w:val="00223201"/>
    <w:rsid w:val="0022333A"/>
    <w:rsid w:val="002233A4"/>
    <w:rsid w:val="002233D7"/>
    <w:rsid w:val="0022343C"/>
    <w:rsid w:val="00223462"/>
    <w:rsid w:val="002234D2"/>
    <w:rsid w:val="002235D2"/>
    <w:rsid w:val="002235E4"/>
    <w:rsid w:val="00223621"/>
    <w:rsid w:val="00223691"/>
    <w:rsid w:val="002236F3"/>
    <w:rsid w:val="00223703"/>
    <w:rsid w:val="00223721"/>
    <w:rsid w:val="0022373E"/>
    <w:rsid w:val="00223807"/>
    <w:rsid w:val="002238B6"/>
    <w:rsid w:val="0022391F"/>
    <w:rsid w:val="00223A44"/>
    <w:rsid w:val="00223AAB"/>
    <w:rsid w:val="00223AEF"/>
    <w:rsid w:val="00223B03"/>
    <w:rsid w:val="00223BFD"/>
    <w:rsid w:val="00223CFA"/>
    <w:rsid w:val="00223D1D"/>
    <w:rsid w:val="00223DF9"/>
    <w:rsid w:val="00223E6E"/>
    <w:rsid w:val="00223F11"/>
    <w:rsid w:val="00223F13"/>
    <w:rsid w:val="00223F1D"/>
    <w:rsid w:val="00223F29"/>
    <w:rsid w:val="00223FC9"/>
    <w:rsid w:val="00223FEF"/>
    <w:rsid w:val="00224021"/>
    <w:rsid w:val="00224086"/>
    <w:rsid w:val="002240F4"/>
    <w:rsid w:val="00224111"/>
    <w:rsid w:val="00224121"/>
    <w:rsid w:val="0022414A"/>
    <w:rsid w:val="002242F0"/>
    <w:rsid w:val="002242F1"/>
    <w:rsid w:val="00224313"/>
    <w:rsid w:val="0022454A"/>
    <w:rsid w:val="002246C1"/>
    <w:rsid w:val="00224814"/>
    <w:rsid w:val="002248AA"/>
    <w:rsid w:val="00224900"/>
    <w:rsid w:val="0022493A"/>
    <w:rsid w:val="00224954"/>
    <w:rsid w:val="00224B97"/>
    <w:rsid w:val="00224C0A"/>
    <w:rsid w:val="00224CCB"/>
    <w:rsid w:val="00224CE7"/>
    <w:rsid w:val="00224D33"/>
    <w:rsid w:val="00224D68"/>
    <w:rsid w:val="00224E5A"/>
    <w:rsid w:val="00224FC1"/>
    <w:rsid w:val="0022522E"/>
    <w:rsid w:val="002252FF"/>
    <w:rsid w:val="0022533E"/>
    <w:rsid w:val="00225469"/>
    <w:rsid w:val="002254C3"/>
    <w:rsid w:val="0022554A"/>
    <w:rsid w:val="00225579"/>
    <w:rsid w:val="00225620"/>
    <w:rsid w:val="00225683"/>
    <w:rsid w:val="002256B3"/>
    <w:rsid w:val="002257EB"/>
    <w:rsid w:val="00225803"/>
    <w:rsid w:val="00225841"/>
    <w:rsid w:val="002259D4"/>
    <w:rsid w:val="00225A12"/>
    <w:rsid w:val="00225A3C"/>
    <w:rsid w:val="00225AC8"/>
    <w:rsid w:val="00225B93"/>
    <w:rsid w:val="00225BB9"/>
    <w:rsid w:val="00225C81"/>
    <w:rsid w:val="00225C97"/>
    <w:rsid w:val="00225DEF"/>
    <w:rsid w:val="00225FA0"/>
    <w:rsid w:val="00225FD8"/>
    <w:rsid w:val="002260B0"/>
    <w:rsid w:val="00226145"/>
    <w:rsid w:val="00226327"/>
    <w:rsid w:val="0022646A"/>
    <w:rsid w:val="002264FB"/>
    <w:rsid w:val="002265D2"/>
    <w:rsid w:val="00226656"/>
    <w:rsid w:val="0022665D"/>
    <w:rsid w:val="002266E1"/>
    <w:rsid w:val="0022670A"/>
    <w:rsid w:val="002267A5"/>
    <w:rsid w:val="0022687B"/>
    <w:rsid w:val="002269D9"/>
    <w:rsid w:val="00226B03"/>
    <w:rsid w:val="00226D67"/>
    <w:rsid w:val="00226D69"/>
    <w:rsid w:val="00226D77"/>
    <w:rsid w:val="00226D7F"/>
    <w:rsid w:val="00226DC6"/>
    <w:rsid w:val="00226E1C"/>
    <w:rsid w:val="00226F1E"/>
    <w:rsid w:val="00226F67"/>
    <w:rsid w:val="0022707F"/>
    <w:rsid w:val="0022710C"/>
    <w:rsid w:val="002271A9"/>
    <w:rsid w:val="002271C3"/>
    <w:rsid w:val="00227209"/>
    <w:rsid w:val="00227215"/>
    <w:rsid w:val="002272E5"/>
    <w:rsid w:val="00227367"/>
    <w:rsid w:val="002274D0"/>
    <w:rsid w:val="002274DA"/>
    <w:rsid w:val="00227526"/>
    <w:rsid w:val="00227566"/>
    <w:rsid w:val="002275E6"/>
    <w:rsid w:val="00227670"/>
    <w:rsid w:val="00227680"/>
    <w:rsid w:val="002276AB"/>
    <w:rsid w:val="002277CB"/>
    <w:rsid w:val="0022787D"/>
    <w:rsid w:val="00227947"/>
    <w:rsid w:val="00227A51"/>
    <w:rsid w:val="00227A5E"/>
    <w:rsid w:val="00227A74"/>
    <w:rsid w:val="00227B66"/>
    <w:rsid w:val="00227C44"/>
    <w:rsid w:val="00227C96"/>
    <w:rsid w:val="00227D8B"/>
    <w:rsid w:val="00227DD2"/>
    <w:rsid w:val="00227DFD"/>
    <w:rsid w:val="00227E04"/>
    <w:rsid w:val="00227E3A"/>
    <w:rsid w:val="00227EDD"/>
    <w:rsid w:val="00227F2E"/>
    <w:rsid w:val="00227F38"/>
    <w:rsid w:val="00230110"/>
    <w:rsid w:val="00230148"/>
    <w:rsid w:val="0023014B"/>
    <w:rsid w:val="002301B8"/>
    <w:rsid w:val="002301BA"/>
    <w:rsid w:val="002301DC"/>
    <w:rsid w:val="002301FD"/>
    <w:rsid w:val="00230208"/>
    <w:rsid w:val="00230259"/>
    <w:rsid w:val="002304EE"/>
    <w:rsid w:val="00230529"/>
    <w:rsid w:val="00230530"/>
    <w:rsid w:val="0023071A"/>
    <w:rsid w:val="0023073A"/>
    <w:rsid w:val="00230777"/>
    <w:rsid w:val="002307F2"/>
    <w:rsid w:val="00230879"/>
    <w:rsid w:val="0023089C"/>
    <w:rsid w:val="00230916"/>
    <w:rsid w:val="002309A5"/>
    <w:rsid w:val="002309B1"/>
    <w:rsid w:val="00230AB6"/>
    <w:rsid w:val="00230B2E"/>
    <w:rsid w:val="00230B49"/>
    <w:rsid w:val="00230C81"/>
    <w:rsid w:val="00230D29"/>
    <w:rsid w:val="00230D5A"/>
    <w:rsid w:val="00230E03"/>
    <w:rsid w:val="00230F2E"/>
    <w:rsid w:val="00230F46"/>
    <w:rsid w:val="00230FEF"/>
    <w:rsid w:val="00231143"/>
    <w:rsid w:val="00231181"/>
    <w:rsid w:val="002311AB"/>
    <w:rsid w:val="002311E2"/>
    <w:rsid w:val="00231228"/>
    <w:rsid w:val="0023133E"/>
    <w:rsid w:val="00231376"/>
    <w:rsid w:val="00231384"/>
    <w:rsid w:val="002315A1"/>
    <w:rsid w:val="002315C7"/>
    <w:rsid w:val="002315FE"/>
    <w:rsid w:val="002317D0"/>
    <w:rsid w:val="00231828"/>
    <w:rsid w:val="0023184A"/>
    <w:rsid w:val="002318A8"/>
    <w:rsid w:val="0023195E"/>
    <w:rsid w:val="00231991"/>
    <w:rsid w:val="0023199B"/>
    <w:rsid w:val="002319AF"/>
    <w:rsid w:val="00231B8F"/>
    <w:rsid w:val="00231B9C"/>
    <w:rsid w:val="00231BAD"/>
    <w:rsid w:val="00231C07"/>
    <w:rsid w:val="00231D0A"/>
    <w:rsid w:val="00231E45"/>
    <w:rsid w:val="00231E50"/>
    <w:rsid w:val="00231E62"/>
    <w:rsid w:val="00232114"/>
    <w:rsid w:val="00232136"/>
    <w:rsid w:val="00232142"/>
    <w:rsid w:val="002321BA"/>
    <w:rsid w:val="00232220"/>
    <w:rsid w:val="00232332"/>
    <w:rsid w:val="00232402"/>
    <w:rsid w:val="0023241D"/>
    <w:rsid w:val="002324EA"/>
    <w:rsid w:val="002324FB"/>
    <w:rsid w:val="002325AD"/>
    <w:rsid w:val="002325E0"/>
    <w:rsid w:val="00232689"/>
    <w:rsid w:val="002326EA"/>
    <w:rsid w:val="00232710"/>
    <w:rsid w:val="00232794"/>
    <w:rsid w:val="002328E8"/>
    <w:rsid w:val="00232904"/>
    <w:rsid w:val="00232930"/>
    <w:rsid w:val="00232966"/>
    <w:rsid w:val="002329EB"/>
    <w:rsid w:val="00232A8C"/>
    <w:rsid w:val="00232C23"/>
    <w:rsid w:val="00232D02"/>
    <w:rsid w:val="00232D70"/>
    <w:rsid w:val="00232DDC"/>
    <w:rsid w:val="00232E0B"/>
    <w:rsid w:val="00232E57"/>
    <w:rsid w:val="00232E80"/>
    <w:rsid w:val="00232F7F"/>
    <w:rsid w:val="00232F81"/>
    <w:rsid w:val="002330F2"/>
    <w:rsid w:val="002330F4"/>
    <w:rsid w:val="00233230"/>
    <w:rsid w:val="0023329C"/>
    <w:rsid w:val="0023337D"/>
    <w:rsid w:val="002333B6"/>
    <w:rsid w:val="00233424"/>
    <w:rsid w:val="002334E7"/>
    <w:rsid w:val="00233524"/>
    <w:rsid w:val="0023352B"/>
    <w:rsid w:val="0023366D"/>
    <w:rsid w:val="002336FC"/>
    <w:rsid w:val="0023375E"/>
    <w:rsid w:val="00233977"/>
    <w:rsid w:val="002339A0"/>
    <w:rsid w:val="00233B59"/>
    <w:rsid w:val="00233B9F"/>
    <w:rsid w:val="00233C23"/>
    <w:rsid w:val="00233C2C"/>
    <w:rsid w:val="00233C32"/>
    <w:rsid w:val="00233D58"/>
    <w:rsid w:val="00233D6B"/>
    <w:rsid w:val="00233D7B"/>
    <w:rsid w:val="00233D8C"/>
    <w:rsid w:val="00233DAC"/>
    <w:rsid w:val="00233E3D"/>
    <w:rsid w:val="00233F31"/>
    <w:rsid w:val="00233FC8"/>
    <w:rsid w:val="002340B5"/>
    <w:rsid w:val="00234159"/>
    <w:rsid w:val="002341CA"/>
    <w:rsid w:val="002341F8"/>
    <w:rsid w:val="00234240"/>
    <w:rsid w:val="00234265"/>
    <w:rsid w:val="00234285"/>
    <w:rsid w:val="002342AB"/>
    <w:rsid w:val="002342E3"/>
    <w:rsid w:val="00234754"/>
    <w:rsid w:val="00234824"/>
    <w:rsid w:val="00234853"/>
    <w:rsid w:val="002348F9"/>
    <w:rsid w:val="002349D4"/>
    <w:rsid w:val="002349D8"/>
    <w:rsid w:val="00234A6E"/>
    <w:rsid w:val="00234BD3"/>
    <w:rsid w:val="00234C17"/>
    <w:rsid w:val="00234D13"/>
    <w:rsid w:val="00234D4F"/>
    <w:rsid w:val="00234D79"/>
    <w:rsid w:val="00234D98"/>
    <w:rsid w:val="00234E60"/>
    <w:rsid w:val="00234E61"/>
    <w:rsid w:val="00234FFD"/>
    <w:rsid w:val="0023503C"/>
    <w:rsid w:val="00235050"/>
    <w:rsid w:val="0023508B"/>
    <w:rsid w:val="002350C8"/>
    <w:rsid w:val="002350CC"/>
    <w:rsid w:val="00235129"/>
    <w:rsid w:val="00235152"/>
    <w:rsid w:val="00235173"/>
    <w:rsid w:val="002351B9"/>
    <w:rsid w:val="00235206"/>
    <w:rsid w:val="002352DD"/>
    <w:rsid w:val="00235303"/>
    <w:rsid w:val="002353EE"/>
    <w:rsid w:val="00235439"/>
    <w:rsid w:val="0023550B"/>
    <w:rsid w:val="00235543"/>
    <w:rsid w:val="002355F5"/>
    <w:rsid w:val="0023582A"/>
    <w:rsid w:val="0023583B"/>
    <w:rsid w:val="00235946"/>
    <w:rsid w:val="00235973"/>
    <w:rsid w:val="00235A03"/>
    <w:rsid w:val="00235AF7"/>
    <w:rsid w:val="00235B25"/>
    <w:rsid w:val="00235B50"/>
    <w:rsid w:val="00235B5F"/>
    <w:rsid w:val="00235BF8"/>
    <w:rsid w:val="00235C45"/>
    <w:rsid w:val="002360A6"/>
    <w:rsid w:val="002360E9"/>
    <w:rsid w:val="00236135"/>
    <w:rsid w:val="00236169"/>
    <w:rsid w:val="0023616A"/>
    <w:rsid w:val="00236199"/>
    <w:rsid w:val="002361E5"/>
    <w:rsid w:val="00236219"/>
    <w:rsid w:val="00236277"/>
    <w:rsid w:val="0023633F"/>
    <w:rsid w:val="00236351"/>
    <w:rsid w:val="00236381"/>
    <w:rsid w:val="002364A5"/>
    <w:rsid w:val="002364AB"/>
    <w:rsid w:val="002364B3"/>
    <w:rsid w:val="002364B8"/>
    <w:rsid w:val="002364C7"/>
    <w:rsid w:val="002364E7"/>
    <w:rsid w:val="002365C7"/>
    <w:rsid w:val="00236635"/>
    <w:rsid w:val="0023665D"/>
    <w:rsid w:val="0023665F"/>
    <w:rsid w:val="00236688"/>
    <w:rsid w:val="00236689"/>
    <w:rsid w:val="0023681C"/>
    <w:rsid w:val="002368A0"/>
    <w:rsid w:val="00236B19"/>
    <w:rsid w:val="00236BC4"/>
    <w:rsid w:val="00236BF5"/>
    <w:rsid w:val="00236DDC"/>
    <w:rsid w:val="00236DE6"/>
    <w:rsid w:val="00236E35"/>
    <w:rsid w:val="00236EBE"/>
    <w:rsid w:val="00236F8D"/>
    <w:rsid w:val="00237058"/>
    <w:rsid w:val="0023706F"/>
    <w:rsid w:val="00237181"/>
    <w:rsid w:val="00237249"/>
    <w:rsid w:val="0023730C"/>
    <w:rsid w:val="00237312"/>
    <w:rsid w:val="00237333"/>
    <w:rsid w:val="002374BA"/>
    <w:rsid w:val="00237514"/>
    <w:rsid w:val="00237531"/>
    <w:rsid w:val="0023753D"/>
    <w:rsid w:val="00237565"/>
    <w:rsid w:val="00237571"/>
    <w:rsid w:val="002375A5"/>
    <w:rsid w:val="00237616"/>
    <w:rsid w:val="00237693"/>
    <w:rsid w:val="002376BB"/>
    <w:rsid w:val="00237792"/>
    <w:rsid w:val="002378E3"/>
    <w:rsid w:val="00237945"/>
    <w:rsid w:val="002379FD"/>
    <w:rsid w:val="00237AE8"/>
    <w:rsid w:val="00237B0B"/>
    <w:rsid w:val="00237BF2"/>
    <w:rsid w:val="00237C3C"/>
    <w:rsid w:val="00237CCD"/>
    <w:rsid w:val="00237E4A"/>
    <w:rsid w:val="00237FDA"/>
    <w:rsid w:val="0024001D"/>
    <w:rsid w:val="00240039"/>
    <w:rsid w:val="0024007E"/>
    <w:rsid w:val="002400A8"/>
    <w:rsid w:val="0024011B"/>
    <w:rsid w:val="00240159"/>
    <w:rsid w:val="00240184"/>
    <w:rsid w:val="002401AB"/>
    <w:rsid w:val="002401AE"/>
    <w:rsid w:val="00240266"/>
    <w:rsid w:val="00240296"/>
    <w:rsid w:val="00240408"/>
    <w:rsid w:val="00240675"/>
    <w:rsid w:val="00240734"/>
    <w:rsid w:val="00240737"/>
    <w:rsid w:val="0024074B"/>
    <w:rsid w:val="00240856"/>
    <w:rsid w:val="002408C1"/>
    <w:rsid w:val="00240902"/>
    <w:rsid w:val="002409DB"/>
    <w:rsid w:val="00240A26"/>
    <w:rsid w:val="00240A53"/>
    <w:rsid w:val="00240AF0"/>
    <w:rsid w:val="00240B13"/>
    <w:rsid w:val="00240BCC"/>
    <w:rsid w:val="00240BD1"/>
    <w:rsid w:val="00240C35"/>
    <w:rsid w:val="00240C5E"/>
    <w:rsid w:val="00240DDF"/>
    <w:rsid w:val="00240FDB"/>
    <w:rsid w:val="00240FDC"/>
    <w:rsid w:val="00240FF5"/>
    <w:rsid w:val="0024101E"/>
    <w:rsid w:val="00241036"/>
    <w:rsid w:val="00241180"/>
    <w:rsid w:val="0024121A"/>
    <w:rsid w:val="0024124A"/>
    <w:rsid w:val="00241256"/>
    <w:rsid w:val="002412F9"/>
    <w:rsid w:val="00241305"/>
    <w:rsid w:val="0024139A"/>
    <w:rsid w:val="002413CA"/>
    <w:rsid w:val="00241491"/>
    <w:rsid w:val="0024161D"/>
    <w:rsid w:val="002416FA"/>
    <w:rsid w:val="00241798"/>
    <w:rsid w:val="002417D3"/>
    <w:rsid w:val="002418CC"/>
    <w:rsid w:val="00241940"/>
    <w:rsid w:val="002419C0"/>
    <w:rsid w:val="002419C2"/>
    <w:rsid w:val="00241A3A"/>
    <w:rsid w:val="00241A52"/>
    <w:rsid w:val="00241B80"/>
    <w:rsid w:val="00241BA9"/>
    <w:rsid w:val="00241BC2"/>
    <w:rsid w:val="00241CD7"/>
    <w:rsid w:val="00241E39"/>
    <w:rsid w:val="00241F67"/>
    <w:rsid w:val="00241FA6"/>
    <w:rsid w:val="0024209F"/>
    <w:rsid w:val="00242136"/>
    <w:rsid w:val="00242154"/>
    <w:rsid w:val="00242240"/>
    <w:rsid w:val="0024224C"/>
    <w:rsid w:val="0024237C"/>
    <w:rsid w:val="00242397"/>
    <w:rsid w:val="002423E0"/>
    <w:rsid w:val="002423F8"/>
    <w:rsid w:val="00242472"/>
    <w:rsid w:val="00242495"/>
    <w:rsid w:val="00242523"/>
    <w:rsid w:val="00242579"/>
    <w:rsid w:val="00242597"/>
    <w:rsid w:val="002426A1"/>
    <w:rsid w:val="00242753"/>
    <w:rsid w:val="002427EF"/>
    <w:rsid w:val="00242935"/>
    <w:rsid w:val="0024297C"/>
    <w:rsid w:val="002429B3"/>
    <w:rsid w:val="002429C3"/>
    <w:rsid w:val="002429F2"/>
    <w:rsid w:val="00242B0E"/>
    <w:rsid w:val="00242B12"/>
    <w:rsid w:val="00242BA2"/>
    <w:rsid w:val="00242C49"/>
    <w:rsid w:val="00242C74"/>
    <w:rsid w:val="00242CD8"/>
    <w:rsid w:val="00242D9E"/>
    <w:rsid w:val="00242FD6"/>
    <w:rsid w:val="00243027"/>
    <w:rsid w:val="00243039"/>
    <w:rsid w:val="00243069"/>
    <w:rsid w:val="002432CA"/>
    <w:rsid w:val="0024336B"/>
    <w:rsid w:val="00243488"/>
    <w:rsid w:val="002434DE"/>
    <w:rsid w:val="00243575"/>
    <w:rsid w:val="00243591"/>
    <w:rsid w:val="00243772"/>
    <w:rsid w:val="00243781"/>
    <w:rsid w:val="00243924"/>
    <w:rsid w:val="0024399A"/>
    <w:rsid w:val="002439EB"/>
    <w:rsid w:val="00243A66"/>
    <w:rsid w:val="00243A6F"/>
    <w:rsid w:val="00243B19"/>
    <w:rsid w:val="00243B89"/>
    <w:rsid w:val="00243DF0"/>
    <w:rsid w:val="00243E1C"/>
    <w:rsid w:val="00243E92"/>
    <w:rsid w:val="00243EEA"/>
    <w:rsid w:val="00243F0D"/>
    <w:rsid w:val="0024405F"/>
    <w:rsid w:val="002440B7"/>
    <w:rsid w:val="00244138"/>
    <w:rsid w:val="00244240"/>
    <w:rsid w:val="002442D8"/>
    <w:rsid w:val="0024446B"/>
    <w:rsid w:val="00244482"/>
    <w:rsid w:val="0024452C"/>
    <w:rsid w:val="00244542"/>
    <w:rsid w:val="00244561"/>
    <w:rsid w:val="002445E4"/>
    <w:rsid w:val="00244705"/>
    <w:rsid w:val="0024470B"/>
    <w:rsid w:val="00244745"/>
    <w:rsid w:val="00244849"/>
    <w:rsid w:val="00244856"/>
    <w:rsid w:val="002448A5"/>
    <w:rsid w:val="00244A25"/>
    <w:rsid w:val="00244A6B"/>
    <w:rsid w:val="00244AF9"/>
    <w:rsid w:val="00244B01"/>
    <w:rsid w:val="00244BBA"/>
    <w:rsid w:val="00244C38"/>
    <w:rsid w:val="00244C79"/>
    <w:rsid w:val="00244C89"/>
    <w:rsid w:val="00244D87"/>
    <w:rsid w:val="00244DE5"/>
    <w:rsid w:val="00244EB1"/>
    <w:rsid w:val="00244F18"/>
    <w:rsid w:val="00244FA3"/>
    <w:rsid w:val="00244FF2"/>
    <w:rsid w:val="0024502D"/>
    <w:rsid w:val="00245189"/>
    <w:rsid w:val="002451CC"/>
    <w:rsid w:val="0024531B"/>
    <w:rsid w:val="002453AC"/>
    <w:rsid w:val="00245408"/>
    <w:rsid w:val="00245450"/>
    <w:rsid w:val="002454D8"/>
    <w:rsid w:val="002454E1"/>
    <w:rsid w:val="00245564"/>
    <w:rsid w:val="00245568"/>
    <w:rsid w:val="0024560F"/>
    <w:rsid w:val="00245705"/>
    <w:rsid w:val="002457F4"/>
    <w:rsid w:val="0024580C"/>
    <w:rsid w:val="0024587B"/>
    <w:rsid w:val="00245929"/>
    <w:rsid w:val="00245956"/>
    <w:rsid w:val="00245A8D"/>
    <w:rsid w:val="00245BC4"/>
    <w:rsid w:val="00245C76"/>
    <w:rsid w:val="00245C80"/>
    <w:rsid w:val="00245D4A"/>
    <w:rsid w:val="00245D69"/>
    <w:rsid w:val="00245E24"/>
    <w:rsid w:val="00245E6B"/>
    <w:rsid w:val="00245E71"/>
    <w:rsid w:val="00245EE0"/>
    <w:rsid w:val="00245F12"/>
    <w:rsid w:val="00246044"/>
    <w:rsid w:val="002460B4"/>
    <w:rsid w:val="00246126"/>
    <w:rsid w:val="0024617E"/>
    <w:rsid w:val="0024618C"/>
    <w:rsid w:val="002461A2"/>
    <w:rsid w:val="002464E8"/>
    <w:rsid w:val="002465E2"/>
    <w:rsid w:val="00246627"/>
    <w:rsid w:val="00246717"/>
    <w:rsid w:val="00246747"/>
    <w:rsid w:val="00246754"/>
    <w:rsid w:val="0024677A"/>
    <w:rsid w:val="002469A9"/>
    <w:rsid w:val="00246AA5"/>
    <w:rsid w:val="00246AB9"/>
    <w:rsid w:val="00246ACD"/>
    <w:rsid w:val="00246AF0"/>
    <w:rsid w:val="00246C1F"/>
    <w:rsid w:val="00246C70"/>
    <w:rsid w:val="00246CB0"/>
    <w:rsid w:val="00246D8C"/>
    <w:rsid w:val="00246DE6"/>
    <w:rsid w:val="00246EE4"/>
    <w:rsid w:val="00246F5F"/>
    <w:rsid w:val="00246FB4"/>
    <w:rsid w:val="00246FCA"/>
    <w:rsid w:val="00246FCC"/>
    <w:rsid w:val="00246FDF"/>
    <w:rsid w:val="0024707D"/>
    <w:rsid w:val="002470AD"/>
    <w:rsid w:val="002470BD"/>
    <w:rsid w:val="0024718C"/>
    <w:rsid w:val="002472F5"/>
    <w:rsid w:val="0024730D"/>
    <w:rsid w:val="00247354"/>
    <w:rsid w:val="0024744F"/>
    <w:rsid w:val="002476A5"/>
    <w:rsid w:val="00247799"/>
    <w:rsid w:val="0024788B"/>
    <w:rsid w:val="002478A0"/>
    <w:rsid w:val="002478CA"/>
    <w:rsid w:val="0024794A"/>
    <w:rsid w:val="00247A17"/>
    <w:rsid w:val="00247AB4"/>
    <w:rsid w:val="00247B55"/>
    <w:rsid w:val="00247B77"/>
    <w:rsid w:val="00247B7E"/>
    <w:rsid w:val="00247B82"/>
    <w:rsid w:val="00247C3C"/>
    <w:rsid w:val="00247C40"/>
    <w:rsid w:val="00247C8C"/>
    <w:rsid w:val="00247DC0"/>
    <w:rsid w:val="00247E2F"/>
    <w:rsid w:val="00247E37"/>
    <w:rsid w:val="00247F65"/>
    <w:rsid w:val="00250027"/>
    <w:rsid w:val="00250034"/>
    <w:rsid w:val="00250105"/>
    <w:rsid w:val="00250144"/>
    <w:rsid w:val="00250262"/>
    <w:rsid w:val="002502A6"/>
    <w:rsid w:val="00250345"/>
    <w:rsid w:val="00250390"/>
    <w:rsid w:val="002503A3"/>
    <w:rsid w:val="002505E7"/>
    <w:rsid w:val="0025069B"/>
    <w:rsid w:val="00250909"/>
    <w:rsid w:val="00250B86"/>
    <w:rsid w:val="00250BD9"/>
    <w:rsid w:val="00250E34"/>
    <w:rsid w:val="00250E58"/>
    <w:rsid w:val="00250FD2"/>
    <w:rsid w:val="0025100D"/>
    <w:rsid w:val="002511DE"/>
    <w:rsid w:val="002511F6"/>
    <w:rsid w:val="0025125E"/>
    <w:rsid w:val="0025128B"/>
    <w:rsid w:val="00251297"/>
    <w:rsid w:val="002512A5"/>
    <w:rsid w:val="0025130A"/>
    <w:rsid w:val="00251386"/>
    <w:rsid w:val="00251410"/>
    <w:rsid w:val="00251423"/>
    <w:rsid w:val="00251431"/>
    <w:rsid w:val="0025144F"/>
    <w:rsid w:val="002514DE"/>
    <w:rsid w:val="0025156C"/>
    <w:rsid w:val="00251616"/>
    <w:rsid w:val="00251665"/>
    <w:rsid w:val="002516ED"/>
    <w:rsid w:val="002518AA"/>
    <w:rsid w:val="0025190E"/>
    <w:rsid w:val="002519B8"/>
    <w:rsid w:val="00251A26"/>
    <w:rsid w:val="00251A5F"/>
    <w:rsid w:val="00251ABB"/>
    <w:rsid w:val="00251C29"/>
    <w:rsid w:val="00251D14"/>
    <w:rsid w:val="00251D6D"/>
    <w:rsid w:val="00251E08"/>
    <w:rsid w:val="00251E3A"/>
    <w:rsid w:val="00251E3B"/>
    <w:rsid w:val="00251E6D"/>
    <w:rsid w:val="00251E7D"/>
    <w:rsid w:val="00251E9B"/>
    <w:rsid w:val="00251F05"/>
    <w:rsid w:val="00251F43"/>
    <w:rsid w:val="00251F87"/>
    <w:rsid w:val="00252012"/>
    <w:rsid w:val="00252056"/>
    <w:rsid w:val="002521AC"/>
    <w:rsid w:val="002522B4"/>
    <w:rsid w:val="002522F7"/>
    <w:rsid w:val="002523E7"/>
    <w:rsid w:val="00252547"/>
    <w:rsid w:val="00252584"/>
    <w:rsid w:val="002525AB"/>
    <w:rsid w:val="00252691"/>
    <w:rsid w:val="002526A4"/>
    <w:rsid w:val="002526BC"/>
    <w:rsid w:val="002526F8"/>
    <w:rsid w:val="002527B9"/>
    <w:rsid w:val="00252808"/>
    <w:rsid w:val="0025285A"/>
    <w:rsid w:val="0025289F"/>
    <w:rsid w:val="00252A4D"/>
    <w:rsid w:val="00252A6D"/>
    <w:rsid w:val="00252A84"/>
    <w:rsid w:val="00252AE6"/>
    <w:rsid w:val="00252B29"/>
    <w:rsid w:val="00252BB1"/>
    <w:rsid w:val="00252BBF"/>
    <w:rsid w:val="00252C9A"/>
    <w:rsid w:val="00252D36"/>
    <w:rsid w:val="00252D91"/>
    <w:rsid w:val="00252E1E"/>
    <w:rsid w:val="00252E21"/>
    <w:rsid w:val="00252E25"/>
    <w:rsid w:val="00252E3D"/>
    <w:rsid w:val="00252E66"/>
    <w:rsid w:val="00252EC4"/>
    <w:rsid w:val="00252F0A"/>
    <w:rsid w:val="00252F40"/>
    <w:rsid w:val="002530C3"/>
    <w:rsid w:val="002530D9"/>
    <w:rsid w:val="0025310D"/>
    <w:rsid w:val="002532E6"/>
    <w:rsid w:val="0025334B"/>
    <w:rsid w:val="00253461"/>
    <w:rsid w:val="0025357C"/>
    <w:rsid w:val="0025358E"/>
    <w:rsid w:val="002535C0"/>
    <w:rsid w:val="002536DB"/>
    <w:rsid w:val="002536E2"/>
    <w:rsid w:val="002536F0"/>
    <w:rsid w:val="00253874"/>
    <w:rsid w:val="002539D0"/>
    <w:rsid w:val="00253A53"/>
    <w:rsid w:val="00253A92"/>
    <w:rsid w:val="00253C23"/>
    <w:rsid w:val="00253CA2"/>
    <w:rsid w:val="00253CB4"/>
    <w:rsid w:val="00253D93"/>
    <w:rsid w:val="00253E8E"/>
    <w:rsid w:val="00253EFF"/>
    <w:rsid w:val="00253F56"/>
    <w:rsid w:val="00253FC9"/>
    <w:rsid w:val="002540B0"/>
    <w:rsid w:val="00254172"/>
    <w:rsid w:val="0025420B"/>
    <w:rsid w:val="0025420D"/>
    <w:rsid w:val="00254231"/>
    <w:rsid w:val="00254278"/>
    <w:rsid w:val="002542AC"/>
    <w:rsid w:val="00254365"/>
    <w:rsid w:val="0025440C"/>
    <w:rsid w:val="00254414"/>
    <w:rsid w:val="00254490"/>
    <w:rsid w:val="002545C2"/>
    <w:rsid w:val="002546D8"/>
    <w:rsid w:val="00254722"/>
    <w:rsid w:val="00254A33"/>
    <w:rsid w:val="00254A9E"/>
    <w:rsid w:val="00254AA3"/>
    <w:rsid w:val="00254AD4"/>
    <w:rsid w:val="00254ADD"/>
    <w:rsid w:val="00254B36"/>
    <w:rsid w:val="00254BEA"/>
    <w:rsid w:val="00254BF1"/>
    <w:rsid w:val="00254C04"/>
    <w:rsid w:val="00254E45"/>
    <w:rsid w:val="00254E9A"/>
    <w:rsid w:val="00254EF0"/>
    <w:rsid w:val="00254FD8"/>
    <w:rsid w:val="00254FE7"/>
    <w:rsid w:val="00254FE8"/>
    <w:rsid w:val="0025506E"/>
    <w:rsid w:val="00255092"/>
    <w:rsid w:val="00255109"/>
    <w:rsid w:val="00255432"/>
    <w:rsid w:val="002554EA"/>
    <w:rsid w:val="00255510"/>
    <w:rsid w:val="00255531"/>
    <w:rsid w:val="00255547"/>
    <w:rsid w:val="0025564E"/>
    <w:rsid w:val="00255698"/>
    <w:rsid w:val="0025575B"/>
    <w:rsid w:val="00255794"/>
    <w:rsid w:val="00255805"/>
    <w:rsid w:val="00255912"/>
    <w:rsid w:val="002559B0"/>
    <w:rsid w:val="002559B7"/>
    <w:rsid w:val="00255A04"/>
    <w:rsid w:val="00255A37"/>
    <w:rsid w:val="00255CE8"/>
    <w:rsid w:val="00255EE1"/>
    <w:rsid w:val="00255F02"/>
    <w:rsid w:val="00255F5F"/>
    <w:rsid w:val="00255FB7"/>
    <w:rsid w:val="002560FC"/>
    <w:rsid w:val="00256176"/>
    <w:rsid w:val="002561A2"/>
    <w:rsid w:val="002561B3"/>
    <w:rsid w:val="00256281"/>
    <w:rsid w:val="0025629F"/>
    <w:rsid w:val="0025639D"/>
    <w:rsid w:val="0025641E"/>
    <w:rsid w:val="00256472"/>
    <w:rsid w:val="002565BC"/>
    <w:rsid w:val="002566E6"/>
    <w:rsid w:val="002568CA"/>
    <w:rsid w:val="0025693D"/>
    <w:rsid w:val="002569D7"/>
    <w:rsid w:val="00256A04"/>
    <w:rsid w:val="00256A70"/>
    <w:rsid w:val="00256B39"/>
    <w:rsid w:val="00256B9F"/>
    <w:rsid w:val="00256C1F"/>
    <w:rsid w:val="00256C5F"/>
    <w:rsid w:val="00256CF2"/>
    <w:rsid w:val="00256E18"/>
    <w:rsid w:val="00256F39"/>
    <w:rsid w:val="00256FB7"/>
    <w:rsid w:val="0025703C"/>
    <w:rsid w:val="002570CC"/>
    <w:rsid w:val="00257104"/>
    <w:rsid w:val="00257164"/>
    <w:rsid w:val="0025716E"/>
    <w:rsid w:val="00257178"/>
    <w:rsid w:val="002571E0"/>
    <w:rsid w:val="00257201"/>
    <w:rsid w:val="0025728A"/>
    <w:rsid w:val="00257493"/>
    <w:rsid w:val="002574B5"/>
    <w:rsid w:val="002575F2"/>
    <w:rsid w:val="002577B1"/>
    <w:rsid w:val="002577D8"/>
    <w:rsid w:val="0025781C"/>
    <w:rsid w:val="00257859"/>
    <w:rsid w:val="00257888"/>
    <w:rsid w:val="00257922"/>
    <w:rsid w:val="0025796E"/>
    <w:rsid w:val="002579EB"/>
    <w:rsid w:val="00257A8E"/>
    <w:rsid w:val="00257A94"/>
    <w:rsid w:val="00257AEE"/>
    <w:rsid w:val="00257AFA"/>
    <w:rsid w:val="00257CAD"/>
    <w:rsid w:val="00257D2D"/>
    <w:rsid w:val="00257D8C"/>
    <w:rsid w:val="00257F6F"/>
    <w:rsid w:val="00257FC7"/>
    <w:rsid w:val="00257FE5"/>
    <w:rsid w:val="00260016"/>
    <w:rsid w:val="0026005D"/>
    <w:rsid w:val="002600DB"/>
    <w:rsid w:val="002600F5"/>
    <w:rsid w:val="00260152"/>
    <w:rsid w:val="0026021F"/>
    <w:rsid w:val="002603AC"/>
    <w:rsid w:val="002603E7"/>
    <w:rsid w:val="00260484"/>
    <w:rsid w:val="00260654"/>
    <w:rsid w:val="0026067D"/>
    <w:rsid w:val="00260682"/>
    <w:rsid w:val="0026068D"/>
    <w:rsid w:val="002606DB"/>
    <w:rsid w:val="00260786"/>
    <w:rsid w:val="002607F7"/>
    <w:rsid w:val="0026084C"/>
    <w:rsid w:val="002608DF"/>
    <w:rsid w:val="002608FF"/>
    <w:rsid w:val="00260ABB"/>
    <w:rsid w:val="00260BFD"/>
    <w:rsid w:val="00260C63"/>
    <w:rsid w:val="00260CAE"/>
    <w:rsid w:val="00260CF3"/>
    <w:rsid w:val="00260D28"/>
    <w:rsid w:val="00260D3C"/>
    <w:rsid w:val="00260D92"/>
    <w:rsid w:val="00260DE6"/>
    <w:rsid w:val="00260E3C"/>
    <w:rsid w:val="0026103A"/>
    <w:rsid w:val="00261062"/>
    <w:rsid w:val="00261116"/>
    <w:rsid w:val="00261237"/>
    <w:rsid w:val="00261239"/>
    <w:rsid w:val="002612D4"/>
    <w:rsid w:val="00261308"/>
    <w:rsid w:val="002613B2"/>
    <w:rsid w:val="00261426"/>
    <w:rsid w:val="002614BB"/>
    <w:rsid w:val="0026165D"/>
    <w:rsid w:val="00261661"/>
    <w:rsid w:val="002617C4"/>
    <w:rsid w:val="002617D7"/>
    <w:rsid w:val="002617F1"/>
    <w:rsid w:val="00261821"/>
    <w:rsid w:val="002618BF"/>
    <w:rsid w:val="002618F0"/>
    <w:rsid w:val="002618F8"/>
    <w:rsid w:val="0026190E"/>
    <w:rsid w:val="0026195A"/>
    <w:rsid w:val="00261985"/>
    <w:rsid w:val="002619D5"/>
    <w:rsid w:val="00261A0B"/>
    <w:rsid w:val="00261AA4"/>
    <w:rsid w:val="00261B14"/>
    <w:rsid w:val="00261B85"/>
    <w:rsid w:val="00261C62"/>
    <w:rsid w:val="00261CD5"/>
    <w:rsid w:val="00261DB9"/>
    <w:rsid w:val="00261DE0"/>
    <w:rsid w:val="00261E97"/>
    <w:rsid w:val="00261FDE"/>
    <w:rsid w:val="00262025"/>
    <w:rsid w:val="0026210B"/>
    <w:rsid w:val="0026218E"/>
    <w:rsid w:val="00262231"/>
    <w:rsid w:val="0026232E"/>
    <w:rsid w:val="00262404"/>
    <w:rsid w:val="002624B7"/>
    <w:rsid w:val="002626CB"/>
    <w:rsid w:val="002627FE"/>
    <w:rsid w:val="00262928"/>
    <w:rsid w:val="00262AFF"/>
    <w:rsid w:val="00262B30"/>
    <w:rsid w:val="00262B6F"/>
    <w:rsid w:val="00262B84"/>
    <w:rsid w:val="00262BBF"/>
    <w:rsid w:val="00262BF1"/>
    <w:rsid w:val="00262C6F"/>
    <w:rsid w:val="00262D34"/>
    <w:rsid w:val="00262D88"/>
    <w:rsid w:val="00262DD7"/>
    <w:rsid w:val="00262E43"/>
    <w:rsid w:val="00262F13"/>
    <w:rsid w:val="00262F60"/>
    <w:rsid w:val="00262F65"/>
    <w:rsid w:val="00263030"/>
    <w:rsid w:val="00263147"/>
    <w:rsid w:val="0026318D"/>
    <w:rsid w:val="00263216"/>
    <w:rsid w:val="00263230"/>
    <w:rsid w:val="00263263"/>
    <w:rsid w:val="00263389"/>
    <w:rsid w:val="002633E1"/>
    <w:rsid w:val="00263468"/>
    <w:rsid w:val="002634DC"/>
    <w:rsid w:val="0026353E"/>
    <w:rsid w:val="00263635"/>
    <w:rsid w:val="00263700"/>
    <w:rsid w:val="002637BE"/>
    <w:rsid w:val="002637ED"/>
    <w:rsid w:val="00263828"/>
    <w:rsid w:val="0026388C"/>
    <w:rsid w:val="0026389C"/>
    <w:rsid w:val="002638A1"/>
    <w:rsid w:val="00263995"/>
    <w:rsid w:val="002639B5"/>
    <w:rsid w:val="00263A2D"/>
    <w:rsid w:val="00263D62"/>
    <w:rsid w:val="00263DEB"/>
    <w:rsid w:val="00263E35"/>
    <w:rsid w:val="00263E6F"/>
    <w:rsid w:val="00263FE0"/>
    <w:rsid w:val="00264280"/>
    <w:rsid w:val="002643B6"/>
    <w:rsid w:val="00264418"/>
    <w:rsid w:val="00264492"/>
    <w:rsid w:val="0026471E"/>
    <w:rsid w:val="00264748"/>
    <w:rsid w:val="002647F6"/>
    <w:rsid w:val="0026483B"/>
    <w:rsid w:val="0026493D"/>
    <w:rsid w:val="002649F8"/>
    <w:rsid w:val="00264AC3"/>
    <w:rsid w:val="00264AE8"/>
    <w:rsid w:val="00264AF3"/>
    <w:rsid w:val="00264C29"/>
    <w:rsid w:val="00264CBA"/>
    <w:rsid w:val="00264D20"/>
    <w:rsid w:val="00264E36"/>
    <w:rsid w:val="00264E4D"/>
    <w:rsid w:val="00264F36"/>
    <w:rsid w:val="00264F67"/>
    <w:rsid w:val="00264F6A"/>
    <w:rsid w:val="002651B0"/>
    <w:rsid w:val="002652AD"/>
    <w:rsid w:val="0026530F"/>
    <w:rsid w:val="002653AB"/>
    <w:rsid w:val="002653F0"/>
    <w:rsid w:val="002654D3"/>
    <w:rsid w:val="0026557B"/>
    <w:rsid w:val="00265642"/>
    <w:rsid w:val="0026568D"/>
    <w:rsid w:val="002657BB"/>
    <w:rsid w:val="002657D6"/>
    <w:rsid w:val="00265827"/>
    <w:rsid w:val="0026586C"/>
    <w:rsid w:val="00265880"/>
    <w:rsid w:val="00265A1B"/>
    <w:rsid w:val="00265A4F"/>
    <w:rsid w:val="00265C31"/>
    <w:rsid w:val="00265D29"/>
    <w:rsid w:val="00265E06"/>
    <w:rsid w:val="00265E74"/>
    <w:rsid w:val="00265EDC"/>
    <w:rsid w:val="00265F81"/>
    <w:rsid w:val="00265FEA"/>
    <w:rsid w:val="0026605A"/>
    <w:rsid w:val="00266128"/>
    <w:rsid w:val="0026617D"/>
    <w:rsid w:val="002661CA"/>
    <w:rsid w:val="00266302"/>
    <w:rsid w:val="002663F7"/>
    <w:rsid w:val="0026642E"/>
    <w:rsid w:val="0026646A"/>
    <w:rsid w:val="00266487"/>
    <w:rsid w:val="002664A0"/>
    <w:rsid w:val="002665EF"/>
    <w:rsid w:val="002666D0"/>
    <w:rsid w:val="002667F5"/>
    <w:rsid w:val="00266844"/>
    <w:rsid w:val="002668FA"/>
    <w:rsid w:val="00266907"/>
    <w:rsid w:val="00266A34"/>
    <w:rsid w:val="00266AB0"/>
    <w:rsid w:val="00266AD3"/>
    <w:rsid w:val="00266B46"/>
    <w:rsid w:val="00266E56"/>
    <w:rsid w:val="00266EF1"/>
    <w:rsid w:val="00266FB7"/>
    <w:rsid w:val="00267030"/>
    <w:rsid w:val="002670B7"/>
    <w:rsid w:val="002670DF"/>
    <w:rsid w:val="0026715A"/>
    <w:rsid w:val="0026724F"/>
    <w:rsid w:val="00267259"/>
    <w:rsid w:val="00267326"/>
    <w:rsid w:val="00267335"/>
    <w:rsid w:val="00267342"/>
    <w:rsid w:val="0026734B"/>
    <w:rsid w:val="002673A0"/>
    <w:rsid w:val="002673AC"/>
    <w:rsid w:val="00267592"/>
    <w:rsid w:val="00267645"/>
    <w:rsid w:val="002676A5"/>
    <w:rsid w:val="002676AE"/>
    <w:rsid w:val="002678C4"/>
    <w:rsid w:val="00267937"/>
    <w:rsid w:val="002679EC"/>
    <w:rsid w:val="002679F5"/>
    <w:rsid w:val="00267A0E"/>
    <w:rsid w:val="00267A46"/>
    <w:rsid w:val="00267B20"/>
    <w:rsid w:val="00267C78"/>
    <w:rsid w:val="00267D44"/>
    <w:rsid w:val="00267D76"/>
    <w:rsid w:val="00267D81"/>
    <w:rsid w:val="00267E01"/>
    <w:rsid w:val="00267F28"/>
    <w:rsid w:val="00267FDB"/>
    <w:rsid w:val="0027005A"/>
    <w:rsid w:val="00270151"/>
    <w:rsid w:val="002701C3"/>
    <w:rsid w:val="002701EA"/>
    <w:rsid w:val="0027022D"/>
    <w:rsid w:val="0027024A"/>
    <w:rsid w:val="00270285"/>
    <w:rsid w:val="0027028B"/>
    <w:rsid w:val="00270410"/>
    <w:rsid w:val="002704B6"/>
    <w:rsid w:val="002704E6"/>
    <w:rsid w:val="00270506"/>
    <w:rsid w:val="0027051C"/>
    <w:rsid w:val="00270629"/>
    <w:rsid w:val="00270635"/>
    <w:rsid w:val="002706AA"/>
    <w:rsid w:val="002706BB"/>
    <w:rsid w:val="002707AF"/>
    <w:rsid w:val="002707BA"/>
    <w:rsid w:val="00270852"/>
    <w:rsid w:val="00270A0D"/>
    <w:rsid w:val="00270A32"/>
    <w:rsid w:val="00270A3F"/>
    <w:rsid w:val="00270B4E"/>
    <w:rsid w:val="00270C04"/>
    <w:rsid w:val="00270C2C"/>
    <w:rsid w:val="00270CC8"/>
    <w:rsid w:val="00270E6F"/>
    <w:rsid w:val="00270F6A"/>
    <w:rsid w:val="00271020"/>
    <w:rsid w:val="002710E5"/>
    <w:rsid w:val="00271123"/>
    <w:rsid w:val="00271231"/>
    <w:rsid w:val="002712B5"/>
    <w:rsid w:val="00271357"/>
    <w:rsid w:val="002714B1"/>
    <w:rsid w:val="0027152D"/>
    <w:rsid w:val="00271596"/>
    <w:rsid w:val="0027185F"/>
    <w:rsid w:val="00271954"/>
    <w:rsid w:val="00271966"/>
    <w:rsid w:val="00271A06"/>
    <w:rsid w:val="00271A0E"/>
    <w:rsid w:val="00271A9E"/>
    <w:rsid w:val="00271B69"/>
    <w:rsid w:val="00271C94"/>
    <w:rsid w:val="00271CB4"/>
    <w:rsid w:val="00271E15"/>
    <w:rsid w:val="00271EB9"/>
    <w:rsid w:val="00272034"/>
    <w:rsid w:val="00272187"/>
    <w:rsid w:val="002721C0"/>
    <w:rsid w:val="002721CB"/>
    <w:rsid w:val="002721CC"/>
    <w:rsid w:val="0027230E"/>
    <w:rsid w:val="00272311"/>
    <w:rsid w:val="002723DD"/>
    <w:rsid w:val="002724BC"/>
    <w:rsid w:val="002724D3"/>
    <w:rsid w:val="002724F7"/>
    <w:rsid w:val="002724FC"/>
    <w:rsid w:val="00272609"/>
    <w:rsid w:val="00272613"/>
    <w:rsid w:val="00272640"/>
    <w:rsid w:val="0027266E"/>
    <w:rsid w:val="00272706"/>
    <w:rsid w:val="0027274D"/>
    <w:rsid w:val="00272846"/>
    <w:rsid w:val="002728A4"/>
    <w:rsid w:val="002729F6"/>
    <w:rsid w:val="00272A5E"/>
    <w:rsid w:val="00272A9C"/>
    <w:rsid w:val="00272B7D"/>
    <w:rsid w:val="00272C55"/>
    <w:rsid w:val="00272CA0"/>
    <w:rsid w:val="00272D1B"/>
    <w:rsid w:val="00272D28"/>
    <w:rsid w:val="00272DAF"/>
    <w:rsid w:val="00272E2F"/>
    <w:rsid w:val="002730B2"/>
    <w:rsid w:val="002730C5"/>
    <w:rsid w:val="002731DF"/>
    <w:rsid w:val="002731E1"/>
    <w:rsid w:val="00273234"/>
    <w:rsid w:val="00273269"/>
    <w:rsid w:val="00273276"/>
    <w:rsid w:val="002733C7"/>
    <w:rsid w:val="002734BA"/>
    <w:rsid w:val="002734FE"/>
    <w:rsid w:val="002735A5"/>
    <w:rsid w:val="00273609"/>
    <w:rsid w:val="00273632"/>
    <w:rsid w:val="00273644"/>
    <w:rsid w:val="0027365C"/>
    <w:rsid w:val="002736E1"/>
    <w:rsid w:val="00273766"/>
    <w:rsid w:val="00273769"/>
    <w:rsid w:val="0027381B"/>
    <w:rsid w:val="00273A13"/>
    <w:rsid w:val="00273A5C"/>
    <w:rsid w:val="00273A60"/>
    <w:rsid w:val="00273BB8"/>
    <w:rsid w:val="00273D47"/>
    <w:rsid w:val="00273DF6"/>
    <w:rsid w:val="00273E48"/>
    <w:rsid w:val="00273E92"/>
    <w:rsid w:val="00273F4E"/>
    <w:rsid w:val="00273F9E"/>
    <w:rsid w:val="0027401E"/>
    <w:rsid w:val="002740E8"/>
    <w:rsid w:val="002741C0"/>
    <w:rsid w:val="00274245"/>
    <w:rsid w:val="002742E3"/>
    <w:rsid w:val="00274315"/>
    <w:rsid w:val="00274384"/>
    <w:rsid w:val="002743DA"/>
    <w:rsid w:val="002743FB"/>
    <w:rsid w:val="002744EA"/>
    <w:rsid w:val="0027459F"/>
    <w:rsid w:val="002745C0"/>
    <w:rsid w:val="00274646"/>
    <w:rsid w:val="002746A3"/>
    <w:rsid w:val="002746D6"/>
    <w:rsid w:val="002747A3"/>
    <w:rsid w:val="00274834"/>
    <w:rsid w:val="0027483D"/>
    <w:rsid w:val="00274989"/>
    <w:rsid w:val="00274A5C"/>
    <w:rsid w:val="00274A91"/>
    <w:rsid w:val="00274ACE"/>
    <w:rsid w:val="00274BD9"/>
    <w:rsid w:val="00274C4C"/>
    <w:rsid w:val="00274D8C"/>
    <w:rsid w:val="00274E73"/>
    <w:rsid w:val="00274E9F"/>
    <w:rsid w:val="00275001"/>
    <w:rsid w:val="00275050"/>
    <w:rsid w:val="002750C8"/>
    <w:rsid w:val="002750EA"/>
    <w:rsid w:val="0027527B"/>
    <w:rsid w:val="002752B9"/>
    <w:rsid w:val="0027539E"/>
    <w:rsid w:val="00275411"/>
    <w:rsid w:val="002755CE"/>
    <w:rsid w:val="00275688"/>
    <w:rsid w:val="0027569C"/>
    <w:rsid w:val="002756B8"/>
    <w:rsid w:val="00275747"/>
    <w:rsid w:val="002757CA"/>
    <w:rsid w:val="00275902"/>
    <w:rsid w:val="00275931"/>
    <w:rsid w:val="00275ADC"/>
    <w:rsid w:val="00275BC9"/>
    <w:rsid w:val="00275CC6"/>
    <w:rsid w:val="00275CED"/>
    <w:rsid w:val="00275D48"/>
    <w:rsid w:val="00275D4F"/>
    <w:rsid w:val="00275D64"/>
    <w:rsid w:val="00275E2E"/>
    <w:rsid w:val="00275EB7"/>
    <w:rsid w:val="00275EE0"/>
    <w:rsid w:val="00275EE6"/>
    <w:rsid w:val="00275F73"/>
    <w:rsid w:val="00276030"/>
    <w:rsid w:val="002760B0"/>
    <w:rsid w:val="002760CF"/>
    <w:rsid w:val="00276123"/>
    <w:rsid w:val="0027623D"/>
    <w:rsid w:val="002763BF"/>
    <w:rsid w:val="00276541"/>
    <w:rsid w:val="00276619"/>
    <w:rsid w:val="002767E5"/>
    <w:rsid w:val="00276830"/>
    <w:rsid w:val="00276844"/>
    <w:rsid w:val="00276926"/>
    <w:rsid w:val="002769AF"/>
    <w:rsid w:val="002769F4"/>
    <w:rsid w:val="00276C16"/>
    <w:rsid w:val="00276D5C"/>
    <w:rsid w:val="00276DBB"/>
    <w:rsid w:val="00276DCA"/>
    <w:rsid w:val="00277015"/>
    <w:rsid w:val="002771A9"/>
    <w:rsid w:val="002771DD"/>
    <w:rsid w:val="0027728D"/>
    <w:rsid w:val="00277397"/>
    <w:rsid w:val="00277410"/>
    <w:rsid w:val="0027747B"/>
    <w:rsid w:val="002774C4"/>
    <w:rsid w:val="002774F1"/>
    <w:rsid w:val="00277530"/>
    <w:rsid w:val="002775EB"/>
    <w:rsid w:val="002775FD"/>
    <w:rsid w:val="002776A7"/>
    <w:rsid w:val="00277702"/>
    <w:rsid w:val="00277789"/>
    <w:rsid w:val="00277831"/>
    <w:rsid w:val="0027794D"/>
    <w:rsid w:val="002779AE"/>
    <w:rsid w:val="002779E4"/>
    <w:rsid w:val="00277A54"/>
    <w:rsid w:val="00277A56"/>
    <w:rsid w:val="00277A83"/>
    <w:rsid w:val="00277B4D"/>
    <w:rsid w:val="00277BC1"/>
    <w:rsid w:val="00277CC0"/>
    <w:rsid w:val="00277D82"/>
    <w:rsid w:val="00277DA5"/>
    <w:rsid w:val="00277E6C"/>
    <w:rsid w:val="00277E83"/>
    <w:rsid w:val="00277EF2"/>
    <w:rsid w:val="00277F1F"/>
    <w:rsid w:val="00277FF5"/>
    <w:rsid w:val="00280037"/>
    <w:rsid w:val="002801C2"/>
    <w:rsid w:val="00280317"/>
    <w:rsid w:val="00280411"/>
    <w:rsid w:val="00280473"/>
    <w:rsid w:val="002804B3"/>
    <w:rsid w:val="0028059E"/>
    <w:rsid w:val="00280634"/>
    <w:rsid w:val="00280658"/>
    <w:rsid w:val="002807E6"/>
    <w:rsid w:val="00280864"/>
    <w:rsid w:val="0028089C"/>
    <w:rsid w:val="002808D0"/>
    <w:rsid w:val="00280987"/>
    <w:rsid w:val="00280AEE"/>
    <w:rsid w:val="00280B19"/>
    <w:rsid w:val="00280B3F"/>
    <w:rsid w:val="00280B74"/>
    <w:rsid w:val="00280CDB"/>
    <w:rsid w:val="00280CE7"/>
    <w:rsid w:val="00280D03"/>
    <w:rsid w:val="00280EE3"/>
    <w:rsid w:val="00280F04"/>
    <w:rsid w:val="00280F07"/>
    <w:rsid w:val="00280F09"/>
    <w:rsid w:val="002811D8"/>
    <w:rsid w:val="002811EB"/>
    <w:rsid w:val="00281217"/>
    <w:rsid w:val="002812FA"/>
    <w:rsid w:val="00281320"/>
    <w:rsid w:val="0028137D"/>
    <w:rsid w:val="00281660"/>
    <w:rsid w:val="00281763"/>
    <w:rsid w:val="00281795"/>
    <w:rsid w:val="002817C2"/>
    <w:rsid w:val="002817F8"/>
    <w:rsid w:val="002818F4"/>
    <w:rsid w:val="00281983"/>
    <w:rsid w:val="00281AF8"/>
    <w:rsid w:val="00281B5D"/>
    <w:rsid w:val="00281D1C"/>
    <w:rsid w:val="00281D9C"/>
    <w:rsid w:val="00281DFE"/>
    <w:rsid w:val="00281E37"/>
    <w:rsid w:val="00281E7E"/>
    <w:rsid w:val="00281EA5"/>
    <w:rsid w:val="00281F0D"/>
    <w:rsid w:val="00281F60"/>
    <w:rsid w:val="0028200E"/>
    <w:rsid w:val="002820B3"/>
    <w:rsid w:val="00282192"/>
    <w:rsid w:val="0028219E"/>
    <w:rsid w:val="00282238"/>
    <w:rsid w:val="002822DA"/>
    <w:rsid w:val="00282367"/>
    <w:rsid w:val="002823D8"/>
    <w:rsid w:val="00282473"/>
    <w:rsid w:val="00282498"/>
    <w:rsid w:val="00282537"/>
    <w:rsid w:val="00282561"/>
    <w:rsid w:val="00282583"/>
    <w:rsid w:val="002825FA"/>
    <w:rsid w:val="0028269D"/>
    <w:rsid w:val="00282777"/>
    <w:rsid w:val="002827E5"/>
    <w:rsid w:val="00282851"/>
    <w:rsid w:val="00282950"/>
    <w:rsid w:val="00282952"/>
    <w:rsid w:val="00282958"/>
    <w:rsid w:val="002829CC"/>
    <w:rsid w:val="002829E5"/>
    <w:rsid w:val="00282AA7"/>
    <w:rsid w:val="00282B00"/>
    <w:rsid w:val="00282B21"/>
    <w:rsid w:val="00282C10"/>
    <w:rsid w:val="00282C4C"/>
    <w:rsid w:val="00282CF6"/>
    <w:rsid w:val="00282DA2"/>
    <w:rsid w:val="00282E65"/>
    <w:rsid w:val="00282EB9"/>
    <w:rsid w:val="00282EBA"/>
    <w:rsid w:val="0028305B"/>
    <w:rsid w:val="0028306F"/>
    <w:rsid w:val="0028311C"/>
    <w:rsid w:val="00283150"/>
    <w:rsid w:val="00283221"/>
    <w:rsid w:val="0028324C"/>
    <w:rsid w:val="002832DD"/>
    <w:rsid w:val="002833B0"/>
    <w:rsid w:val="002834F2"/>
    <w:rsid w:val="00283507"/>
    <w:rsid w:val="00283595"/>
    <w:rsid w:val="00283634"/>
    <w:rsid w:val="002836A3"/>
    <w:rsid w:val="002836C4"/>
    <w:rsid w:val="002837E6"/>
    <w:rsid w:val="00283824"/>
    <w:rsid w:val="002838AA"/>
    <w:rsid w:val="0028393A"/>
    <w:rsid w:val="002839B2"/>
    <w:rsid w:val="002839B6"/>
    <w:rsid w:val="00283A99"/>
    <w:rsid w:val="00283B8A"/>
    <w:rsid w:val="00283F88"/>
    <w:rsid w:val="00283FAA"/>
    <w:rsid w:val="0028408D"/>
    <w:rsid w:val="002840E8"/>
    <w:rsid w:val="00284113"/>
    <w:rsid w:val="00284163"/>
    <w:rsid w:val="0028416F"/>
    <w:rsid w:val="00284199"/>
    <w:rsid w:val="0028420B"/>
    <w:rsid w:val="00284319"/>
    <w:rsid w:val="00284392"/>
    <w:rsid w:val="002843AB"/>
    <w:rsid w:val="0028449D"/>
    <w:rsid w:val="002844B8"/>
    <w:rsid w:val="0028456F"/>
    <w:rsid w:val="00284625"/>
    <w:rsid w:val="0028470A"/>
    <w:rsid w:val="002847AF"/>
    <w:rsid w:val="00284823"/>
    <w:rsid w:val="0028491A"/>
    <w:rsid w:val="00284A67"/>
    <w:rsid w:val="00284B0A"/>
    <w:rsid w:val="00284B30"/>
    <w:rsid w:val="00284BBD"/>
    <w:rsid w:val="00284C38"/>
    <w:rsid w:val="00284C5E"/>
    <w:rsid w:val="00284E03"/>
    <w:rsid w:val="00284E71"/>
    <w:rsid w:val="00284EB1"/>
    <w:rsid w:val="00284EF7"/>
    <w:rsid w:val="00284FDB"/>
    <w:rsid w:val="0028500B"/>
    <w:rsid w:val="0028501C"/>
    <w:rsid w:val="00285088"/>
    <w:rsid w:val="002850A0"/>
    <w:rsid w:val="0028513C"/>
    <w:rsid w:val="00285250"/>
    <w:rsid w:val="00285280"/>
    <w:rsid w:val="0028555C"/>
    <w:rsid w:val="002855C1"/>
    <w:rsid w:val="002855E5"/>
    <w:rsid w:val="002856A1"/>
    <w:rsid w:val="00285705"/>
    <w:rsid w:val="0028571D"/>
    <w:rsid w:val="002857D6"/>
    <w:rsid w:val="002857E5"/>
    <w:rsid w:val="00285868"/>
    <w:rsid w:val="00285A4F"/>
    <w:rsid w:val="00285AB6"/>
    <w:rsid w:val="00285B2F"/>
    <w:rsid w:val="00285BEE"/>
    <w:rsid w:val="00285C6F"/>
    <w:rsid w:val="00285CA5"/>
    <w:rsid w:val="00285D31"/>
    <w:rsid w:val="00285DBA"/>
    <w:rsid w:val="00285E42"/>
    <w:rsid w:val="00285F69"/>
    <w:rsid w:val="00285FA2"/>
    <w:rsid w:val="00285FE0"/>
    <w:rsid w:val="00286027"/>
    <w:rsid w:val="0028604C"/>
    <w:rsid w:val="00286137"/>
    <w:rsid w:val="0028627A"/>
    <w:rsid w:val="00286489"/>
    <w:rsid w:val="0028649C"/>
    <w:rsid w:val="0028651E"/>
    <w:rsid w:val="00286603"/>
    <w:rsid w:val="00286627"/>
    <w:rsid w:val="0028666D"/>
    <w:rsid w:val="00286689"/>
    <w:rsid w:val="002866C3"/>
    <w:rsid w:val="002866EA"/>
    <w:rsid w:val="002866EF"/>
    <w:rsid w:val="00286763"/>
    <w:rsid w:val="0028676B"/>
    <w:rsid w:val="0028677B"/>
    <w:rsid w:val="00286782"/>
    <w:rsid w:val="00286812"/>
    <w:rsid w:val="00286846"/>
    <w:rsid w:val="00286859"/>
    <w:rsid w:val="0028691A"/>
    <w:rsid w:val="002869B7"/>
    <w:rsid w:val="002869FA"/>
    <w:rsid w:val="00286A06"/>
    <w:rsid w:val="00286A47"/>
    <w:rsid w:val="00286A51"/>
    <w:rsid w:val="00286A5F"/>
    <w:rsid w:val="00286BF4"/>
    <w:rsid w:val="00286BF9"/>
    <w:rsid w:val="00286BFE"/>
    <w:rsid w:val="00286DDB"/>
    <w:rsid w:val="00286E4B"/>
    <w:rsid w:val="00286E8E"/>
    <w:rsid w:val="00286E95"/>
    <w:rsid w:val="00286EA8"/>
    <w:rsid w:val="00286F3F"/>
    <w:rsid w:val="00286F96"/>
    <w:rsid w:val="00287073"/>
    <w:rsid w:val="002871C4"/>
    <w:rsid w:val="00287531"/>
    <w:rsid w:val="00287535"/>
    <w:rsid w:val="0028766E"/>
    <w:rsid w:val="002876F1"/>
    <w:rsid w:val="002876F7"/>
    <w:rsid w:val="002876FF"/>
    <w:rsid w:val="00287765"/>
    <w:rsid w:val="002877A9"/>
    <w:rsid w:val="0028792A"/>
    <w:rsid w:val="0028793B"/>
    <w:rsid w:val="00287A0E"/>
    <w:rsid w:val="00287AA9"/>
    <w:rsid w:val="00287B65"/>
    <w:rsid w:val="00287C78"/>
    <w:rsid w:val="00287D21"/>
    <w:rsid w:val="00287E50"/>
    <w:rsid w:val="00287ED1"/>
    <w:rsid w:val="00287FB0"/>
    <w:rsid w:val="002900D2"/>
    <w:rsid w:val="002900EA"/>
    <w:rsid w:val="002900EC"/>
    <w:rsid w:val="00290165"/>
    <w:rsid w:val="00290170"/>
    <w:rsid w:val="002901A3"/>
    <w:rsid w:val="002902AA"/>
    <w:rsid w:val="0029035C"/>
    <w:rsid w:val="00290518"/>
    <w:rsid w:val="00290575"/>
    <w:rsid w:val="0029059A"/>
    <w:rsid w:val="00290649"/>
    <w:rsid w:val="00290651"/>
    <w:rsid w:val="002906A0"/>
    <w:rsid w:val="002906C1"/>
    <w:rsid w:val="00290763"/>
    <w:rsid w:val="00290807"/>
    <w:rsid w:val="00290923"/>
    <w:rsid w:val="00290942"/>
    <w:rsid w:val="00290A08"/>
    <w:rsid w:val="00290AB3"/>
    <w:rsid w:val="00290C99"/>
    <w:rsid w:val="00290CE1"/>
    <w:rsid w:val="00290D42"/>
    <w:rsid w:val="00290D43"/>
    <w:rsid w:val="00290E86"/>
    <w:rsid w:val="00290EA5"/>
    <w:rsid w:val="00290EDD"/>
    <w:rsid w:val="00290EE4"/>
    <w:rsid w:val="00290EEB"/>
    <w:rsid w:val="00290EFA"/>
    <w:rsid w:val="00290FF5"/>
    <w:rsid w:val="00291092"/>
    <w:rsid w:val="002910E5"/>
    <w:rsid w:val="002910FB"/>
    <w:rsid w:val="00291121"/>
    <w:rsid w:val="0029118F"/>
    <w:rsid w:val="00291262"/>
    <w:rsid w:val="0029127D"/>
    <w:rsid w:val="00291313"/>
    <w:rsid w:val="002913DF"/>
    <w:rsid w:val="002915FC"/>
    <w:rsid w:val="00291603"/>
    <w:rsid w:val="00291680"/>
    <w:rsid w:val="002917D1"/>
    <w:rsid w:val="0029180C"/>
    <w:rsid w:val="00291835"/>
    <w:rsid w:val="00291935"/>
    <w:rsid w:val="00291948"/>
    <w:rsid w:val="002919A6"/>
    <w:rsid w:val="00291A6A"/>
    <w:rsid w:val="00291B3C"/>
    <w:rsid w:val="00291BAF"/>
    <w:rsid w:val="00291C22"/>
    <w:rsid w:val="00291EF0"/>
    <w:rsid w:val="00291F39"/>
    <w:rsid w:val="00292049"/>
    <w:rsid w:val="00292111"/>
    <w:rsid w:val="00292423"/>
    <w:rsid w:val="0029245E"/>
    <w:rsid w:val="00292467"/>
    <w:rsid w:val="0029249D"/>
    <w:rsid w:val="00292745"/>
    <w:rsid w:val="0029276C"/>
    <w:rsid w:val="002927D9"/>
    <w:rsid w:val="00292835"/>
    <w:rsid w:val="002928E5"/>
    <w:rsid w:val="002929A1"/>
    <w:rsid w:val="00292AC3"/>
    <w:rsid w:val="00292B99"/>
    <w:rsid w:val="00292BF1"/>
    <w:rsid w:val="00292D11"/>
    <w:rsid w:val="00292D7A"/>
    <w:rsid w:val="00292E7B"/>
    <w:rsid w:val="00292E82"/>
    <w:rsid w:val="00292F29"/>
    <w:rsid w:val="00292FCB"/>
    <w:rsid w:val="00292FDA"/>
    <w:rsid w:val="00293026"/>
    <w:rsid w:val="0029303C"/>
    <w:rsid w:val="00293070"/>
    <w:rsid w:val="00293177"/>
    <w:rsid w:val="0029329E"/>
    <w:rsid w:val="002932E3"/>
    <w:rsid w:val="002932FC"/>
    <w:rsid w:val="002933A0"/>
    <w:rsid w:val="00293492"/>
    <w:rsid w:val="002934AE"/>
    <w:rsid w:val="002934BE"/>
    <w:rsid w:val="00293537"/>
    <w:rsid w:val="00293607"/>
    <w:rsid w:val="002936D2"/>
    <w:rsid w:val="00293717"/>
    <w:rsid w:val="002937BA"/>
    <w:rsid w:val="002937DD"/>
    <w:rsid w:val="002937EC"/>
    <w:rsid w:val="0029381B"/>
    <w:rsid w:val="00293893"/>
    <w:rsid w:val="002938D5"/>
    <w:rsid w:val="00293A4B"/>
    <w:rsid w:val="00293A60"/>
    <w:rsid w:val="00293B2E"/>
    <w:rsid w:val="00293B5B"/>
    <w:rsid w:val="00293B6D"/>
    <w:rsid w:val="00293BAB"/>
    <w:rsid w:val="00293BD6"/>
    <w:rsid w:val="00293BE9"/>
    <w:rsid w:val="00293CFE"/>
    <w:rsid w:val="00293D64"/>
    <w:rsid w:val="00293E10"/>
    <w:rsid w:val="00293E41"/>
    <w:rsid w:val="00293E99"/>
    <w:rsid w:val="00293E9C"/>
    <w:rsid w:val="00293EDA"/>
    <w:rsid w:val="00293F18"/>
    <w:rsid w:val="00293F59"/>
    <w:rsid w:val="00293F94"/>
    <w:rsid w:val="00293FA0"/>
    <w:rsid w:val="0029424E"/>
    <w:rsid w:val="0029428F"/>
    <w:rsid w:val="0029433F"/>
    <w:rsid w:val="002943F8"/>
    <w:rsid w:val="0029440D"/>
    <w:rsid w:val="00294462"/>
    <w:rsid w:val="002944B0"/>
    <w:rsid w:val="0029454A"/>
    <w:rsid w:val="002945EA"/>
    <w:rsid w:val="002946E0"/>
    <w:rsid w:val="00294805"/>
    <w:rsid w:val="00294BC9"/>
    <w:rsid w:val="00294EAA"/>
    <w:rsid w:val="00295062"/>
    <w:rsid w:val="00295178"/>
    <w:rsid w:val="002951A3"/>
    <w:rsid w:val="0029527F"/>
    <w:rsid w:val="00295323"/>
    <w:rsid w:val="002953B7"/>
    <w:rsid w:val="0029548B"/>
    <w:rsid w:val="002954AE"/>
    <w:rsid w:val="0029553E"/>
    <w:rsid w:val="002955AE"/>
    <w:rsid w:val="00295601"/>
    <w:rsid w:val="0029563C"/>
    <w:rsid w:val="0029571E"/>
    <w:rsid w:val="00295762"/>
    <w:rsid w:val="002957F4"/>
    <w:rsid w:val="0029582D"/>
    <w:rsid w:val="00295866"/>
    <w:rsid w:val="00295892"/>
    <w:rsid w:val="00295897"/>
    <w:rsid w:val="00295A06"/>
    <w:rsid w:val="00295A47"/>
    <w:rsid w:val="00295A77"/>
    <w:rsid w:val="00295AC0"/>
    <w:rsid w:val="00295AD3"/>
    <w:rsid w:val="00295AFB"/>
    <w:rsid w:val="00295B65"/>
    <w:rsid w:val="00295BA4"/>
    <w:rsid w:val="00295BF9"/>
    <w:rsid w:val="00295C0B"/>
    <w:rsid w:val="00295D1D"/>
    <w:rsid w:val="00295E9A"/>
    <w:rsid w:val="00295F3F"/>
    <w:rsid w:val="00295FA1"/>
    <w:rsid w:val="00295FD1"/>
    <w:rsid w:val="0029601F"/>
    <w:rsid w:val="002960F5"/>
    <w:rsid w:val="002960F6"/>
    <w:rsid w:val="00296111"/>
    <w:rsid w:val="00296113"/>
    <w:rsid w:val="0029619A"/>
    <w:rsid w:val="00296324"/>
    <w:rsid w:val="0029642B"/>
    <w:rsid w:val="002964A7"/>
    <w:rsid w:val="002964F4"/>
    <w:rsid w:val="00296666"/>
    <w:rsid w:val="00296685"/>
    <w:rsid w:val="0029668F"/>
    <w:rsid w:val="002967A6"/>
    <w:rsid w:val="0029681A"/>
    <w:rsid w:val="0029696A"/>
    <w:rsid w:val="002969B8"/>
    <w:rsid w:val="00296A47"/>
    <w:rsid w:val="00296BCC"/>
    <w:rsid w:val="00296C64"/>
    <w:rsid w:val="00296EE7"/>
    <w:rsid w:val="00296EF7"/>
    <w:rsid w:val="00296F24"/>
    <w:rsid w:val="00296F52"/>
    <w:rsid w:val="00296F96"/>
    <w:rsid w:val="00296FFE"/>
    <w:rsid w:val="002970BD"/>
    <w:rsid w:val="00297169"/>
    <w:rsid w:val="002971DF"/>
    <w:rsid w:val="0029724F"/>
    <w:rsid w:val="002972E4"/>
    <w:rsid w:val="002972E5"/>
    <w:rsid w:val="00297362"/>
    <w:rsid w:val="002974F2"/>
    <w:rsid w:val="00297665"/>
    <w:rsid w:val="0029766A"/>
    <w:rsid w:val="00297692"/>
    <w:rsid w:val="0029776E"/>
    <w:rsid w:val="002978EE"/>
    <w:rsid w:val="00297903"/>
    <w:rsid w:val="00297961"/>
    <w:rsid w:val="00297976"/>
    <w:rsid w:val="00297985"/>
    <w:rsid w:val="00297A0F"/>
    <w:rsid w:val="00297A1E"/>
    <w:rsid w:val="00297A3A"/>
    <w:rsid w:val="00297BA4"/>
    <w:rsid w:val="00297CAB"/>
    <w:rsid w:val="00297D2C"/>
    <w:rsid w:val="00297D3C"/>
    <w:rsid w:val="00297DED"/>
    <w:rsid w:val="00297DEE"/>
    <w:rsid w:val="00297ED0"/>
    <w:rsid w:val="00297F29"/>
    <w:rsid w:val="00297F52"/>
    <w:rsid w:val="00297FB2"/>
    <w:rsid w:val="00297FD7"/>
    <w:rsid w:val="002A0007"/>
    <w:rsid w:val="002A002C"/>
    <w:rsid w:val="002A019D"/>
    <w:rsid w:val="002A02DC"/>
    <w:rsid w:val="002A0378"/>
    <w:rsid w:val="002A03EA"/>
    <w:rsid w:val="002A03F2"/>
    <w:rsid w:val="002A04D7"/>
    <w:rsid w:val="002A04E2"/>
    <w:rsid w:val="002A051B"/>
    <w:rsid w:val="002A0559"/>
    <w:rsid w:val="002A0592"/>
    <w:rsid w:val="002A0593"/>
    <w:rsid w:val="002A05A9"/>
    <w:rsid w:val="002A0606"/>
    <w:rsid w:val="002A06EC"/>
    <w:rsid w:val="002A0748"/>
    <w:rsid w:val="002A084D"/>
    <w:rsid w:val="002A08DF"/>
    <w:rsid w:val="002A0937"/>
    <w:rsid w:val="002A0A32"/>
    <w:rsid w:val="002A0A60"/>
    <w:rsid w:val="002A0AE6"/>
    <w:rsid w:val="002A0CFA"/>
    <w:rsid w:val="002A0D06"/>
    <w:rsid w:val="002A0D09"/>
    <w:rsid w:val="002A0ECD"/>
    <w:rsid w:val="002A0EF5"/>
    <w:rsid w:val="002A100C"/>
    <w:rsid w:val="002A1025"/>
    <w:rsid w:val="002A1068"/>
    <w:rsid w:val="002A10F1"/>
    <w:rsid w:val="002A1104"/>
    <w:rsid w:val="002A1184"/>
    <w:rsid w:val="002A1377"/>
    <w:rsid w:val="002A144C"/>
    <w:rsid w:val="002A148A"/>
    <w:rsid w:val="002A14E4"/>
    <w:rsid w:val="002A1538"/>
    <w:rsid w:val="002A156C"/>
    <w:rsid w:val="002A1582"/>
    <w:rsid w:val="002A1632"/>
    <w:rsid w:val="002A1683"/>
    <w:rsid w:val="002A1833"/>
    <w:rsid w:val="002A184D"/>
    <w:rsid w:val="002A1862"/>
    <w:rsid w:val="002A1921"/>
    <w:rsid w:val="002A1A13"/>
    <w:rsid w:val="002A1BB4"/>
    <w:rsid w:val="002A1D92"/>
    <w:rsid w:val="002A1E13"/>
    <w:rsid w:val="002A1EF1"/>
    <w:rsid w:val="002A1F36"/>
    <w:rsid w:val="002A1F50"/>
    <w:rsid w:val="002A1F61"/>
    <w:rsid w:val="002A1FD1"/>
    <w:rsid w:val="002A20AA"/>
    <w:rsid w:val="002A210D"/>
    <w:rsid w:val="002A213A"/>
    <w:rsid w:val="002A21C2"/>
    <w:rsid w:val="002A21F2"/>
    <w:rsid w:val="002A22F0"/>
    <w:rsid w:val="002A2358"/>
    <w:rsid w:val="002A23EF"/>
    <w:rsid w:val="002A2411"/>
    <w:rsid w:val="002A241D"/>
    <w:rsid w:val="002A2473"/>
    <w:rsid w:val="002A247E"/>
    <w:rsid w:val="002A24A1"/>
    <w:rsid w:val="002A24B9"/>
    <w:rsid w:val="002A255B"/>
    <w:rsid w:val="002A255F"/>
    <w:rsid w:val="002A257B"/>
    <w:rsid w:val="002A25B3"/>
    <w:rsid w:val="002A2776"/>
    <w:rsid w:val="002A2823"/>
    <w:rsid w:val="002A2836"/>
    <w:rsid w:val="002A284C"/>
    <w:rsid w:val="002A28B1"/>
    <w:rsid w:val="002A2931"/>
    <w:rsid w:val="002A2946"/>
    <w:rsid w:val="002A29CC"/>
    <w:rsid w:val="002A2A32"/>
    <w:rsid w:val="002A2A66"/>
    <w:rsid w:val="002A2A83"/>
    <w:rsid w:val="002A2B67"/>
    <w:rsid w:val="002A2BC9"/>
    <w:rsid w:val="002A2C1C"/>
    <w:rsid w:val="002A2D39"/>
    <w:rsid w:val="002A2DD3"/>
    <w:rsid w:val="002A2E64"/>
    <w:rsid w:val="002A2F0C"/>
    <w:rsid w:val="002A2FB3"/>
    <w:rsid w:val="002A3048"/>
    <w:rsid w:val="002A30DA"/>
    <w:rsid w:val="002A3142"/>
    <w:rsid w:val="002A31CB"/>
    <w:rsid w:val="002A3215"/>
    <w:rsid w:val="002A33BE"/>
    <w:rsid w:val="002A33CA"/>
    <w:rsid w:val="002A34BF"/>
    <w:rsid w:val="002A3746"/>
    <w:rsid w:val="002A3915"/>
    <w:rsid w:val="002A39B9"/>
    <w:rsid w:val="002A3B15"/>
    <w:rsid w:val="002A3B30"/>
    <w:rsid w:val="002A3C0B"/>
    <w:rsid w:val="002A3CE3"/>
    <w:rsid w:val="002A3D3A"/>
    <w:rsid w:val="002A3D69"/>
    <w:rsid w:val="002A3D6C"/>
    <w:rsid w:val="002A3D9C"/>
    <w:rsid w:val="002A3DC4"/>
    <w:rsid w:val="002A3E55"/>
    <w:rsid w:val="002A3E84"/>
    <w:rsid w:val="002A3E99"/>
    <w:rsid w:val="002A3F0B"/>
    <w:rsid w:val="002A3F11"/>
    <w:rsid w:val="002A3F83"/>
    <w:rsid w:val="002A3FA1"/>
    <w:rsid w:val="002A3FE7"/>
    <w:rsid w:val="002A414F"/>
    <w:rsid w:val="002A4187"/>
    <w:rsid w:val="002A4192"/>
    <w:rsid w:val="002A41EC"/>
    <w:rsid w:val="002A41FA"/>
    <w:rsid w:val="002A423D"/>
    <w:rsid w:val="002A4296"/>
    <w:rsid w:val="002A4307"/>
    <w:rsid w:val="002A4427"/>
    <w:rsid w:val="002A4442"/>
    <w:rsid w:val="002A44DE"/>
    <w:rsid w:val="002A44F2"/>
    <w:rsid w:val="002A4522"/>
    <w:rsid w:val="002A458A"/>
    <w:rsid w:val="002A458E"/>
    <w:rsid w:val="002A476F"/>
    <w:rsid w:val="002A47D5"/>
    <w:rsid w:val="002A499C"/>
    <w:rsid w:val="002A4AB2"/>
    <w:rsid w:val="002A4BD8"/>
    <w:rsid w:val="002A4C7E"/>
    <w:rsid w:val="002A4CEB"/>
    <w:rsid w:val="002A4E11"/>
    <w:rsid w:val="002A4E71"/>
    <w:rsid w:val="002A4EAA"/>
    <w:rsid w:val="002A4EBB"/>
    <w:rsid w:val="002A4EDD"/>
    <w:rsid w:val="002A4F1A"/>
    <w:rsid w:val="002A4F53"/>
    <w:rsid w:val="002A5029"/>
    <w:rsid w:val="002A5157"/>
    <w:rsid w:val="002A518F"/>
    <w:rsid w:val="002A52F4"/>
    <w:rsid w:val="002A539C"/>
    <w:rsid w:val="002A5530"/>
    <w:rsid w:val="002A554D"/>
    <w:rsid w:val="002A55D6"/>
    <w:rsid w:val="002A5682"/>
    <w:rsid w:val="002A56B3"/>
    <w:rsid w:val="002A5875"/>
    <w:rsid w:val="002A591A"/>
    <w:rsid w:val="002A59A3"/>
    <w:rsid w:val="002A5A0F"/>
    <w:rsid w:val="002A5A1A"/>
    <w:rsid w:val="002A5A82"/>
    <w:rsid w:val="002A5AE5"/>
    <w:rsid w:val="002A5BEC"/>
    <w:rsid w:val="002A5CA7"/>
    <w:rsid w:val="002A5CB3"/>
    <w:rsid w:val="002A5E22"/>
    <w:rsid w:val="002A5E98"/>
    <w:rsid w:val="002A5F2F"/>
    <w:rsid w:val="002A628B"/>
    <w:rsid w:val="002A62A5"/>
    <w:rsid w:val="002A62BD"/>
    <w:rsid w:val="002A62CD"/>
    <w:rsid w:val="002A6330"/>
    <w:rsid w:val="002A637E"/>
    <w:rsid w:val="002A63EF"/>
    <w:rsid w:val="002A6498"/>
    <w:rsid w:val="002A657A"/>
    <w:rsid w:val="002A668F"/>
    <w:rsid w:val="002A6714"/>
    <w:rsid w:val="002A676F"/>
    <w:rsid w:val="002A6793"/>
    <w:rsid w:val="002A686A"/>
    <w:rsid w:val="002A6957"/>
    <w:rsid w:val="002A69DD"/>
    <w:rsid w:val="002A6AA6"/>
    <w:rsid w:val="002A6B53"/>
    <w:rsid w:val="002A6D0F"/>
    <w:rsid w:val="002A6D58"/>
    <w:rsid w:val="002A6ED8"/>
    <w:rsid w:val="002A7022"/>
    <w:rsid w:val="002A7096"/>
    <w:rsid w:val="002A70AB"/>
    <w:rsid w:val="002A714E"/>
    <w:rsid w:val="002A72D3"/>
    <w:rsid w:val="002A73F4"/>
    <w:rsid w:val="002A740A"/>
    <w:rsid w:val="002A7459"/>
    <w:rsid w:val="002A750F"/>
    <w:rsid w:val="002A7563"/>
    <w:rsid w:val="002A762E"/>
    <w:rsid w:val="002A76CA"/>
    <w:rsid w:val="002A7730"/>
    <w:rsid w:val="002A7750"/>
    <w:rsid w:val="002A77D1"/>
    <w:rsid w:val="002A77DF"/>
    <w:rsid w:val="002A787F"/>
    <w:rsid w:val="002A7958"/>
    <w:rsid w:val="002A7A4F"/>
    <w:rsid w:val="002A7A60"/>
    <w:rsid w:val="002A7AED"/>
    <w:rsid w:val="002A7BC7"/>
    <w:rsid w:val="002A7BF9"/>
    <w:rsid w:val="002A7DAB"/>
    <w:rsid w:val="002A7E0A"/>
    <w:rsid w:val="002A7E1D"/>
    <w:rsid w:val="002A7E4B"/>
    <w:rsid w:val="002A7EBB"/>
    <w:rsid w:val="002A7F31"/>
    <w:rsid w:val="002A7F32"/>
    <w:rsid w:val="002B001E"/>
    <w:rsid w:val="002B0132"/>
    <w:rsid w:val="002B0200"/>
    <w:rsid w:val="002B02B5"/>
    <w:rsid w:val="002B02E3"/>
    <w:rsid w:val="002B034A"/>
    <w:rsid w:val="002B0488"/>
    <w:rsid w:val="002B0560"/>
    <w:rsid w:val="002B05F7"/>
    <w:rsid w:val="002B062C"/>
    <w:rsid w:val="002B0884"/>
    <w:rsid w:val="002B0893"/>
    <w:rsid w:val="002B0990"/>
    <w:rsid w:val="002B09C5"/>
    <w:rsid w:val="002B0A49"/>
    <w:rsid w:val="002B0A51"/>
    <w:rsid w:val="002B0A74"/>
    <w:rsid w:val="002B0ACF"/>
    <w:rsid w:val="002B0BB2"/>
    <w:rsid w:val="002B0C14"/>
    <w:rsid w:val="002B0FF3"/>
    <w:rsid w:val="002B1047"/>
    <w:rsid w:val="002B1076"/>
    <w:rsid w:val="002B10CD"/>
    <w:rsid w:val="002B125A"/>
    <w:rsid w:val="002B129C"/>
    <w:rsid w:val="002B1538"/>
    <w:rsid w:val="002B155D"/>
    <w:rsid w:val="002B158B"/>
    <w:rsid w:val="002B1625"/>
    <w:rsid w:val="002B1657"/>
    <w:rsid w:val="002B16DC"/>
    <w:rsid w:val="002B16DE"/>
    <w:rsid w:val="002B16F0"/>
    <w:rsid w:val="002B170A"/>
    <w:rsid w:val="002B1835"/>
    <w:rsid w:val="002B187A"/>
    <w:rsid w:val="002B1910"/>
    <w:rsid w:val="002B19DA"/>
    <w:rsid w:val="002B1A93"/>
    <w:rsid w:val="002B1AC1"/>
    <w:rsid w:val="002B1B3E"/>
    <w:rsid w:val="002B1D5B"/>
    <w:rsid w:val="002B1D9A"/>
    <w:rsid w:val="002B1DCE"/>
    <w:rsid w:val="002B1F02"/>
    <w:rsid w:val="002B1F12"/>
    <w:rsid w:val="002B1F77"/>
    <w:rsid w:val="002B225B"/>
    <w:rsid w:val="002B229D"/>
    <w:rsid w:val="002B2383"/>
    <w:rsid w:val="002B239C"/>
    <w:rsid w:val="002B23D1"/>
    <w:rsid w:val="002B23D3"/>
    <w:rsid w:val="002B2627"/>
    <w:rsid w:val="002B266C"/>
    <w:rsid w:val="002B273D"/>
    <w:rsid w:val="002B27A6"/>
    <w:rsid w:val="002B27F7"/>
    <w:rsid w:val="002B28B6"/>
    <w:rsid w:val="002B2913"/>
    <w:rsid w:val="002B2A0E"/>
    <w:rsid w:val="002B2A17"/>
    <w:rsid w:val="002B2B48"/>
    <w:rsid w:val="002B2BEF"/>
    <w:rsid w:val="002B2C4C"/>
    <w:rsid w:val="002B2C59"/>
    <w:rsid w:val="002B2C7D"/>
    <w:rsid w:val="002B2CB2"/>
    <w:rsid w:val="002B2D4C"/>
    <w:rsid w:val="002B2D78"/>
    <w:rsid w:val="002B2DD9"/>
    <w:rsid w:val="002B2E0E"/>
    <w:rsid w:val="002B2EBC"/>
    <w:rsid w:val="002B2F17"/>
    <w:rsid w:val="002B3133"/>
    <w:rsid w:val="002B31C6"/>
    <w:rsid w:val="002B3216"/>
    <w:rsid w:val="002B327C"/>
    <w:rsid w:val="002B32CC"/>
    <w:rsid w:val="002B33B8"/>
    <w:rsid w:val="002B34CA"/>
    <w:rsid w:val="002B356E"/>
    <w:rsid w:val="002B357F"/>
    <w:rsid w:val="002B3704"/>
    <w:rsid w:val="002B3746"/>
    <w:rsid w:val="002B3797"/>
    <w:rsid w:val="002B3872"/>
    <w:rsid w:val="002B393D"/>
    <w:rsid w:val="002B39AE"/>
    <w:rsid w:val="002B39C8"/>
    <w:rsid w:val="002B3B18"/>
    <w:rsid w:val="002B3C64"/>
    <w:rsid w:val="002B3E77"/>
    <w:rsid w:val="002B3EED"/>
    <w:rsid w:val="002B3FB6"/>
    <w:rsid w:val="002B3FCB"/>
    <w:rsid w:val="002B3FDB"/>
    <w:rsid w:val="002B4063"/>
    <w:rsid w:val="002B4158"/>
    <w:rsid w:val="002B41BB"/>
    <w:rsid w:val="002B4240"/>
    <w:rsid w:val="002B42CB"/>
    <w:rsid w:val="002B42DA"/>
    <w:rsid w:val="002B42E9"/>
    <w:rsid w:val="002B4345"/>
    <w:rsid w:val="002B43AB"/>
    <w:rsid w:val="002B43E5"/>
    <w:rsid w:val="002B441C"/>
    <w:rsid w:val="002B454F"/>
    <w:rsid w:val="002B4554"/>
    <w:rsid w:val="002B4660"/>
    <w:rsid w:val="002B467D"/>
    <w:rsid w:val="002B4745"/>
    <w:rsid w:val="002B4861"/>
    <w:rsid w:val="002B48CB"/>
    <w:rsid w:val="002B49D9"/>
    <w:rsid w:val="002B4AA1"/>
    <w:rsid w:val="002B4BD2"/>
    <w:rsid w:val="002B4C2B"/>
    <w:rsid w:val="002B4C4A"/>
    <w:rsid w:val="002B4CA8"/>
    <w:rsid w:val="002B4D6D"/>
    <w:rsid w:val="002B4DA3"/>
    <w:rsid w:val="002B4E30"/>
    <w:rsid w:val="002B4EE8"/>
    <w:rsid w:val="002B4F2E"/>
    <w:rsid w:val="002B4F64"/>
    <w:rsid w:val="002B5003"/>
    <w:rsid w:val="002B50F9"/>
    <w:rsid w:val="002B520B"/>
    <w:rsid w:val="002B520C"/>
    <w:rsid w:val="002B533F"/>
    <w:rsid w:val="002B5493"/>
    <w:rsid w:val="002B556B"/>
    <w:rsid w:val="002B55AC"/>
    <w:rsid w:val="002B55AD"/>
    <w:rsid w:val="002B561E"/>
    <w:rsid w:val="002B5664"/>
    <w:rsid w:val="002B56F8"/>
    <w:rsid w:val="002B583C"/>
    <w:rsid w:val="002B5853"/>
    <w:rsid w:val="002B58A5"/>
    <w:rsid w:val="002B58DB"/>
    <w:rsid w:val="002B5903"/>
    <w:rsid w:val="002B598D"/>
    <w:rsid w:val="002B59DE"/>
    <w:rsid w:val="002B5A1A"/>
    <w:rsid w:val="002B5A91"/>
    <w:rsid w:val="002B5B42"/>
    <w:rsid w:val="002B5BB3"/>
    <w:rsid w:val="002B5BE5"/>
    <w:rsid w:val="002B5C64"/>
    <w:rsid w:val="002B5C66"/>
    <w:rsid w:val="002B5FDF"/>
    <w:rsid w:val="002B60F9"/>
    <w:rsid w:val="002B611C"/>
    <w:rsid w:val="002B612B"/>
    <w:rsid w:val="002B61DC"/>
    <w:rsid w:val="002B620E"/>
    <w:rsid w:val="002B621E"/>
    <w:rsid w:val="002B6278"/>
    <w:rsid w:val="002B647E"/>
    <w:rsid w:val="002B659C"/>
    <w:rsid w:val="002B65B1"/>
    <w:rsid w:val="002B65E3"/>
    <w:rsid w:val="002B6677"/>
    <w:rsid w:val="002B6741"/>
    <w:rsid w:val="002B681F"/>
    <w:rsid w:val="002B6829"/>
    <w:rsid w:val="002B6850"/>
    <w:rsid w:val="002B6A68"/>
    <w:rsid w:val="002B6B91"/>
    <w:rsid w:val="002B6C5D"/>
    <w:rsid w:val="002B6DC1"/>
    <w:rsid w:val="002B6E10"/>
    <w:rsid w:val="002B6F0B"/>
    <w:rsid w:val="002B6F79"/>
    <w:rsid w:val="002B6FD4"/>
    <w:rsid w:val="002B713F"/>
    <w:rsid w:val="002B71E7"/>
    <w:rsid w:val="002B7251"/>
    <w:rsid w:val="002B7343"/>
    <w:rsid w:val="002B7417"/>
    <w:rsid w:val="002B748D"/>
    <w:rsid w:val="002B760D"/>
    <w:rsid w:val="002B7624"/>
    <w:rsid w:val="002B7636"/>
    <w:rsid w:val="002B764B"/>
    <w:rsid w:val="002B771E"/>
    <w:rsid w:val="002B772B"/>
    <w:rsid w:val="002B7748"/>
    <w:rsid w:val="002B782A"/>
    <w:rsid w:val="002B7838"/>
    <w:rsid w:val="002B7992"/>
    <w:rsid w:val="002B79A5"/>
    <w:rsid w:val="002B7C23"/>
    <w:rsid w:val="002B7CAE"/>
    <w:rsid w:val="002B7CB3"/>
    <w:rsid w:val="002B7CEB"/>
    <w:rsid w:val="002B7D99"/>
    <w:rsid w:val="002B7D9C"/>
    <w:rsid w:val="002B7DB4"/>
    <w:rsid w:val="002B7DC8"/>
    <w:rsid w:val="002B7E5B"/>
    <w:rsid w:val="002B7EA4"/>
    <w:rsid w:val="002B7EE1"/>
    <w:rsid w:val="002B7EF1"/>
    <w:rsid w:val="002B7F3D"/>
    <w:rsid w:val="002C023B"/>
    <w:rsid w:val="002C0312"/>
    <w:rsid w:val="002C031C"/>
    <w:rsid w:val="002C0364"/>
    <w:rsid w:val="002C03AB"/>
    <w:rsid w:val="002C0541"/>
    <w:rsid w:val="002C068F"/>
    <w:rsid w:val="002C06F9"/>
    <w:rsid w:val="002C0768"/>
    <w:rsid w:val="002C07DF"/>
    <w:rsid w:val="002C07E7"/>
    <w:rsid w:val="002C07F2"/>
    <w:rsid w:val="002C0810"/>
    <w:rsid w:val="002C084D"/>
    <w:rsid w:val="002C095C"/>
    <w:rsid w:val="002C09B9"/>
    <w:rsid w:val="002C09F6"/>
    <w:rsid w:val="002C09F7"/>
    <w:rsid w:val="002C0A49"/>
    <w:rsid w:val="002C0AA6"/>
    <w:rsid w:val="002C0AB0"/>
    <w:rsid w:val="002C0B0C"/>
    <w:rsid w:val="002C0C00"/>
    <w:rsid w:val="002C0C6B"/>
    <w:rsid w:val="002C0C88"/>
    <w:rsid w:val="002C0CC6"/>
    <w:rsid w:val="002C0D43"/>
    <w:rsid w:val="002C0D50"/>
    <w:rsid w:val="002C0EAB"/>
    <w:rsid w:val="002C0EEE"/>
    <w:rsid w:val="002C10D5"/>
    <w:rsid w:val="002C1102"/>
    <w:rsid w:val="002C1153"/>
    <w:rsid w:val="002C1161"/>
    <w:rsid w:val="002C11B9"/>
    <w:rsid w:val="002C11C2"/>
    <w:rsid w:val="002C11D5"/>
    <w:rsid w:val="002C126B"/>
    <w:rsid w:val="002C135C"/>
    <w:rsid w:val="002C1369"/>
    <w:rsid w:val="002C1415"/>
    <w:rsid w:val="002C149C"/>
    <w:rsid w:val="002C14A7"/>
    <w:rsid w:val="002C14FE"/>
    <w:rsid w:val="002C1560"/>
    <w:rsid w:val="002C1620"/>
    <w:rsid w:val="002C1680"/>
    <w:rsid w:val="002C1695"/>
    <w:rsid w:val="002C16CB"/>
    <w:rsid w:val="002C17D0"/>
    <w:rsid w:val="002C184E"/>
    <w:rsid w:val="002C18F2"/>
    <w:rsid w:val="002C18FD"/>
    <w:rsid w:val="002C18FF"/>
    <w:rsid w:val="002C19A6"/>
    <w:rsid w:val="002C19D0"/>
    <w:rsid w:val="002C19DB"/>
    <w:rsid w:val="002C19EE"/>
    <w:rsid w:val="002C1BF5"/>
    <w:rsid w:val="002C1BFE"/>
    <w:rsid w:val="002C1CCA"/>
    <w:rsid w:val="002C1E28"/>
    <w:rsid w:val="002C1FAE"/>
    <w:rsid w:val="002C1FEB"/>
    <w:rsid w:val="002C2075"/>
    <w:rsid w:val="002C20A7"/>
    <w:rsid w:val="002C2224"/>
    <w:rsid w:val="002C22EC"/>
    <w:rsid w:val="002C2354"/>
    <w:rsid w:val="002C2459"/>
    <w:rsid w:val="002C2460"/>
    <w:rsid w:val="002C2528"/>
    <w:rsid w:val="002C25CA"/>
    <w:rsid w:val="002C2636"/>
    <w:rsid w:val="002C283E"/>
    <w:rsid w:val="002C2846"/>
    <w:rsid w:val="002C2854"/>
    <w:rsid w:val="002C2865"/>
    <w:rsid w:val="002C2871"/>
    <w:rsid w:val="002C28BE"/>
    <w:rsid w:val="002C29E8"/>
    <w:rsid w:val="002C2A75"/>
    <w:rsid w:val="002C2A93"/>
    <w:rsid w:val="002C2B7C"/>
    <w:rsid w:val="002C2B8E"/>
    <w:rsid w:val="002C2C09"/>
    <w:rsid w:val="002C2C8C"/>
    <w:rsid w:val="002C2CC0"/>
    <w:rsid w:val="002C2E96"/>
    <w:rsid w:val="002C2EE2"/>
    <w:rsid w:val="002C2FA1"/>
    <w:rsid w:val="002C3010"/>
    <w:rsid w:val="002C310A"/>
    <w:rsid w:val="002C3186"/>
    <w:rsid w:val="002C31F1"/>
    <w:rsid w:val="002C32E4"/>
    <w:rsid w:val="002C3386"/>
    <w:rsid w:val="002C348F"/>
    <w:rsid w:val="002C352B"/>
    <w:rsid w:val="002C3644"/>
    <w:rsid w:val="002C36A8"/>
    <w:rsid w:val="002C36BA"/>
    <w:rsid w:val="002C373B"/>
    <w:rsid w:val="002C382E"/>
    <w:rsid w:val="002C38D7"/>
    <w:rsid w:val="002C3967"/>
    <w:rsid w:val="002C39D1"/>
    <w:rsid w:val="002C3A34"/>
    <w:rsid w:val="002C3A6C"/>
    <w:rsid w:val="002C3BBB"/>
    <w:rsid w:val="002C3BDC"/>
    <w:rsid w:val="002C3C03"/>
    <w:rsid w:val="002C3C5C"/>
    <w:rsid w:val="002C3D5C"/>
    <w:rsid w:val="002C3D6B"/>
    <w:rsid w:val="002C3F34"/>
    <w:rsid w:val="002C3F4B"/>
    <w:rsid w:val="002C3FE6"/>
    <w:rsid w:val="002C41CB"/>
    <w:rsid w:val="002C4215"/>
    <w:rsid w:val="002C4228"/>
    <w:rsid w:val="002C427F"/>
    <w:rsid w:val="002C42A4"/>
    <w:rsid w:val="002C43C4"/>
    <w:rsid w:val="002C4548"/>
    <w:rsid w:val="002C45AB"/>
    <w:rsid w:val="002C45E2"/>
    <w:rsid w:val="002C469F"/>
    <w:rsid w:val="002C4729"/>
    <w:rsid w:val="002C47B7"/>
    <w:rsid w:val="002C47EC"/>
    <w:rsid w:val="002C480E"/>
    <w:rsid w:val="002C4884"/>
    <w:rsid w:val="002C48CF"/>
    <w:rsid w:val="002C491C"/>
    <w:rsid w:val="002C491D"/>
    <w:rsid w:val="002C49EB"/>
    <w:rsid w:val="002C4AB3"/>
    <w:rsid w:val="002C4AE9"/>
    <w:rsid w:val="002C4C1D"/>
    <w:rsid w:val="002C4C8B"/>
    <w:rsid w:val="002C4C9C"/>
    <w:rsid w:val="002C4CD1"/>
    <w:rsid w:val="002C4CDA"/>
    <w:rsid w:val="002C4D47"/>
    <w:rsid w:val="002C4D8F"/>
    <w:rsid w:val="002C4E91"/>
    <w:rsid w:val="002C4F14"/>
    <w:rsid w:val="002C4F17"/>
    <w:rsid w:val="002C5007"/>
    <w:rsid w:val="002C502D"/>
    <w:rsid w:val="002C502F"/>
    <w:rsid w:val="002C52B2"/>
    <w:rsid w:val="002C52FA"/>
    <w:rsid w:val="002C5346"/>
    <w:rsid w:val="002C5355"/>
    <w:rsid w:val="002C5362"/>
    <w:rsid w:val="002C537F"/>
    <w:rsid w:val="002C538F"/>
    <w:rsid w:val="002C53A2"/>
    <w:rsid w:val="002C5400"/>
    <w:rsid w:val="002C546F"/>
    <w:rsid w:val="002C547D"/>
    <w:rsid w:val="002C54D8"/>
    <w:rsid w:val="002C54EF"/>
    <w:rsid w:val="002C55DE"/>
    <w:rsid w:val="002C566F"/>
    <w:rsid w:val="002C5689"/>
    <w:rsid w:val="002C571D"/>
    <w:rsid w:val="002C57D9"/>
    <w:rsid w:val="002C59E7"/>
    <w:rsid w:val="002C5B80"/>
    <w:rsid w:val="002C5BBF"/>
    <w:rsid w:val="002C5CFA"/>
    <w:rsid w:val="002C5E52"/>
    <w:rsid w:val="002C5F42"/>
    <w:rsid w:val="002C5F46"/>
    <w:rsid w:val="002C5F48"/>
    <w:rsid w:val="002C5F4F"/>
    <w:rsid w:val="002C6002"/>
    <w:rsid w:val="002C605E"/>
    <w:rsid w:val="002C60BA"/>
    <w:rsid w:val="002C616A"/>
    <w:rsid w:val="002C6284"/>
    <w:rsid w:val="002C62A4"/>
    <w:rsid w:val="002C62D0"/>
    <w:rsid w:val="002C635B"/>
    <w:rsid w:val="002C636B"/>
    <w:rsid w:val="002C6401"/>
    <w:rsid w:val="002C6442"/>
    <w:rsid w:val="002C645A"/>
    <w:rsid w:val="002C66BE"/>
    <w:rsid w:val="002C66FC"/>
    <w:rsid w:val="002C6753"/>
    <w:rsid w:val="002C67F5"/>
    <w:rsid w:val="002C6A2C"/>
    <w:rsid w:val="002C6AF3"/>
    <w:rsid w:val="002C6B1F"/>
    <w:rsid w:val="002C6BC5"/>
    <w:rsid w:val="002C6C94"/>
    <w:rsid w:val="002C6CAA"/>
    <w:rsid w:val="002C6E43"/>
    <w:rsid w:val="002C6EB6"/>
    <w:rsid w:val="002C6ED3"/>
    <w:rsid w:val="002C6F53"/>
    <w:rsid w:val="002C6FB7"/>
    <w:rsid w:val="002C70A5"/>
    <w:rsid w:val="002C7277"/>
    <w:rsid w:val="002C72B3"/>
    <w:rsid w:val="002C72B7"/>
    <w:rsid w:val="002C7366"/>
    <w:rsid w:val="002C73E4"/>
    <w:rsid w:val="002C7487"/>
    <w:rsid w:val="002C74E2"/>
    <w:rsid w:val="002C7579"/>
    <w:rsid w:val="002C765C"/>
    <w:rsid w:val="002C76A1"/>
    <w:rsid w:val="002C76AC"/>
    <w:rsid w:val="002C774B"/>
    <w:rsid w:val="002C778A"/>
    <w:rsid w:val="002C791E"/>
    <w:rsid w:val="002C794D"/>
    <w:rsid w:val="002C7956"/>
    <w:rsid w:val="002C79E8"/>
    <w:rsid w:val="002C7A24"/>
    <w:rsid w:val="002C7AC1"/>
    <w:rsid w:val="002C7B3F"/>
    <w:rsid w:val="002C7B59"/>
    <w:rsid w:val="002C7C08"/>
    <w:rsid w:val="002C7C27"/>
    <w:rsid w:val="002C7CEA"/>
    <w:rsid w:val="002C7F10"/>
    <w:rsid w:val="002D00FA"/>
    <w:rsid w:val="002D01ED"/>
    <w:rsid w:val="002D01FE"/>
    <w:rsid w:val="002D0284"/>
    <w:rsid w:val="002D0358"/>
    <w:rsid w:val="002D0385"/>
    <w:rsid w:val="002D04D5"/>
    <w:rsid w:val="002D04DF"/>
    <w:rsid w:val="002D0532"/>
    <w:rsid w:val="002D0585"/>
    <w:rsid w:val="002D058F"/>
    <w:rsid w:val="002D05EF"/>
    <w:rsid w:val="002D05FF"/>
    <w:rsid w:val="002D062B"/>
    <w:rsid w:val="002D0681"/>
    <w:rsid w:val="002D0694"/>
    <w:rsid w:val="002D06B0"/>
    <w:rsid w:val="002D0738"/>
    <w:rsid w:val="002D07F5"/>
    <w:rsid w:val="002D080B"/>
    <w:rsid w:val="002D0893"/>
    <w:rsid w:val="002D08DF"/>
    <w:rsid w:val="002D097F"/>
    <w:rsid w:val="002D0A35"/>
    <w:rsid w:val="002D0B31"/>
    <w:rsid w:val="002D0B73"/>
    <w:rsid w:val="002D0BB4"/>
    <w:rsid w:val="002D0CD4"/>
    <w:rsid w:val="002D0EEE"/>
    <w:rsid w:val="002D0F3A"/>
    <w:rsid w:val="002D0F7D"/>
    <w:rsid w:val="002D105E"/>
    <w:rsid w:val="002D112B"/>
    <w:rsid w:val="002D1153"/>
    <w:rsid w:val="002D115C"/>
    <w:rsid w:val="002D118F"/>
    <w:rsid w:val="002D1198"/>
    <w:rsid w:val="002D11D0"/>
    <w:rsid w:val="002D11D7"/>
    <w:rsid w:val="002D11EE"/>
    <w:rsid w:val="002D11FA"/>
    <w:rsid w:val="002D11FB"/>
    <w:rsid w:val="002D1227"/>
    <w:rsid w:val="002D126D"/>
    <w:rsid w:val="002D1297"/>
    <w:rsid w:val="002D12FE"/>
    <w:rsid w:val="002D13CD"/>
    <w:rsid w:val="002D13EC"/>
    <w:rsid w:val="002D146B"/>
    <w:rsid w:val="002D1473"/>
    <w:rsid w:val="002D14E5"/>
    <w:rsid w:val="002D1501"/>
    <w:rsid w:val="002D150B"/>
    <w:rsid w:val="002D154F"/>
    <w:rsid w:val="002D1639"/>
    <w:rsid w:val="002D1643"/>
    <w:rsid w:val="002D1651"/>
    <w:rsid w:val="002D168E"/>
    <w:rsid w:val="002D1751"/>
    <w:rsid w:val="002D1752"/>
    <w:rsid w:val="002D17BA"/>
    <w:rsid w:val="002D1857"/>
    <w:rsid w:val="002D190B"/>
    <w:rsid w:val="002D1962"/>
    <w:rsid w:val="002D1A5E"/>
    <w:rsid w:val="002D1A85"/>
    <w:rsid w:val="002D1AB4"/>
    <w:rsid w:val="002D1AFB"/>
    <w:rsid w:val="002D1C09"/>
    <w:rsid w:val="002D1C54"/>
    <w:rsid w:val="002D1D0C"/>
    <w:rsid w:val="002D1D9E"/>
    <w:rsid w:val="002D1DE7"/>
    <w:rsid w:val="002D1E1A"/>
    <w:rsid w:val="002D1F72"/>
    <w:rsid w:val="002D1FB7"/>
    <w:rsid w:val="002D1FDD"/>
    <w:rsid w:val="002D2045"/>
    <w:rsid w:val="002D20BF"/>
    <w:rsid w:val="002D20EC"/>
    <w:rsid w:val="002D210C"/>
    <w:rsid w:val="002D213E"/>
    <w:rsid w:val="002D213F"/>
    <w:rsid w:val="002D2219"/>
    <w:rsid w:val="002D26F4"/>
    <w:rsid w:val="002D2724"/>
    <w:rsid w:val="002D2727"/>
    <w:rsid w:val="002D276F"/>
    <w:rsid w:val="002D2792"/>
    <w:rsid w:val="002D28EA"/>
    <w:rsid w:val="002D29D8"/>
    <w:rsid w:val="002D29DD"/>
    <w:rsid w:val="002D2ABD"/>
    <w:rsid w:val="002D2B84"/>
    <w:rsid w:val="002D2C37"/>
    <w:rsid w:val="002D2CAC"/>
    <w:rsid w:val="002D2CE4"/>
    <w:rsid w:val="002D2DB0"/>
    <w:rsid w:val="002D2DC2"/>
    <w:rsid w:val="002D2E2D"/>
    <w:rsid w:val="002D2E38"/>
    <w:rsid w:val="002D2E77"/>
    <w:rsid w:val="002D2E79"/>
    <w:rsid w:val="002D2ED5"/>
    <w:rsid w:val="002D2F1A"/>
    <w:rsid w:val="002D3114"/>
    <w:rsid w:val="002D3135"/>
    <w:rsid w:val="002D31A0"/>
    <w:rsid w:val="002D31C5"/>
    <w:rsid w:val="002D3295"/>
    <w:rsid w:val="002D32D9"/>
    <w:rsid w:val="002D32E0"/>
    <w:rsid w:val="002D3301"/>
    <w:rsid w:val="002D34F2"/>
    <w:rsid w:val="002D365B"/>
    <w:rsid w:val="002D3744"/>
    <w:rsid w:val="002D37FB"/>
    <w:rsid w:val="002D383B"/>
    <w:rsid w:val="002D3894"/>
    <w:rsid w:val="002D38C6"/>
    <w:rsid w:val="002D3989"/>
    <w:rsid w:val="002D39B6"/>
    <w:rsid w:val="002D39C2"/>
    <w:rsid w:val="002D3B99"/>
    <w:rsid w:val="002D3C05"/>
    <w:rsid w:val="002D3CCB"/>
    <w:rsid w:val="002D3EAB"/>
    <w:rsid w:val="002D411E"/>
    <w:rsid w:val="002D417C"/>
    <w:rsid w:val="002D4188"/>
    <w:rsid w:val="002D41A1"/>
    <w:rsid w:val="002D42F1"/>
    <w:rsid w:val="002D42FD"/>
    <w:rsid w:val="002D435E"/>
    <w:rsid w:val="002D4388"/>
    <w:rsid w:val="002D4389"/>
    <w:rsid w:val="002D43C2"/>
    <w:rsid w:val="002D4401"/>
    <w:rsid w:val="002D44A3"/>
    <w:rsid w:val="002D44E1"/>
    <w:rsid w:val="002D452F"/>
    <w:rsid w:val="002D4627"/>
    <w:rsid w:val="002D46C7"/>
    <w:rsid w:val="002D474B"/>
    <w:rsid w:val="002D477C"/>
    <w:rsid w:val="002D4780"/>
    <w:rsid w:val="002D4850"/>
    <w:rsid w:val="002D48AF"/>
    <w:rsid w:val="002D48B2"/>
    <w:rsid w:val="002D48DE"/>
    <w:rsid w:val="002D4910"/>
    <w:rsid w:val="002D4B3A"/>
    <w:rsid w:val="002D4C5E"/>
    <w:rsid w:val="002D4CD5"/>
    <w:rsid w:val="002D4F00"/>
    <w:rsid w:val="002D4F04"/>
    <w:rsid w:val="002D4F3E"/>
    <w:rsid w:val="002D517C"/>
    <w:rsid w:val="002D520B"/>
    <w:rsid w:val="002D521E"/>
    <w:rsid w:val="002D5229"/>
    <w:rsid w:val="002D52F0"/>
    <w:rsid w:val="002D5332"/>
    <w:rsid w:val="002D5355"/>
    <w:rsid w:val="002D53E1"/>
    <w:rsid w:val="002D546A"/>
    <w:rsid w:val="002D54A4"/>
    <w:rsid w:val="002D5558"/>
    <w:rsid w:val="002D5592"/>
    <w:rsid w:val="002D562A"/>
    <w:rsid w:val="002D56E4"/>
    <w:rsid w:val="002D5749"/>
    <w:rsid w:val="002D579A"/>
    <w:rsid w:val="002D586B"/>
    <w:rsid w:val="002D5893"/>
    <w:rsid w:val="002D5ACB"/>
    <w:rsid w:val="002D5D1B"/>
    <w:rsid w:val="002D5DB8"/>
    <w:rsid w:val="002D5E27"/>
    <w:rsid w:val="002D5F17"/>
    <w:rsid w:val="002D6060"/>
    <w:rsid w:val="002D60E7"/>
    <w:rsid w:val="002D638C"/>
    <w:rsid w:val="002D63A5"/>
    <w:rsid w:val="002D6436"/>
    <w:rsid w:val="002D6486"/>
    <w:rsid w:val="002D6581"/>
    <w:rsid w:val="002D6600"/>
    <w:rsid w:val="002D6613"/>
    <w:rsid w:val="002D662F"/>
    <w:rsid w:val="002D6767"/>
    <w:rsid w:val="002D678B"/>
    <w:rsid w:val="002D67F9"/>
    <w:rsid w:val="002D680D"/>
    <w:rsid w:val="002D6A5C"/>
    <w:rsid w:val="002D6C81"/>
    <w:rsid w:val="002D6C90"/>
    <w:rsid w:val="002D6D06"/>
    <w:rsid w:val="002D6D5C"/>
    <w:rsid w:val="002D6E96"/>
    <w:rsid w:val="002D6F4C"/>
    <w:rsid w:val="002D6FDA"/>
    <w:rsid w:val="002D700A"/>
    <w:rsid w:val="002D7012"/>
    <w:rsid w:val="002D708E"/>
    <w:rsid w:val="002D714D"/>
    <w:rsid w:val="002D7219"/>
    <w:rsid w:val="002D7242"/>
    <w:rsid w:val="002D7275"/>
    <w:rsid w:val="002D728B"/>
    <w:rsid w:val="002D728C"/>
    <w:rsid w:val="002D734D"/>
    <w:rsid w:val="002D7375"/>
    <w:rsid w:val="002D73D1"/>
    <w:rsid w:val="002D7462"/>
    <w:rsid w:val="002D746C"/>
    <w:rsid w:val="002D7473"/>
    <w:rsid w:val="002D74EC"/>
    <w:rsid w:val="002D7526"/>
    <w:rsid w:val="002D7564"/>
    <w:rsid w:val="002D76B2"/>
    <w:rsid w:val="002D7702"/>
    <w:rsid w:val="002D7909"/>
    <w:rsid w:val="002D79B0"/>
    <w:rsid w:val="002D7B2E"/>
    <w:rsid w:val="002D7B3D"/>
    <w:rsid w:val="002D7BA4"/>
    <w:rsid w:val="002D7E93"/>
    <w:rsid w:val="002D7E95"/>
    <w:rsid w:val="002D7F45"/>
    <w:rsid w:val="002D7F7E"/>
    <w:rsid w:val="002E001A"/>
    <w:rsid w:val="002E009C"/>
    <w:rsid w:val="002E0163"/>
    <w:rsid w:val="002E0164"/>
    <w:rsid w:val="002E01C0"/>
    <w:rsid w:val="002E01D0"/>
    <w:rsid w:val="002E021C"/>
    <w:rsid w:val="002E02D7"/>
    <w:rsid w:val="002E0334"/>
    <w:rsid w:val="002E046C"/>
    <w:rsid w:val="002E062E"/>
    <w:rsid w:val="002E0730"/>
    <w:rsid w:val="002E084C"/>
    <w:rsid w:val="002E08F0"/>
    <w:rsid w:val="002E09A5"/>
    <w:rsid w:val="002E09D0"/>
    <w:rsid w:val="002E09DB"/>
    <w:rsid w:val="002E0A4E"/>
    <w:rsid w:val="002E0AA0"/>
    <w:rsid w:val="002E0B20"/>
    <w:rsid w:val="002E0BA5"/>
    <w:rsid w:val="002E0C26"/>
    <w:rsid w:val="002E0DE3"/>
    <w:rsid w:val="002E0F5D"/>
    <w:rsid w:val="002E11D2"/>
    <w:rsid w:val="002E1221"/>
    <w:rsid w:val="002E1312"/>
    <w:rsid w:val="002E139A"/>
    <w:rsid w:val="002E141F"/>
    <w:rsid w:val="002E151A"/>
    <w:rsid w:val="002E1585"/>
    <w:rsid w:val="002E15D7"/>
    <w:rsid w:val="002E1622"/>
    <w:rsid w:val="002E1651"/>
    <w:rsid w:val="002E16C2"/>
    <w:rsid w:val="002E16CF"/>
    <w:rsid w:val="002E1717"/>
    <w:rsid w:val="002E1864"/>
    <w:rsid w:val="002E1897"/>
    <w:rsid w:val="002E1915"/>
    <w:rsid w:val="002E19ED"/>
    <w:rsid w:val="002E1A0E"/>
    <w:rsid w:val="002E1A35"/>
    <w:rsid w:val="002E1B99"/>
    <w:rsid w:val="002E1C62"/>
    <w:rsid w:val="002E1D61"/>
    <w:rsid w:val="002E1DD2"/>
    <w:rsid w:val="002E1F45"/>
    <w:rsid w:val="002E1FE7"/>
    <w:rsid w:val="002E2057"/>
    <w:rsid w:val="002E217A"/>
    <w:rsid w:val="002E222F"/>
    <w:rsid w:val="002E229A"/>
    <w:rsid w:val="002E22AD"/>
    <w:rsid w:val="002E2329"/>
    <w:rsid w:val="002E246E"/>
    <w:rsid w:val="002E247F"/>
    <w:rsid w:val="002E24C1"/>
    <w:rsid w:val="002E24EF"/>
    <w:rsid w:val="002E24F5"/>
    <w:rsid w:val="002E2610"/>
    <w:rsid w:val="002E267E"/>
    <w:rsid w:val="002E26CB"/>
    <w:rsid w:val="002E2791"/>
    <w:rsid w:val="002E2795"/>
    <w:rsid w:val="002E281A"/>
    <w:rsid w:val="002E284D"/>
    <w:rsid w:val="002E28CC"/>
    <w:rsid w:val="002E2972"/>
    <w:rsid w:val="002E29D9"/>
    <w:rsid w:val="002E2A39"/>
    <w:rsid w:val="002E2B88"/>
    <w:rsid w:val="002E2CC1"/>
    <w:rsid w:val="002E2E57"/>
    <w:rsid w:val="002E2F6B"/>
    <w:rsid w:val="002E3014"/>
    <w:rsid w:val="002E3099"/>
    <w:rsid w:val="002E3219"/>
    <w:rsid w:val="002E3264"/>
    <w:rsid w:val="002E3275"/>
    <w:rsid w:val="002E32BC"/>
    <w:rsid w:val="002E32BF"/>
    <w:rsid w:val="002E3359"/>
    <w:rsid w:val="002E346F"/>
    <w:rsid w:val="002E34BC"/>
    <w:rsid w:val="002E3603"/>
    <w:rsid w:val="002E3646"/>
    <w:rsid w:val="002E366D"/>
    <w:rsid w:val="002E36A1"/>
    <w:rsid w:val="002E36B7"/>
    <w:rsid w:val="002E36C1"/>
    <w:rsid w:val="002E3737"/>
    <w:rsid w:val="002E3A30"/>
    <w:rsid w:val="002E3AE5"/>
    <w:rsid w:val="002E3AEC"/>
    <w:rsid w:val="002E3B55"/>
    <w:rsid w:val="002E3BD2"/>
    <w:rsid w:val="002E3BFC"/>
    <w:rsid w:val="002E3CA1"/>
    <w:rsid w:val="002E3D13"/>
    <w:rsid w:val="002E3DDF"/>
    <w:rsid w:val="002E3E2B"/>
    <w:rsid w:val="002E3F4D"/>
    <w:rsid w:val="002E4189"/>
    <w:rsid w:val="002E4385"/>
    <w:rsid w:val="002E43D9"/>
    <w:rsid w:val="002E46A7"/>
    <w:rsid w:val="002E4982"/>
    <w:rsid w:val="002E49A2"/>
    <w:rsid w:val="002E4A3C"/>
    <w:rsid w:val="002E4A53"/>
    <w:rsid w:val="002E4A56"/>
    <w:rsid w:val="002E4AC8"/>
    <w:rsid w:val="002E4B1E"/>
    <w:rsid w:val="002E4B48"/>
    <w:rsid w:val="002E4B63"/>
    <w:rsid w:val="002E4B79"/>
    <w:rsid w:val="002E4C0F"/>
    <w:rsid w:val="002E4C8D"/>
    <w:rsid w:val="002E4CDB"/>
    <w:rsid w:val="002E4CEF"/>
    <w:rsid w:val="002E4D3F"/>
    <w:rsid w:val="002E4D78"/>
    <w:rsid w:val="002E4DC5"/>
    <w:rsid w:val="002E4E79"/>
    <w:rsid w:val="002E4F65"/>
    <w:rsid w:val="002E506C"/>
    <w:rsid w:val="002E513D"/>
    <w:rsid w:val="002E5218"/>
    <w:rsid w:val="002E52DC"/>
    <w:rsid w:val="002E5373"/>
    <w:rsid w:val="002E53E0"/>
    <w:rsid w:val="002E551C"/>
    <w:rsid w:val="002E554B"/>
    <w:rsid w:val="002E55C4"/>
    <w:rsid w:val="002E560A"/>
    <w:rsid w:val="002E563F"/>
    <w:rsid w:val="002E572B"/>
    <w:rsid w:val="002E57B2"/>
    <w:rsid w:val="002E58EB"/>
    <w:rsid w:val="002E59DF"/>
    <w:rsid w:val="002E59E9"/>
    <w:rsid w:val="002E59EF"/>
    <w:rsid w:val="002E5A4F"/>
    <w:rsid w:val="002E5AB8"/>
    <w:rsid w:val="002E5B0E"/>
    <w:rsid w:val="002E5BB5"/>
    <w:rsid w:val="002E5BD2"/>
    <w:rsid w:val="002E5BD3"/>
    <w:rsid w:val="002E5C35"/>
    <w:rsid w:val="002E5C49"/>
    <w:rsid w:val="002E5C63"/>
    <w:rsid w:val="002E5C6B"/>
    <w:rsid w:val="002E5C7E"/>
    <w:rsid w:val="002E5C81"/>
    <w:rsid w:val="002E5E01"/>
    <w:rsid w:val="002E5E6E"/>
    <w:rsid w:val="002E6038"/>
    <w:rsid w:val="002E60D2"/>
    <w:rsid w:val="002E613F"/>
    <w:rsid w:val="002E61BB"/>
    <w:rsid w:val="002E6369"/>
    <w:rsid w:val="002E6373"/>
    <w:rsid w:val="002E6385"/>
    <w:rsid w:val="002E63CC"/>
    <w:rsid w:val="002E645D"/>
    <w:rsid w:val="002E6533"/>
    <w:rsid w:val="002E6535"/>
    <w:rsid w:val="002E6609"/>
    <w:rsid w:val="002E6622"/>
    <w:rsid w:val="002E6666"/>
    <w:rsid w:val="002E66C7"/>
    <w:rsid w:val="002E6809"/>
    <w:rsid w:val="002E68C5"/>
    <w:rsid w:val="002E68F0"/>
    <w:rsid w:val="002E6948"/>
    <w:rsid w:val="002E6A94"/>
    <w:rsid w:val="002E6B38"/>
    <w:rsid w:val="002E6B3A"/>
    <w:rsid w:val="002E6B51"/>
    <w:rsid w:val="002E6CE1"/>
    <w:rsid w:val="002E6D19"/>
    <w:rsid w:val="002E6D78"/>
    <w:rsid w:val="002E6DE0"/>
    <w:rsid w:val="002E6F43"/>
    <w:rsid w:val="002E6FE2"/>
    <w:rsid w:val="002E7104"/>
    <w:rsid w:val="002E7135"/>
    <w:rsid w:val="002E714B"/>
    <w:rsid w:val="002E725B"/>
    <w:rsid w:val="002E7294"/>
    <w:rsid w:val="002E72B7"/>
    <w:rsid w:val="002E731E"/>
    <w:rsid w:val="002E73BA"/>
    <w:rsid w:val="002E7429"/>
    <w:rsid w:val="002E7465"/>
    <w:rsid w:val="002E7494"/>
    <w:rsid w:val="002E74BF"/>
    <w:rsid w:val="002E75AC"/>
    <w:rsid w:val="002E75CA"/>
    <w:rsid w:val="002E7619"/>
    <w:rsid w:val="002E76C5"/>
    <w:rsid w:val="002E76E4"/>
    <w:rsid w:val="002E7710"/>
    <w:rsid w:val="002E771C"/>
    <w:rsid w:val="002E77C6"/>
    <w:rsid w:val="002E7864"/>
    <w:rsid w:val="002E78D2"/>
    <w:rsid w:val="002E7A15"/>
    <w:rsid w:val="002E7A7D"/>
    <w:rsid w:val="002E7A84"/>
    <w:rsid w:val="002E7ADE"/>
    <w:rsid w:val="002E7B32"/>
    <w:rsid w:val="002E7B8B"/>
    <w:rsid w:val="002E7B97"/>
    <w:rsid w:val="002E7BD6"/>
    <w:rsid w:val="002E7C30"/>
    <w:rsid w:val="002E7C51"/>
    <w:rsid w:val="002E7D13"/>
    <w:rsid w:val="002E7D2B"/>
    <w:rsid w:val="002E7DC7"/>
    <w:rsid w:val="002E7DF4"/>
    <w:rsid w:val="002E7E04"/>
    <w:rsid w:val="002E7E5F"/>
    <w:rsid w:val="002E7F15"/>
    <w:rsid w:val="002E7FBB"/>
    <w:rsid w:val="002F0095"/>
    <w:rsid w:val="002F00A7"/>
    <w:rsid w:val="002F00F1"/>
    <w:rsid w:val="002F015A"/>
    <w:rsid w:val="002F0223"/>
    <w:rsid w:val="002F04B5"/>
    <w:rsid w:val="002F04E8"/>
    <w:rsid w:val="002F055B"/>
    <w:rsid w:val="002F0568"/>
    <w:rsid w:val="002F05B1"/>
    <w:rsid w:val="002F0656"/>
    <w:rsid w:val="002F0705"/>
    <w:rsid w:val="002F07A9"/>
    <w:rsid w:val="002F09F2"/>
    <w:rsid w:val="002F0B0E"/>
    <w:rsid w:val="002F0BD0"/>
    <w:rsid w:val="002F0BD6"/>
    <w:rsid w:val="002F0C10"/>
    <w:rsid w:val="002F0C5F"/>
    <w:rsid w:val="002F0E15"/>
    <w:rsid w:val="002F0E75"/>
    <w:rsid w:val="002F0F45"/>
    <w:rsid w:val="002F0FC3"/>
    <w:rsid w:val="002F0FDA"/>
    <w:rsid w:val="002F0FEB"/>
    <w:rsid w:val="002F1011"/>
    <w:rsid w:val="002F10E2"/>
    <w:rsid w:val="002F115C"/>
    <w:rsid w:val="002F121E"/>
    <w:rsid w:val="002F1260"/>
    <w:rsid w:val="002F1286"/>
    <w:rsid w:val="002F1373"/>
    <w:rsid w:val="002F13F6"/>
    <w:rsid w:val="002F1469"/>
    <w:rsid w:val="002F149C"/>
    <w:rsid w:val="002F15C2"/>
    <w:rsid w:val="002F15E8"/>
    <w:rsid w:val="002F1659"/>
    <w:rsid w:val="002F16A3"/>
    <w:rsid w:val="002F1739"/>
    <w:rsid w:val="002F18C5"/>
    <w:rsid w:val="002F195A"/>
    <w:rsid w:val="002F19B7"/>
    <w:rsid w:val="002F1B45"/>
    <w:rsid w:val="002F1BA0"/>
    <w:rsid w:val="002F1BE5"/>
    <w:rsid w:val="002F1CCD"/>
    <w:rsid w:val="002F1CED"/>
    <w:rsid w:val="002F1D36"/>
    <w:rsid w:val="002F1DF7"/>
    <w:rsid w:val="002F1E5F"/>
    <w:rsid w:val="002F1F14"/>
    <w:rsid w:val="002F1FBA"/>
    <w:rsid w:val="002F1FCD"/>
    <w:rsid w:val="002F2089"/>
    <w:rsid w:val="002F2101"/>
    <w:rsid w:val="002F210E"/>
    <w:rsid w:val="002F2182"/>
    <w:rsid w:val="002F221C"/>
    <w:rsid w:val="002F2241"/>
    <w:rsid w:val="002F2247"/>
    <w:rsid w:val="002F2325"/>
    <w:rsid w:val="002F237C"/>
    <w:rsid w:val="002F23C8"/>
    <w:rsid w:val="002F23E6"/>
    <w:rsid w:val="002F2488"/>
    <w:rsid w:val="002F24A2"/>
    <w:rsid w:val="002F25EC"/>
    <w:rsid w:val="002F26FC"/>
    <w:rsid w:val="002F274F"/>
    <w:rsid w:val="002F292E"/>
    <w:rsid w:val="002F2962"/>
    <w:rsid w:val="002F2A0D"/>
    <w:rsid w:val="002F2ADD"/>
    <w:rsid w:val="002F2C72"/>
    <w:rsid w:val="002F2CDC"/>
    <w:rsid w:val="002F2D37"/>
    <w:rsid w:val="002F2D76"/>
    <w:rsid w:val="002F2E63"/>
    <w:rsid w:val="002F2E75"/>
    <w:rsid w:val="002F2EA5"/>
    <w:rsid w:val="002F2F39"/>
    <w:rsid w:val="002F3098"/>
    <w:rsid w:val="002F31B1"/>
    <w:rsid w:val="002F3202"/>
    <w:rsid w:val="002F321F"/>
    <w:rsid w:val="002F32C2"/>
    <w:rsid w:val="002F3319"/>
    <w:rsid w:val="002F3468"/>
    <w:rsid w:val="002F3557"/>
    <w:rsid w:val="002F3604"/>
    <w:rsid w:val="002F363C"/>
    <w:rsid w:val="002F376A"/>
    <w:rsid w:val="002F37F0"/>
    <w:rsid w:val="002F3811"/>
    <w:rsid w:val="002F385B"/>
    <w:rsid w:val="002F3870"/>
    <w:rsid w:val="002F388C"/>
    <w:rsid w:val="002F38D5"/>
    <w:rsid w:val="002F39C4"/>
    <w:rsid w:val="002F3A6F"/>
    <w:rsid w:val="002F3C16"/>
    <w:rsid w:val="002F3C34"/>
    <w:rsid w:val="002F3CEC"/>
    <w:rsid w:val="002F3D3C"/>
    <w:rsid w:val="002F3D64"/>
    <w:rsid w:val="002F3F42"/>
    <w:rsid w:val="002F3F6E"/>
    <w:rsid w:val="002F3F94"/>
    <w:rsid w:val="002F3FA2"/>
    <w:rsid w:val="002F40C4"/>
    <w:rsid w:val="002F4212"/>
    <w:rsid w:val="002F436B"/>
    <w:rsid w:val="002F437D"/>
    <w:rsid w:val="002F43C8"/>
    <w:rsid w:val="002F4416"/>
    <w:rsid w:val="002F4636"/>
    <w:rsid w:val="002F4638"/>
    <w:rsid w:val="002F46CA"/>
    <w:rsid w:val="002F4739"/>
    <w:rsid w:val="002F4786"/>
    <w:rsid w:val="002F48CE"/>
    <w:rsid w:val="002F4933"/>
    <w:rsid w:val="002F4A7D"/>
    <w:rsid w:val="002F4A95"/>
    <w:rsid w:val="002F4AF6"/>
    <w:rsid w:val="002F4B19"/>
    <w:rsid w:val="002F4B2B"/>
    <w:rsid w:val="002F4C7C"/>
    <w:rsid w:val="002F4D11"/>
    <w:rsid w:val="002F4D37"/>
    <w:rsid w:val="002F4D5E"/>
    <w:rsid w:val="002F4ECA"/>
    <w:rsid w:val="002F4ECB"/>
    <w:rsid w:val="002F5002"/>
    <w:rsid w:val="002F50A7"/>
    <w:rsid w:val="002F51D1"/>
    <w:rsid w:val="002F530B"/>
    <w:rsid w:val="002F541C"/>
    <w:rsid w:val="002F544C"/>
    <w:rsid w:val="002F5471"/>
    <w:rsid w:val="002F559E"/>
    <w:rsid w:val="002F568B"/>
    <w:rsid w:val="002F5698"/>
    <w:rsid w:val="002F57B2"/>
    <w:rsid w:val="002F5854"/>
    <w:rsid w:val="002F5C77"/>
    <w:rsid w:val="002F5D09"/>
    <w:rsid w:val="002F5E09"/>
    <w:rsid w:val="002F5E24"/>
    <w:rsid w:val="002F5E2A"/>
    <w:rsid w:val="002F5F74"/>
    <w:rsid w:val="002F601C"/>
    <w:rsid w:val="002F606B"/>
    <w:rsid w:val="002F6152"/>
    <w:rsid w:val="002F6191"/>
    <w:rsid w:val="002F6193"/>
    <w:rsid w:val="002F630F"/>
    <w:rsid w:val="002F6320"/>
    <w:rsid w:val="002F63FA"/>
    <w:rsid w:val="002F6455"/>
    <w:rsid w:val="002F6458"/>
    <w:rsid w:val="002F64A0"/>
    <w:rsid w:val="002F6504"/>
    <w:rsid w:val="002F65AC"/>
    <w:rsid w:val="002F6678"/>
    <w:rsid w:val="002F66D4"/>
    <w:rsid w:val="002F66FF"/>
    <w:rsid w:val="002F6858"/>
    <w:rsid w:val="002F696F"/>
    <w:rsid w:val="002F6A09"/>
    <w:rsid w:val="002F6A1E"/>
    <w:rsid w:val="002F6ACF"/>
    <w:rsid w:val="002F6B92"/>
    <w:rsid w:val="002F6C4A"/>
    <w:rsid w:val="002F6CCB"/>
    <w:rsid w:val="002F6DF8"/>
    <w:rsid w:val="002F6E1C"/>
    <w:rsid w:val="002F6EB5"/>
    <w:rsid w:val="002F6F84"/>
    <w:rsid w:val="002F6F9A"/>
    <w:rsid w:val="002F7094"/>
    <w:rsid w:val="002F70EC"/>
    <w:rsid w:val="002F714E"/>
    <w:rsid w:val="002F7339"/>
    <w:rsid w:val="002F7362"/>
    <w:rsid w:val="002F73A3"/>
    <w:rsid w:val="002F73E1"/>
    <w:rsid w:val="002F73E9"/>
    <w:rsid w:val="002F73F3"/>
    <w:rsid w:val="002F75CE"/>
    <w:rsid w:val="002F766E"/>
    <w:rsid w:val="002F7691"/>
    <w:rsid w:val="002F76FE"/>
    <w:rsid w:val="002F77B4"/>
    <w:rsid w:val="002F77FC"/>
    <w:rsid w:val="002F7924"/>
    <w:rsid w:val="002F79D4"/>
    <w:rsid w:val="002F7A37"/>
    <w:rsid w:val="002F7B03"/>
    <w:rsid w:val="002F7B13"/>
    <w:rsid w:val="002F7CB5"/>
    <w:rsid w:val="002F7CBB"/>
    <w:rsid w:val="002F7CC1"/>
    <w:rsid w:val="002F7CC7"/>
    <w:rsid w:val="002F7E72"/>
    <w:rsid w:val="002F7E7C"/>
    <w:rsid w:val="002F7F7C"/>
    <w:rsid w:val="0030003C"/>
    <w:rsid w:val="00300065"/>
    <w:rsid w:val="0030009A"/>
    <w:rsid w:val="003000BD"/>
    <w:rsid w:val="003001A6"/>
    <w:rsid w:val="003001D5"/>
    <w:rsid w:val="00300258"/>
    <w:rsid w:val="003002AE"/>
    <w:rsid w:val="0030032E"/>
    <w:rsid w:val="0030037C"/>
    <w:rsid w:val="00300437"/>
    <w:rsid w:val="003004EA"/>
    <w:rsid w:val="003005B6"/>
    <w:rsid w:val="003005FD"/>
    <w:rsid w:val="0030061B"/>
    <w:rsid w:val="003006DE"/>
    <w:rsid w:val="003007AB"/>
    <w:rsid w:val="003007CA"/>
    <w:rsid w:val="00300940"/>
    <w:rsid w:val="003009C6"/>
    <w:rsid w:val="003009E9"/>
    <w:rsid w:val="00300A72"/>
    <w:rsid w:val="00300B2A"/>
    <w:rsid w:val="00300C44"/>
    <w:rsid w:val="00300CB5"/>
    <w:rsid w:val="00300D0A"/>
    <w:rsid w:val="00300D26"/>
    <w:rsid w:val="00300DB9"/>
    <w:rsid w:val="00300DE7"/>
    <w:rsid w:val="00301073"/>
    <w:rsid w:val="003010BF"/>
    <w:rsid w:val="00301108"/>
    <w:rsid w:val="00301119"/>
    <w:rsid w:val="0030119D"/>
    <w:rsid w:val="0030138A"/>
    <w:rsid w:val="003013EB"/>
    <w:rsid w:val="00301465"/>
    <w:rsid w:val="003014AE"/>
    <w:rsid w:val="003014CC"/>
    <w:rsid w:val="003014DD"/>
    <w:rsid w:val="003015A8"/>
    <w:rsid w:val="0030166E"/>
    <w:rsid w:val="00301733"/>
    <w:rsid w:val="0030184A"/>
    <w:rsid w:val="003018EE"/>
    <w:rsid w:val="0030196E"/>
    <w:rsid w:val="0030198D"/>
    <w:rsid w:val="003019DB"/>
    <w:rsid w:val="00301B5C"/>
    <w:rsid w:val="00301B75"/>
    <w:rsid w:val="00301B88"/>
    <w:rsid w:val="00301BBB"/>
    <w:rsid w:val="00301C4D"/>
    <w:rsid w:val="00301D45"/>
    <w:rsid w:val="00301D61"/>
    <w:rsid w:val="00301D76"/>
    <w:rsid w:val="00301D7B"/>
    <w:rsid w:val="00301E90"/>
    <w:rsid w:val="00301FA9"/>
    <w:rsid w:val="0030200B"/>
    <w:rsid w:val="00302038"/>
    <w:rsid w:val="00302131"/>
    <w:rsid w:val="00302384"/>
    <w:rsid w:val="00302441"/>
    <w:rsid w:val="0030245D"/>
    <w:rsid w:val="003024A1"/>
    <w:rsid w:val="0030256C"/>
    <w:rsid w:val="00302690"/>
    <w:rsid w:val="00302691"/>
    <w:rsid w:val="003026DE"/>
    <w:rsid w:val="00302795"/>
    <w:rsid w:val="003027C1"/>
    <w:rsid w:val="0030286E"/>
    <w:rsid w:val="003028BB"/>
    <w:rsid w:val="003029BF"/>
    <w:rsid w:val="00302A5F"/>
    <w:rsid w:val="00302AB1"/>
    <w:rsid w:val="00302B7E"/>
    <w:rsid w:val="00302B93"/>
    <w:rsid w:val="00302BB4"/>
    <w:rsid w:val="00302BBB"/>
    <w:rsid w:val="00302C61"/>
    <w:rsid w:val="00302D9E"/>
    <w:rsid w:val="00302DF4"/>
    <w:rsid w:val="00302E2C"/>
    <w:rsid w:val="00302E3D"/>
    <w:rsid w:val="00302EC4"/>
    <w:rsid w:val="00302F23"/>
    <w:rsid w:val="00302F3D"/>
    <w:rsid w:val="00302F70"/>
    <w:rsid w:val="00302F95"/>
    <w:rsid w:val="00303004"/>
    <w:rsid w:val="0030314A"/>
    <w:rsid w:val="0030322A"/>
    <w:rsid w:val="0030326C"/>
    <w:rsid w:val="00303332"/>
    <w:rsid w:val="0030334E"/>
    <w:rsid w:val="003034AA"/>
    <w:rsid w:val="003036E6"/>
    <w:rsid w:val="003037FC"/>
    <w:rsid w:val="00303822"/>
    <w:rsid w:val="00303875"/>
    <w:rsid w:val="003038BD"/>
    <w:rsid w:val="00303A24"/>
    <w:rsid w:val="00303A9D"/>
    <w:rsid w:val="00303ACA"/>
    <w:rsid w:val="00303AD4"/>
    <w:rsid w:val="00303AFE"/>
    <w:rsid w:val="00303B9B"/>
    <w:rsid w:val="00303C4A"/>
    <w:rsid w:val="00303CBF"/>
    <w:rsid w:val="00303E34"/>
    <w:rsid w:val="00303F37"/>
    <w:rsid w:val="00303F67"/>
    <w:rsid w:val="0030416A"/>
    <w:rsid w:val="00304181"/>
    <w:rsid w:val="003041A6"/>
    <w:rsid w:val="00304380"/>
    <w:rsid w:val="003043BF"/>
    <w:rsid w:val="00304414"/>
    <w:rsid w:val="00304420"/>
    <w:rsid w:val="003044B5"/>
    <w:rsid w:val="003044D2"/>
    <w:rsid w:val="00304556"/>
    <w:rsid w:val="003045C6"/>
    <w:rsid w:val="00304613"/>
    <w:rsid w:val="0030462E"/>
    <w:rsid w:val="003046EC"/>
    <w:rsid w:val="0030477F"/>
    <w:rsid w:val="0030484E"/>
    <w:rsid w:val="003048AD"/>
    <w:rsid w:val="003048DB"/>
    <w:rsid w:val="00304A6F"/>
    <w:rsid w:val="00304AB9"/>
    <w:rsid w:val="00304B97"/>
    <w:rsid w:val="00304BAD"/>
    <w:rsid w:val="00304C16"/>
    <w:rsid w:val="00304C5F"/>
    <w:rsid w:val="00304C7D"/>
    <w:rsid w:val="00304DD0"/>
    <w:rsid w:val="00304E44"/>
    <w:rsid w:val="00304EB0"/>
    <w:rsid w:val="00304EEC"/>
    <w:rsid w:val="00304FC1"/>
    <w:rsid w:val="00305012"/>
    <w:rsid w:val="0030509C"/>
    <w:rsid w:val="00305141"/>
    <w:rsid w:val="00305209"/>
    <w:rsid w:val="0030528B"/>
    <w:rsid w:val="00305317"/>
    <w:rsid w:val="003054D8"/>
    <w:rsid w:val="003054FC"/>
    <w:rsid w:val="003055E8"/>
    <w:rsid w:val="00305670"/>
    <w:rsid w:val="003056A1"/>
    <w:rsid w:val="003056A8"/>
    <w:rsid w:val="003056F7"/>
    <w:rsid w:val="0030572A"/>
    <w:rsid w:val="0030574F"/>
    <w:rsid w:val="003057AA"/>
    <w:rsid w:val="003058D8"/>
    <w:rsid w:val="00305961"/>
    <w:rsid w:val="00305A26"/>
    <w:rsid w:val="00305A3D"/>
    <w:rsid w:val="00305B28"/>
    <w:rsid w:val="00305B53"/>
    <w:rsid w:val="00305C41"/>
    <w:rsid w:val="00305C81"/>
    <w:rsid w:val="00305DB3"/>
    <w:rsid w:val="00305E2A"/>
    <w:rsid w:val="00305EDA"/>
    <w:rsid w:val="00305F85"/>
    <w:rsid w:val="00305FF3"/>
    <w:rsid w:val="00306072"/>
    <w:rsid w:val="003060D6"/>
    <w:rsid w:val="0030611F"/>
    <w:rsid w:val="0030613F"/>
    <w:rsid w:val="00306165"/>
    <w:rsid w:val="003061EE"/>
    <w:rsid w:val="0030623A"/>
    <w:rsid w:val="0030623C"/>
    <w:rsid w:val="0030627D"/>
    <w:rsid w:val="003062C1"/>
    <w:rsid w:val="003062F6"/>
    <w:rsid w:val="003065BC"/>
    <w:rsid w:val="003066C8"/>
    <w:rsid w:val="003067CB"/>
    <w:rsid w:val="003067CE"/>
    <w:rsid w:val="003067D0"/>
    <w:rsid w:val="00306827"/>
    <w:rsid w:val="00306894"/>
    <w:rsid w:val="003069F9"/>
    <w:rsid w:val="00306B44"/>
    <w:rsid w:val="00306BF9"/>
    <w:rsid w:val="00306D57"/>
    <w:rsid w:val="00306EE3"/>
    <w:rsid w:val="00306F09"/>
    <w:rsid w:val="00306F22"/>
    <w:rsid w:val="00307099"/>
    <w:rsid w:val="003070E2"/>
    <w:rsid w:val="00307117"/>
    <w:rsid w:val="003071B2"/>
    <w:rsid w:val="003071F9"/>
    <w:rsid w:val="00307208"/>
    <w:rsid w:val="00307486"/>
    <w:rsid w:val="003074A6"/>
    <w:rsid w:val="00307520"/>
    <w:rsid w:val="00307659"/>
    <w:rsid w:val="00307711"/>
    <w:rsid w:val="00307733"/>
    <w:rsid w:val="003077D1"/>
    <w:rsid w:val="00307ABF"/>
    <w:rsid w:val="00307AD9"/>
    <w:rsid w:val="00307B3C"/>
    <w:rsid w:val="00307BAC"/>
    <w:rsid w:val="00307CFC"/>
    <w:rsid w:val="00307DB4"/>
    <w:rsid w:val="00307E75"/>
    <w:rsid w:val="00307EC6"/>
    <w:rsid w:val="00307F59"/>
    <w:rsid w:val="00307FF6"/>
    <w:rsid w:val="0031004A"/>
    <w:rsid w:val="003100B3"/>
    <w:rsid w:val="003100DD"/>
    <w:rsid w:val="0031016B"/>
    <w:rsid w:val="003102F9"/>
    <w:rsid w:val="0031039D"/>
    <w:rsid w:val="003103B9"/>
    <w:rsid w:val="003103F3"/>
    <w:rsid w:val="00310409"/>
    <w:rsid w:val="00310449"/>
    <w:rsid w:val="00310576"/>
    <w:rsid w:val="00310599"/>
    <w:rsid w:val="00310637"/>
    <w:rsid w:val="0031075F"/>
    <w:rsid w:val="00310782"/>
    <w:rsid w:val="00310824"/>
    <w:rsid w:val="00310862"/>
    <w:rsid w:val="00310996"/>
    <w:rsid w:val="00310A1D"/>
    <w:rsid w:val="00310B3D"/>
    <w:rsid w:val="00310BE2"/>
    <w:rsid w:val="00310D24"/>
    <w:rsid w:val="00310DAA"/>
    <w:rsid w:val="00310E1B"/>
    <w:rsid w:val="00310E9B"/>
    <w:rsid w:val="00310EB9"/>
    <w:rsid w:val="00310FA0"/>
    <w:rsid w:val="00310FF0"/>
    <w:rsid w:val="00311060"/>
    <w:rsid w:val="00311092"/>
    <w:rsid w:val="003110AD"/>
    <w:rsid w:val="003110D0"/>
    <w:rsid w:val="00311148"/>
    <w:rsid w:val="003111A6"/>
    <w:rsid w:val="00311280"/>
    <w:rsid w:val="0031128D"/>
    <w:rsid w:val="003112B1"/>
    <w:rsid w:val="0031133E"/>
    <w:rsid w:val="00311421"/>
    <w:rsid w:val="003114C5"/>
    <w:rsid w:val="00311557"/>
    <w:rsid w:val="0031159A"/>
    <w:rsid w:val="00311666"/>
    <w:rsid w:val="003117C4"/>
    <w:rsid w:val="003117F3"/>
    <w:rsid w:val="003118B1"/>
    <w:rsid w:val="003118C6"/>
    <w:rsid w:val="003118CF"/>
    <w:rsid w:val="00311940"/>
    <w:rsid w:val="00311995"/>
    <w:rsid w:val="00311A7F"/>
    <w:rsid w:val="00311ABF"/>
    <w:rsid w:val="00311BBA"/>
    <w:rsid w:val="00311E6F"/>
    <w:rsid w:val="00311E71"/>
    <w:rsid w:val="00311E7D"/>
    <w:rsid w:val="00311EF3"/>
    <w:rsid w:val="00311F17"/>
    <w:rsid w:val="00311FF3"/>
    <w:rsid w:val="00312046"/>
    <w:rsid w:val="003121EF"/>
    <w:rsid w:val="0031224D"/>
    <w:rsid w:val="00312379"/>
    <w:rsid w:val="00312382"/>
    <w:rsid w:val="00312426"/>
    <w:rsid w:val="00312484"/>
    <w:rsid w:val="00312501"/>
    <w:rsid w:val="00312642"/>
    <w:rsid w:val="00312688"/>
    <w:rsid w:val="0031268C"/>
    <w:rsid w:val="003126B7"/>
    <w:rsid w:val="00312755"/>
    <w:rsid w:val="00312839"/>
    <w:rsid w:val="0031284A"/>
    <w:rsid w:val="0031293A"/>
    <w:rsid w:val="0031295F"/>
    <w:rsid w:val="00312966"/>
    <w:rsid w:val="00312A15"/>
    <w:rsid w:val="00312A63"/>
    <w:rsid w:val="00312A93"/>
    <w:rsid w:val="00312AA9"/>
    <w:rsid w:val="00312B61"/>
    <w:rsid w:val="00312B6F"/>
    <w:rsid w:val="00312BC4"/>
    <w:rsid w:val="00312DFA"/>
    <w:rsid w:val="00312E21"/>
    <w:rsid w:val="00312E9D"/>
    <w:rsid w:val="00312F43"/>
    <w:rsid w:val="00312F4D"/>
    <w:rsid w:val="00313043"/>
    <w:rsid w:val="003130F3"/>
    <w:rsid w:val="00313179"/>
    <w:rsid w:val="003131C8"/>
    <w:rsid w:val="003132B8"/>
    <w:rsid w:val="003132F2"/>
    <w:rsid w:val="003134D4"/>
    <w:rsid w:val="0031354B"/>
    <w:rsid w:val="0031374F"/>
    <w:rsid w:val="00313882"/>
    <w:rsid w:val="003138BB"/>
    <w:rsid w:val="003138C5"/>
    <w:rsid w:val="003138DF"/>
    <w:rsid w:val="003138F3"/>
    <w:rsid w:val="00313989"/>
    <w:rsid w:val="00313ABA"/>
    <w:rsid w:val="00313D0B"/>
    <w:rsid w:val="00313D90"/>
    <w:rsid w:val="00313E19"/>
    <w:rsid w:val="00313EEC"/>
    <w:rsid w:val="00313F9C"/>
    <w:rsid w:val="0031409B"/>
    <w:rsid w:val="003140CD"/>
    <w:rsid w:val="003140D8"/>
    <w:rsid w:val="003141B9"/>
    <w:rsid w:val="003141E1"/>
    <w:rsid w:val="003141FF"/>
    <w:rsid w:val="00314292"/>
    <w:rsid w:val="003142E2"/>
    <w:rsid w:val="00314442"/>
    <w:rsid w:val="0031446F"/>
    <w:rsid w:val="00314499"/>
    <w:rsid w:val="003145A3"/>
    <w:rsid w:val="003145BE"/>
    <w:rsid w:val="003145E8"/>
    <w:rsid w:val="00314707"/>
    <w:rsid w:val="0031494A"/>
    <w:rsid w:val="003149BA"/>
    <w:rsid w:val="003149D5"/>
    <w:rsid w:val="00314BA9"/>
    <w:rsid w:val="00314BC3"/>
    <w:rsid w:val="00314BC4"/>
    <w:rsid w:val="00314C19"/>
    <w:rsid w:val="00314C7C"/>
    <w:rsid w:val="00314DF5"/>
    <w:rsid w:val="00314EBB"/>
    <w:rsid w:val="00315068"/>
    <w:rsid w:val="0031510C"/>
    <w:rsid w:val="0031513D"/>
    <w:rsid w:val="003151C1"/>
    <w:rsid w:val="00315219"/>
    <w:rsid w:val="00315338"/>
    <w:rsid w:val="0031534C"/>
    <w:rsid w:val="00315377"/>
    <w:rsid w:val="00315455"/>
    <w:rsid w:val="0031558E"/>
    <w:rsid w:val="003155EB"/>
    <w:rsid w:val="003155F1"/>
    <w:rsid w:val="003156E9"/>
    <w:rsid w:val="0031577D"/>
    <w:rsid w:val="00315791"/>
    <w:rsid w:val="003157C2"/>
    <w:rsid w:val="00315833"/>
    <w:rsid w:val="003158B3"/>
    <w:rsid w:val="003158C2"/>
    <w:rsid w:val="003158C8"/>
    <w:rsid w:val="00315A82"/>
    <w:rsid w:val="00315AAD"/>
    <w:rsid w:val="00315B60"/>
    <w:rsid w:val="00315BF5"/>
    <w:rsid w:val="00315C36"/>
    <w:rsid w:val="00315C6E"/>
    <w:rsid w:val="00315C93"/>
    <w:rsid w:val="00315CBC"/>
    <w:rsid w:val="00315DA3"/>
    <w:rsid w:val="00315F93"/>
    <w:rsid w:val="003160B7"/>
    <w:rsid w:val="00316117"/>
    <w:rsid w:val="00316158"/>
    <w:rsid w:val="00316248"/>
    <w:rsid w:val="003163BB"/>
    <w:rsid w:val="003164B8"/>
    <w:rsid w:val="0031658B"/>
    <w:rsid w:val="00316682"/>
    <w:rsid w:val="003166FB"/>
    <w:rsid w:val="00316728"/>
    <w:rsid w:val="003167FE"/>
    <w:rsid w:val="0031686B"/>
    <w:rsid w:val="003168DB"/>
    <w:rsid w:val="00316927"/>
    <w:rsid w:val="00316933"/>
    <w:rsid w:val="00316941"/>
    <w:rsid w:val="0031697E"/>
    <w:rsid w:val="00316984"/>
    <w:rsid w:val="00316991"/>
    <w:rsid w:val="003169AD"/>
    <w:rsid w:val="003169CB"/>
    <w:rsid w:val="003169FA"/>
    <w:rsid w:val="00316A88"/>
    <w:rsid w:val="00316B82"/>
    <w:rsid w:val="00316CD7"/>
    <w:rsid w:val="00316CFF"/>
    <w:rsid w:val="00316D01"/>
    <w:rsid w:val="00316E2E"/>
    <w:rsid w:val="00316F6F"/>
    <w:rsid w:val="0031713C"/>
    <w:rsid w:val="003171DB"/>
    <w:rsid w:val="00317233"/>
    <w:rsid w:val="00317395"/>
    <w:rsid w:val="00317398"/>
    <w:rsid w:val="003174E9"/>
    <w:rsid w:val="00317667"/>
    <w:rsid w:val="0031771D"/>
    <w:rsid w:val="003177D7"/>
    <w:rsid w:val="00317801"/>
    <w:rsid w:val="00317875"/>
    <w:rsid w:val="00317900"/>
    <w:rsid w:val="00317917"/>
    <w:rsid w:val="0031796E"/>
    <w:rsid w:val="003179A0"/>
    <w:rsid w:val="00317A90"/>
    <w:rsid w:val="00317AB2"/>
    <w:rsid w:val="00317AEB"/>
    <w:rsid w:val="00317B24"/>
    <w:rsid w:val="00317B55"/>
    <w:rsid w:val="00317BFF"/>
    <w:rsid w:val="00317C34"/>
    <w:rsid w:val="00317C6B"/>
    <w:rsid w:val="00317C7B"/>
    <w:rsid w:val="00317CE3"/>
    <w:rsid w:val="00317DA7"/>
    <w:rsid w:val="00317DF6"/>
    <w:rsid w:val="00317E9F"/>
    <w:rsid w:val="00317F64"/>
    <w:rsid w:val="00317F99"/>
    <w:rsid w:val="00317FC7"/>
    <w:rsid w:val="00320007"/>
    <w:rsid w:val="00320014"/>
    <w:rsid w:val="00320089"/>
    <w:rsid w:val="0032016C"/>
    <w:rsid w:val="0032025E"/>
    <w:rsid w:val="0032028E"/>
    <w:rsid w:val="00320303"/>
    <w:rsid w:val="00320447"/>
    <w:rsid w:val="00320538"/>
    <w:rsid w:val="00320590"/>
    <w:rsid w:val="003206B0"/>
    <w:rsid w:val="003207CE"/>
    <w:rsid w:val="003208CF"/>
    <w:rsid w:val="00320988"/>
    <w:rsid w:val="00320998"/>
    <w:rsid w:val="00320A3A"/>
    <w:rsid w:val="00320B35"/>
    <w:rsid w:val="00320B69"/>
    <w:rsid w:val="00320B7C"/>
    <w:rsid w:val="00320CE2"/>
    <w:rsid w:val="00320D28"/>
    <w:rsid w:val="00320DE9"/>
    <w:rsid w:val="00320E08"/>
    <w:rsid w:val="00321036"/>
    <w:rsid w:val="00321054"/>
    <w:rsid w:val="00321159"/>
    <w:rsid w:val="003211B1"/>
    <w:rsid w:val="00321483"/>
    <w:rsid w:val="00321526"/>
    <w:rsid w:val="0032161E"/>
    <w:rsid w:val="00321654"/>
    <w:rsid w:val="0032166A"/>
    <w:rsid w:val="0032168E"/>
    <w:rsid w:val="00321699"/>
    <w:rsid w:val="003216FB"/>
    <w:rsid w:val="00321885"/>
    <w:rsid w:val="003218D5"/>
    <w:rsid w:val="0032199E"/>
    <w:rsid w:val="003219E3"/>
    <w:rsid w:val="00321A61"/>
    <w:rsid w:val="00321B25"/>
    <w:rsid w:val="00321B71"/>
    <w:rsid w:val="00321B84"/>
    <w:rsid w:val="00321C53"/>
    <w:rsid w:val="00321CE1"/>
    <w:rsid w:val="00321D81"/>
    <w:rsid w:val="00321DB3"/>
    <w:rsid w:val="00321E07"/>
    <w:rsid w:val="00321EF1"/>
    <w:rsid w:val="00321EF8"/>
    <w:rsid w:val="00322046"/>
    <w:rsid w:val="00322078"/>
    <w:rsid w:val="003221F8"/>
    <w:rsid w:val="0032226F"/>
    <w:rsid w:val="003222A5"/>
    <w:rsid w:val="003222B3"/>
    <w:rsid w:val="003222EF"/>
    <w:rsid w:val="0032238F"/>
    <w:rsid w:val="003225E9"/>
    <w:rsid w:val="003226C5"/>
    <w:rsid w:val="003226F4"/>
    <w:rsid w:val="00322778"/>
    <w:rsid w:val="0032286A"/>
    <w:rsid w:val="003228CF"/>
    <w:rsid w:val="003228FB"/>
    <w:rsid w:val="00322A0F"/>
    <w:rsid w:val="00322B8D"/>
    <w:rsid w:val="00322C00"/>
    <w:rsid w:val="00322C92"/>
    <w:rsid w:val="00322E1D"/>
    <w:rsid w:val="00322E77"/>
    <w:rsid w:val="00322F43"/>
    <w:rsid w:val="00322FEA"/>
    <w:rsid w:val="003230B7"/>
    <w:rsid w:val="00323165"/>
    <w:rsid w:val="003231ED"/>
    <w:rsid w:val="00323233"/>
    <w:rsid w:val="00323337"/>
    <w:rsid w:val="00323345"/>
    <w:rsid w:val="0032335B"/>
    <w:rsid w:val="00323384"/>
    <w:rsid w:val="003234BD"/>
    <w:rsid w:val="003234E0"/>
    <w:rsid w:val="003235A2"/>
    <w:rsid w:val="003235B7"/>
    <w:rsid w:val="003236A2"/>
    <w:rsid w:val="00323735"/>
    <w:rsid w:val="003237C0"/>
    <w:rsid w:val="003238F4"/>
    <w:rsid w:val="00323A8E"/>
    <w:rsid w:val="00323AA1"/>
    <w:rsid w:val="00323BE7"/>
    <w:rsid w:val="00323C44"/>
    <w:rsid w:val="00323D8A"/>
    <w:rsid w:val="00323E48"/>
    <w:rsid w:val="00323EB4"/>
    <w:rsid w:val="00323F9A"/>
    <w:rsid w:val="00323FC0"/>
    <w:rsid w:val="00323FFD"/>
    <w:rsid w:val="00324007"/>
    <w:rsid w:val="0032404C"/>
    <w:rsid w:val="0032405C"/>
    <w:rsid w:val="00324063"/>
    <w:rsid w:val="00324201"/>
    <w:rsid w:val="00324249"/>
    <w:rsid w:val="00324473"/>
    <w:rsid w:val="00324488"/>
    <w:rsid w:val="003244D1"/>
    <w:rsid w:val="00324534"/>
    <w:rsid w:val="0032455C"/>
    <w:rsid w:val="00324748"/>
    <w:rsid w:val="0032482A"/>
    <w:rsid w:val="0032493A"/>
    <w:rsid w:val="0032494B"/>
    <w:rsid w:val="0032499B"/>
    <w:rsid w:val="00324A77"/>
    <w:rsid w:val="00324AFC"/>
    <w:rsid w:val="00324B89"/>
    <w:rsid w:val="00324D59"/>
    <w:rsid w:val="00324D69"/>
    <w:rsid w:val="00324DB6"/>
    <w:rsid w:val="00324DF5"/>
    <w:rsid w:val="00324E5A"/>
    <w:rsid w:val="00324F44"/>
    <w:rsid w:val="00324F8A"/>
    <w:rsid w:val="00325065"/>
    <w:rsid w:val="0032513F"/>
    <w:rsid w:val="003251CC"/>
    <w:rsid w:val="0032523C"/>
    <w:rsid w:val="003253A0"/>
    <w:rsid w:val="0032543E"/>
    <w:rsid w:val="003254A5"/>
    <w:rsid w:val="00325536"/>
    <w:rsid w:val="0032553D"/>
    <w:rsid w:val="003255C8"/>
    <w:rsid w:val="00325607"/>
    <w:rsid w:val="00325635"/>
    <w:rsid w:val="00325664"/>
    <w:rsid w:val="0032566C"/>
    <w:rsid w:val="00325841"/>
    <w:rsid w:val="003258B4"/>
    <w:rsid w:val="003258EF"/>
    <w:rsid w:val="00325A0F"/>
    <w:rsid w:val="00325A50"/>
    <w:rsid w:val="00325B54"/>
    <w:rsid w:val="00325BD6"/>
    <w:rsid w:val="00325E7A"/>
    <w:rsid w:val="00325EB5"/>
    <w:rsid w:val="00325F2A"/>
    <w:rsid w:val="00326136"/>
    <w:rsid w:val="00326213"/>
    <w:rsid w:val="00326557"/>
    <w:rsid w:val="003265DE"/>
    <w:rsid w:val="0032667C"/>
    <w:rsid w:val="00326782"/>
    <w:rsid w:val="003267F8"/>
    <w:rsid w:val="00326839"/>
    <w:rsid w:val="00326844"/>
    <w:rsid w:val="00326881"/>
    <w:rsid w:val="0032696A"/>
    <w:rsid w:val="00326998"/>
    <w:rsid w:val="003269BC"/>
    <w:rsid w:val="00326A90"/>
    <w:rsid w:val="00326AF9"/>
    <w:rsid w:val="00326B67"/>
    <w:rsid w:val="00326B9A"/>
    <w:rsid w:val="00326DA6"/>
    <w:rsid w:val="00326E49"/>
    <w:rsid w:val="00326EF1"/>
    <w:rsid w:val="00326FD6"/>
    <w:rsid w:val="00326FF7"/>
    <w:rsid w:val="00326FF8"/>
    <w:rsid w:val="00327093"/>
    <w:rsid w:val="003270C4"/>
    <w:rsid w:val="003270C8"/>
    <w:rsid w:val="003270CA"/>
    <w:rsid w:val="0032713B"/>
    <w:rsid w:val="003271ED"/>
    <w:rsid w:val="00327231"/>
    <w:rsid w:val="0032731A"/>
    <w:rsid w:val="0032733B"/>
    <w:rsid w:val="00327354"/>
    <w:rsid w:val="0032737E"/>
    <w:rsid w:val="003274E9"/>
    <w:rsid w:val="0032759A"/>
    <w:rsid w:val="00327680"/>
    <w:rsid w:val="003276B0"/>
    <w:rsid w:val="0032770E"/>
    <w:rsid w:val="00327862"/>
    <w:rsid w:val="00327928"/>
    <w:rsid w:val="003279D8"/>
    <w:rsid w:val="00327A54"/>
    <w:rsid w:val="00327AE6"/>
    <w:rsid w:val="00327B65"/>
    <w:rsid w:val="00327B8A"/>
    <w:rsid w:val="00327BC0"/>
    <w:rsid w:val="00327FB7"/>
    <w:rsid w:val="00327FF5"/>
    <w:rsid w:val="0033011C"/>
    <w:rsid w:val="00330139"/>
    <w:rsid w:val="00330141"/>
    <w:rsid w:val="0033016A"/>
    <w:rsid w:val="003301EE"/>
    <w:rsid w:val="00330213"/>
    <w:rsid w:val="00330252"/>
    <w:rsid w:val="0033033B"/>
    <w:rsid w:val="003303B6"/>
    <w:rsid w:val="0033045B"/>
    <w:rsid w:val="00330471"/>
    <w:rsid w:val="00330553"/>
    <w:rsid w:val="0033071B"/>
    <w:rsid w:val="003307B5"/>
    <w:rsid w:val="0033084C"/>
    <w:rsid w:val="00330A40"/>
    <w:rsid w:val="00330A86"/>
    <w:rsid w:val="00330ABF"/>
    <w:rsid w:val="00330AD5"/>
    <w:rsid w:val="00330BB8"/>
    <w:rsid w:val="00330BCB"/>
    <w:rsid w:val="00330C7D"/>
    <w:rsid w:val="00330E92"/>
    <w:rsid w:val="00330F3F"/>
    <w:rsid w:val="0033106C"/>
    <w:rsid w:val="0033111C"/>
    <w:rsid w:val="00331159"/>
    <w:rsid w:val="003311E5"/>
    <w:rsid w:val="0033122D"/>
    <w:rsid w:val="00331247"/>
    <w:rsid w:val="0033130B"/>
    <w:rsid w:val="00331370"/>
    <w:rsid w:val="003314BB"/>
    <w:rsid w:val="00331503"/>
    <w:rsid w:val="003315B1"/>
    <w:rsid w:val="00331629"/>
    <w:rsid w:val="0033168C"/>
    <w:rsid w:val="003316F3"/>
    <w:rsid w:val="00331709"/>
    <w:rsid w:val="003317FF"/>
    <w:rsid w:val="003318D2"/>
    <w:rsid w:val="003319A6"/>
    <w:rsid w:val="00331A11"/>
    <w:rsid w:val="00331A46"/>
    <w:rsid w:val="00331B35"/>
    <w:rsid w:val="00331B94"/>
    <w:rsid w:val="00331BCD"/>
    <w:rsid w:val="00331D64"/>
    <w:rsid w:val="00331DEB"/>
    <w:rsid w:val="00331E04"/>
    <w:rsid w:val="00331FC2"/>
    <w:rsid w:val="00332042"/>
    <w:rsid w:val="0033204B"/>
    <w:rsid w:val="00332050"/>
    <w:rsid w:val="0033208B"/>
    <w:rsid w:val="003320B9"/>
    <w:rsid w:val="00332231"/>
    <w:rsid w:val="0033227C"/>
    <w:rsid w:val="003322C8"/>
    <w:rsid w:val="0033231A"/>
    <w:rsid w:val="0033238B"/>
    <w:rsid w:val="003324E2"/>
    <w:rsid w:val="003325DF"/>
    <w:rsid w:val="0033261A"/>
    <w:rsid w:val="003326A9"/>
    <w:rsid w:val="003327D3"/>
    <w:rsid w:val="003327E8"/>
    <w:rsid w:val="0033281D"/>
    <w:rsid w:val="00332831"/>
    <w:rsid w:val="00332899"/>
    <w:rsid w:val="00332964"/>
    <w:rsid w:val="00332977"/>
    <w:rsid w:val="00332985"/>
    <w:rsid w:val="00332A20"/>
    <w:rsid w:val="00332BBB"/>
    <w:rsid w:val="00332BE2"/>
    <w:rsid w:val="00332C05"/>
    <w:rsid w:val="00332C30"/>
    <w:rsid w:val="00332C53"/>
    <w:rsid w:val="00332D54"/>
    <w:rsid w:val="00332F2C"/>
    <w:rsid w:val="00332F3A"/>
    <w:rsid w:val="00332F75"/>
    <w:rsid w:val="0033302F"/>
    <w:rsid w:val="0033310C"/>
    <w:rsid w:val="0033311F"/>
    <w:rsid w:val="0033317B"/>
    <w:rsid w:val="0033318A"/>
    <w:rsid w:val="0033331B"/>
    <w:rsid w:val="00333330"/>
    <w:rsid w:val="00333333"/>
    <w:rsid w:val="0033333C"/>
    <w:rsid w:val="003333B3"/>
    <w:rsid w:val="0033341F"/>
    <w:rsid w:val="003334C9"/>
    <w:rsid w:val="0033352D"/>
    <w:rsid w:val="00333578"/>
    <w:rsid w:val="00333600"/>
    <w:rsid w:val="0033373C"/>
    <w:rsid w:val="00333763"/>
    <w:rsid w:val="00333775"/>
    <w:rsid w:val="003337F4"/>
    <w:rsid w:val="00333926"/>
    <w:rsid w:val="00333928"/>
    <w:rsid w:val="00333988"/>
    <w:rsid w:val="00333B29"/>
    <w:rsid w:val="00333BD7"/>
    <w:rsid w:val="00333C8D"/>
    <w:rsid w:val="00333CFE"/>
    <w:rsid w:val="00333D53"/>
    <w:rsid w:val="00333D5F"/>
    <w:rsid w:val="00334050"/>
    <w:rsid w:val="00334123"/>
    <w:rsid w:val="00334178"/>
    <w:rsid w:val="003341EA"/>
    <w:rsid w:val="003341ED"/>
    <w:rsid w:val="003342C5"/>
    <w:rsid w:val="00334377"/>
    <w:rsid w:val="00334382"/>
    <w:rsid w:val="003343CB"/>
    <w:rsid w:val="003343D1"/>
    <w:rsid w:val="003343DE"/>
    <w:rsid w:val="003343ED"/>
    <w:rsid w:val="00334435"/>
    <w:rsid w:val="00334753"/>
    <w:rsid w:val="00334931"/>
    <w:rsid w:val="00334AC5"/>
    <w:rsid w:val="00334B18"/>
    <w:rsid w:val="00334B8C"/>
    <w:rsid w:val="00334BE3"/>
    <w:rsid w:val="00334CED"/>
    <w:rsid w:val="00334D12"/>
    <w:rsid w:val="00334EB0"/>
    <w:rsid w:val="00334F2F"/>
    <w:rsid w:val="0033500C"/>
    <w:rsid w:val="003350E1"/>
    <w:rsid w:val="003350F8"/>
    <w:rsid w:val="00335187"/>
    <w:rsid w:val="00335370"/>
    <w:rsid w:val="003353B4"/>
    <w:rsid w:val="00335509"/>
    <w:rsid w:val="00335555"/>
    <w:rsid w:val="0033557E"/>
    <w:rsid w:val="003355CC"/>
    <w:rsid w:val="003356FE"/>
    <w:rsid w:val="003358CD"/>
    <w:rsid w:val="003358F4"/>
    <w:rsid w:val="00335A6F"/>
    <w:rsid w:val="00335AC4"/>
    <w:rsid w:val="00335B3B"/>
    <w:rsid w:val="00335B41"/>
    <w:rsid w:val="00335BE2"/>
    <w:rsid w:val="00335BEF"/>
    <w:rsid w:val="00335C6D"/>
    <w:rsid w:val="00335CD0"/>
    <w:rsid w:val="00335D69"/>
    <w:rsid w:val="00335DA7"/>
    <w:rsid w:val="00335E0F"/>
    <w:rsid w:val="00335E52"/>
    <w:rsid w:val="00335F64"/>
    <w:rsid w:val="00335F70"/>
    <w:rsid w:val="00335F73"/>
    <w:rsid w:val="00335FC6"/>
    <w:rsid w:val="003360B4"/>
    <w:rsid w:val="003360C7"/>
    <w:rsid w:val="0033617B"/>
    <w:rsid w:val="003361A4"/>
    <w:rsid w:val="0033647E"/>
    <w:rsid w:val="00336494"/>
    <w:rsid w:val="00336528"/>
    <w:rsid w:val="00336567"/>
    <w:rsid w:val="0033656F"/>
    <w:rsid w:val="003365A2"/>
    <w:rsid w:val="003365E8"/>
    <w:rsid w:val="0033665F"/>
    <w:rsid w:val="0033671F"/>
    <w:rsid w:val="00336722"/>
    <w:rsid w:val="003367B2"/>
    <w:rsid w:val="00336848"/>
    <w:rsid w:val="00336899"/>
    <w:rsid w:val="00336A02"/>
    <w:rsid w:val="00336A8E"/>
    <w:rsid w:val="00336C65"/>
    <w:rsid w:val="00336C8E"/>
    <w:rsid w:val="00336CB5"/>
    <w:rsid w:val="00336D2C"/>
    <w:rsid w:val="00336D42"/>
    <w:rsid w:val="00336D7B"/>
    <w:rsid w:val="00336DE6"/>
    <w:rsid w:val="00336DF6"/>
    <w:rsid w:val="00336E70"/>
    <w:rsid w:val="003371F5"/>
    <w:rsid w:val="0033722B"/>
    <w:rsid w:val="0033725A"/>
    <w:rsid w:val="0033746D"/>
    <w:rsid w:val="003374D0"/>
    <w:rsid w:val="00337562"/>
    <w:rsid w:val="003376A4"/>
    <w:rsid w:val="003376BC"/>
    <w:rsid w:val="00337758"/>
    <w:rsid w:val="003377B5"/>
    <w:rsid w:val="003377CC"/>
    <w:rsid w:val="003379D4"/>
    <w:rsid w:val="00337A3D"/>
    <w:rsid w:val="00337A87"/>
    <w:rsid w:val="00337B59"/>
    <w:rsid w:val="00337BF2"/>
    <w:rsid w:val="00337C2A"/>
    <w:rsid w:val="00337CEF"/>
    <w:rsid w:val="00337D18"/>
    <w:rsid w:val="00337D33"/>
    <w:rsid w:val="00337E2D"/>
    <w:rsid w:val="00337EA6"/>
    <w:rsid w:val="00337FB7"/>
    <w:rsid w:val="003400CB"/>
    <w:rsid w:val="003400D8"/>
    <w:rsid w:val="003400DD"/>
    <w:rsid w:val="00340158"/>
    <w:rsid w:val="003402E2"/>
    <w:rsid w:val="00340323"/>
    <w:rsid w:val="0034038E"/>
    <w:rsid w:val="00340423"/>
    <w:rsid w:val="003404AA"/>
    <w:rsid w:val="00340564"/>
    <w:rsid w:val="0034056F"/>
    <w:rsid w:val="0034057D"/>
    <w:rsid w:val="00340628"/>
    <w:rsid w:val="003406B8"/>
    <w:rsid w:val="003408FE"/>
    <w:rsid w:val="003409CA"/>
    <w:rsid w:val="00340A48"/>
    <w:rsid w:val="00340A51"/>
    <w:rsid w:val="00340B0D"/>
    <w:rsid w:val="00340B9A"/>
    <w:rsid w:val="00340BA7"/>
    <w:rsid w:val="00340BD6"/>
    <w:rsid w:val="00340C3A"/>
    <w:rsid w:val="00340C48"/>
    <w:rsid w:val="00340D6A"/>
    <w:rsid w:val="00340DCC"/>
    <w:rsid w:val="00340F96"/>
    <w:rsid w:val="0034100B"/>
    <w:rsid w:val="003410B4"/>
    <w:rsid w:val="003410F1"/>
    <w:rsid w:val="00341216"/>
    <w:rsid w:val="003412C3"/>
    <w:rsid w:val="00341342"/>
    <w:rsid w:val="003413B2"/>
    <w:rsid w:val="003413CA"/>
    <w:rsid w:val="003413F7"/>
    <w:rsid w:val="0034149C"/>
    <w:rsid w:val="0034149D"/>
    <w:rsid w:val="003414E8"/>
    <w:rsid w:val="0034151D"/>
    <w:rsid w:val="0034157D"/>
    <w:rsid w:val="003415B5"/>
    <w:rsid w:val="0034181A"/>
    <w:rsid w:val="003418A3"/>
    <w:rsid w:val="00341970"/>
    <w:rsid w:val="00341AFC"/>
    <w:rsid w:val="00341B88"/>
    <w:rsid w:val="00341C17"/>
    <w:rsid w:val="00341C94"/>
    <w:rsid w:val="00341D84"/>
    <w:rsid w:val="00341D90"/>
    <w:rsid w:val="00341D93"/>
    <w:rsid w:val="00341ECA"/>
    <w:rsid w:val="00341F06"/>
    <w:rsid w:val="00341F9F"/>
    <w:rsid w:val="00342048"/>
    <w:rsid w:val="003420DC"/>
    <w:rsid w:val="0034214C"/>
    <w:rsid w:val="0034217F"/>
    <w:rsid w:val="003421A4"/>
    <w:rsid w:val="00342229"/>
    <w:rsid w:val="00342278"/>
    <w:rsid w:val="00342430"/>
    <w:rsid w:val="003425FA"/>
    <w:rsid w:val="003425FF"/>
    <w:rsid w:val="00342662"/>
    <w:rsid w:val="00342705"/>
    <w:rsid w:val="0034282E"/>
    <w:rsid w:val="00342963"/>
    <w:rsid w:val="00342975"/>
    <w:rsid w:val="00342AB3"/>
    <w:rsid w:val="00342B02"/>
    <w:rsid w:val="00342B42"/>
    <w:rsid w:val="00342B6A"/>
    <w:rsid w:val="00342BEC"/>
    <w:rsid w:val="00342D64"/>
    <w:rsid w:val="00342D65"/>
    <w:rsid w:val="00342E15"/>
    <w:rsid w:val="00342EA2"/>
    <w:rsid w:val="00342EA9"/>
    <w:rsid w:val="00342EAB"/>
    <w:rsid w:val="00342EB8"/>
    <w:rsid w:val="00342EBA"/>
    <w:rsid w:val="00342F02"/>
    <w:rsid w:val="00342F47"/>
    <w:rsid w:val="00342F82"/>
    <w:rsid w:val="00342FA8"/>
    <w:rsid w:val="00342FCB"/>
    <w:rsid w:val="00343118"/>
    <w:rsid w:val="00343174"/>
    <w:rsid w:val="00343208"/>
    <w:rsid w:val="0034320D"/>
    <w:rsid w:val="0034321C"/>
    <w:rsid w:val="00343377"/>
    <w:rsid w:val="0034340A"/>
    <w:rsid w:val="00343495"/>
    <w:rsid w:val="00343497"/>
    <w:rsid w:val="003434A9"/>
    <w:rsid w:val="00343566"/>
    <w:rsid w:val="003435E8"/>
    <w:rsid w:val="0034369D"/>
    <w:rsid w:val="0034369F"/>
    <w:rsid w:val="00343754"/>
    <w:rsid w:val="00343796"/>
    <w:rsid w:val="00343874"/>
    <w:rsid w:val="0034390A"/>
    <w:rsid w:val="0034390C"/>
    <w:rsid w:val="00343936"/>
    <w:rsid w:val="003439FF"/>
    <w:rsid w:val="00343A8F"/>
    <w:rsid w:val="00343BCA"/>
    <w:rsid w:val="00343C00"/>
    <w:rsid w:val="00343D53"/>
    <w:rsid w:val="00343D72"/>
    <w:rsid w:val="00343DBB"/>
    <w:rsid w:val="00343F0F"/>
    <w:rsid w:val="00343F22"/>
    <w:rsid w:val="00343FF9"/>
    <w:rsid w:val="00344031"/>
    <w:rsid w:val="0034409D"/>
    <w:rsid w:val="003440E5"/>
    <w:rsid w:val="0034412A"/>
    <w:rsid w:val="00344159"/>
    <w:rsid w:val="003444C3"/>
    <w:rsid w:val="003444E0"/>
    <w:rsid w:val="003445BC"/>
    <w:rsid w:val="003445DA"/>
    <w:rsid w:val="00344601"/>
    <w:rsid w:val="003446D8"/>
    <w:rsid w:val="00344705"/>
    <w:rsid w:val="0034473B"/>
    <w:rsid w:val="003447DF"/>
    <w:rsid w:val="0034480D"/>
    <w:rsid w:val="0034485C"/>
    <w:rsid w:val="003449FB"/>
    <w:rsid w:val="00344A13"/>
    <w:rsid w:val="00344A87"/>
    <w:rsid w:val="00344AA6"/>
    <w:rsid w:val="00344AC1"/>
    <w:rsid w:val="00344B2C"/>
    <w:rsid w:val="00344B80"/>
    <w:rsid w:val="00344E6C"/>
    <w:rsid w:val="00344E75"/>
    <w:rsid w:val="00344EB7"/>
    <w:rsid w:val="00345034"/>
    <w:rsid w:val="003451F9"/>
    <w:rsid w:val="00345243"/>
    <w:rsid w:val="00345266"/>
    <w:rsid w:val="003452C3"/>
    <w:rsid w:val="003453BD"/>
    <w:rsid w:val="003454DF"/>
    <w:rsid w:val="003454F7"/>
    <w:rsid w:val="00345544"/>
    <w:rsid w:val="003455BC"/>
    <w:rsid w:val="00345634"/>
    <w:rsid w:val="003456D8"/>
    <w:rsid w:val="00345736"/>
    <w:rsid w:val="0034573C"/>
    <w:rsid w:val="00345820"/>
    <w:rsid w:val="0034584A"/>
    <w:rsid w:val="003458D2"/>
    <w:rsid w:val="003459BB"/>
    <w:rsid w:val="00345A29"/>
    <w:rsid w:val="00345B78"/>
    <w:rsid w:val="00345BB3"/>
    <w:rsid w:val="00345C72"/>
    <w:rsid w:val="00345CAC"/>
    <w:rsid w:val="00345D0A"/>
    <w:rsid w:val="00345D2A"/>
    <w:rsid w:val="00345EF8"/>
    <w:rsid w:val="0034602E"/>
    <w:rsid w:val="00346042"/>
    <w:rsid w:val="00346075"/>
    <w:rsid w:val="00346167"/>
    <w:rsid w:val="003461A4"/>
    <w:rsid w:val="003463CB"/>
    <w:rsid w:val="00346461"/>
    <w:rsid w:val="003464A9"/>
    <w:rsid w:val="003466F9"/>
    <w:rsid w:val="00346709"/>
    <w:rsid w:val="00346722"/>
    <w:rsid w:val="003467F9"/>
    <w:rsid w:val="00346826"/>
    <w:rsid w:val="00346917"/>
    <w:rsid w:val="003469AF"/>
    <w:rsid w:val="003469BB"/>
    <w:rsid w:val="00346AA6"/>
    <w:rsid w:val="00346AEF"/>
    <w:rsid w:val="00346B05"/>
    <w:rsid w:val="00346B70"/>
    <w:rsid w:val="00346C11"/>
    <w:rsid w:val="00346C98"/>
    <w:rsid w:val="00346CC2"/>
    <w:rsid w:val="00346E4D"/>
    <w:rsid w:val="00346EF4"/>
    <w:rsid w:val="00346F0F"/>
    <w:rsid w:val="00346FB9"/>
    <w:rsid w:val="003470EA"/>
    <w:rsid w:val="00347142"/>
    <w:rsid w:val="00347145"/>
    <w:rsid w:val="003471B7"/>
    <w:rsid w:val="0034735D"/>
    <w:rsid w:val="00347367"/>
    <w:rsid w:val="00347467"/>
    <w:rsid w:val="003474F3"/>
    <w:rsid w:val="00347569"/>
    <w:rsid w:val="003476B4"/>
    <w:rsid w:val="003476FF"/>
    <w:rsid w:val="00347735"/>
    <w:rsid w:val="0034787B"/>
    <w:rsid w:val="003478D9"/>
    <w:rsid w:val="003478FC"/>
    <w:rsid w:val="00347919"/>
    <w:rsid w:val="0034798C"/>
    <w:rsid w:val="00347ABC"/>
    <w:rsid w:val="00347B97"/>
    <w:rsid w:val="00347CC2"/>
    <w:rsid w:val="00347EAF"/>
    <w:rsid w:val="00347EE0"/>
    <w:rsid w:val="00347F34"/>
    <w:rsid w:val="00347FF7"/>
    <w:rsid w:val="00350017"/>
    <w:rsid w:val="00350096"/>
    <w:rsid w:val="003500DA"/>
    <w:rsid w:val="003501B7"/>
    <w:rsid w:val="003501C7"/>
    <w:rsid w:val="003501DB"/>
    <w:rsid w:val="00350282"/>
    <w:rsid w:val="003503B3"/>
    <w:rsid w:val="00350468"/>
    <w:rsid w:val="00350486"/>
    <w:rsid w:val="003505BA"/>
    <w:rsid w:val="00350615"/>
    <w:rsid w:val="00350622"/>
    <w:rsid w:val="00350624"/>
    <w:rsid w:val="0035066F"/>
    <w:rsid w:val="003506CF"/>
    <w:rsid w:val="00350747"/>
    <w:rsid w:val="003507A3"/>
    <w:rsid w:val="003507BD"/>
    <w:rsid w:val="00350821"/>
    <w:rsid w:val="00350871"/>
    <w:rsid w:val="00350995"/>
    <w:rsid w:val="003509E9"/>
    <w:rsid w:val="00350A53"/>
    <w:rsid w:val="00350AAA"/>
    <w:rsid w:val="00350B58"/>
    <w:rsid w:val="00350BC1"/>
    <w:rsid w:val="00350BD8"/>
    <w:rsid w:val="00350D03"/>
    <w:rsid w:val="00350E9F"/>
    <w:rsid w:val="00350F0A"/>
    <w:rsid w:val="00350F2B"/>
    <w:rsid w:val="00350F69"/>
    <w:rsid w:val="00350F92"/>
    <w:rsid w:val="00350FFE"/>
    <w:rsid w:val="00351012"/>
    <w:rsid w:val="00351086"/>
    <w:rsid w:val="003510AB"/>
    <w:rsid w:val="00351169"/>
    <w:rsid w:val="00351186"/>
    <w:rsid w:val="00351191"/>
    <w:rsid w:val="0035120B"/>
    <w:rsid w:val="0035121E"/>
    <w:rsid w:val="00351478"/>
    <w:rsid w:val="0035148E"/>
    <w:rsid w:val="0035156F"/>
    <w:rsid w:val="003515EC"/>
    <w:rsid w:val="0035180D"/>
    <w:rsid w:val="00351892"/>
    <w:rsid w:val="003518D3"/>
    <w:rsid w:val="00351950"/>
    <w:rsid w:val="0035199B"/>
    <w:rsid w:val="00351AB9"/>
    <w:rsid w:val="00351B26"/>
    <w:rsid w:val="00351BCF"/>
    <w:rsid w:val="00351C20"/>
    <w:rsid w:val="00351C50"/>
    <w:rsid w:val="00351C7A"/>
    <w:rsid w:val="00351CAC"/>
    <w:rsid w:val="00351D36"/>
    <w:rsid w:val="00351D59"/>
    <w:rsid w:val="00351DBB"/>
    <w:rsid w:val="00351E2D"/>
    <w:rsid w:val="00351F06"/>
    <w:rsid w:val="00351F27"/>
    <w:rsid w:val="00351F54"/>
    <w:rsid w:val="00351FAD"/>
    <w:rsid w:val="0035217E"/>
    <w:rsid w:val="0035227C"/>
    <w:rsid w:val="003525B1"/>
    <w:rsid w:val="0035269D"/>
    <w:rsid w:val="0035272B"/>
    <w:rsid w:val="00352796"/>
    <w:rsid w:val="0035281D"/>
    <w:rsid w:val="0035299E"/>
    <w:rsid w:val="00352A06"/>
    <w:rsid w:val="00352A3A"/>
    <w:rsid w:val="00352A43"/>
    <w:rsid w:val="00352A63"/>
    <w:rsid w:val="00352B73"/>
    <w:rsid w:val="00352C30"/>
    <w:rsid w:val="00352CFF"/>
    <w:rsid w:val="00352F58"/>
    <w:rsid w:val="00352FA1"/>
    <w:rsid w:val="00353002"/>
    <w:rsid w:val="003530C7"/>
    <w:rsid w:val="00353105"/>
    <w:rsid w:val="003533BB"/>
    <w:rsid w:val="003534FD"/>
    <w:rsid w:val="0035356D"/>
    <w:rsid w:val="003535B4"/>
    <w:rsid w:val="003535BD"/>
    <w:rsid w:val="0035360D"/>
    <w:rsid w:val="0035366F"/>
    <w:rsid w:val="003536F0"/>
    <w:rsid w:val="00353721"/>
    <w:rsid w:val="003537B7"/>
    <w:rsid w:val="003537B8"/>
    <w:rsid w:val="003537C6"/>
    <w:rsid w:val="0035391B"/>
    <w:rsid w:val="0035397B"/>
    <w:rsid w:val="003539A9"/>
    <w:rsid w:val="003539D2"/>
    <w:rsid w:val="00353A46"/>
    <w:rsid w:val="00353A50"/>
    <w:rsid w:val="00353AF6"/>
    <w:rsid w:val="00353DCC"/>
    <w:rsid w:val="00353E7D"/>
    <w:rsid w:val="00353EB6"/>
    <w:rsid w:val="00353F0D"/>
    <w:rsid w:val="00353FC4"/>
    <w:rsid w:val="003541A5"/>
    <w:rsid w:val="00354268"/>
    <w:rsid w:val="00354288"/>
    <w:rsid w:val="0035428B"/>
    <w:rsid w:val="0035429B"/>
    <w:rsid w:val="00354340"/>
    <w:rsid w:val="00354361"/>
    <w:rsid w:val="00354469"/>
    <w:rsid w:val="003545BA"/>
    <w:rsid w:val="00354655"/>
    <w:rsid w:val="00354761"/>
    <w:rsid w:val="0035487C"/>
    <w:rsid w:val="00354930"/>
    <w:rsid w:val="0035499E"/>
    <w:rsid w:val="00354ABE"/>
    <w:rsid w:val="00354CBB"/>
    <w:rsid w:val="00354CE1"/>
    <w:rsid w:val="00354D2D"/>
    <w:rsid w:val="00354DAC"/>
    <w:rsid w:val="00354F21"/>
    <w:rsid w:val="00354F79"/>
    <w:rsid w:val="0035500E"/>
    <w:rsid w:val="0035506D"/>
    <w:rsid w:val="003550B2"/>
    <w:rsid w:val="003550E1"/>
    <w:rsid w:val="00355105"/>
    <w:rsid w:val="00355106"/>
    <w:rsid w:val="0035511C"/>
    <w:rsid w:val="00355224"/>
    <w:rsid w:val="00355244"/>
    <w:rsid w:val="00355259"/>
    <w:rsid w:val="003552B6"/>
    <w:rsid w:val="003553E1"/>
    <w:rsid w:val="00355426"/>
    <w:rsid w:val="00355482"/>
    <w:rsid w:val="00355493"/>
    <w:rsid w:val="0035550C"/>
    <w:rsid w:val="0035552E"/>
    <w:rsid w:val="00355544"/>
    <w:rsid w:val="003555C1"/>
    <w:rsid w:val="00355633"/>
    <w:rsid w:val="003556EF"/>
    <w:rsid w:val="00355940"/>
    <w:rsid w:val="00355A92"/>
    <w:rsid w:val="00355B79"/>
    <w:rsid w:val="00355C6C"/>
    <w:rsid w:val="00355D88"/>
    <w:rsid w:val="00355DC4"/>
    <w:rsid w:val="00355DD6"/>
    <w:rsid w:val="00355E32"/>
    <w:rsid w:val="00355E93"/>
    <w:rsid w:val="00355EBB"/>
    <w:rsid w:val="00355FB1"/>
    <w:rsid w:val="00355FFE"/>
    <w:rsid w:val="00356021"/>
    <w:rsid w:val="00356103"/>
    <w:rsid w:val="003561BB"/>
    <w:rsid w:val="003561C8"/>
    <w:rsid w:val="0035629F"/>
    <w:rsid w:val="0035631F"/>
    <w:rsid w:val="00356361"/>
    <w:rsid w:val="00356373"/>
    <w:rsid w:val="003563F8"/>
    <w:rsid w:val="0035642D"/>
    <w:rsid w:val="003564DA"/>
    <w:rsid w:val="0035669C"/>
    <w:rsid w:val="00356764"/>
    <w:rsid w:val="00356958"/>
    <w:rsid w:val="00356A81"/>
    <w:rsid w:val="00356B40"/>
    <w:rsid w:val="00356B6C"/>
    <w:rsid w:val="00356B87"/>
    <w:rsid w:val="00356C23"/>
    <w:rsid w:val="00356CA3"/>
    <w:rsid w:val="00356CB9"/>
    <w:rsid w:val="00356CDF"/>
    <w:rsid w:val="00356DB3"/>
    <w:rsid w:val="00356E3F"/>
    <w:rsid w:val="00356F6A"/>
    <w:rsid w:val="00356F74"/>
    <w:rsid w:val="0035707C"/>
    <w:rsid w:val="00357160"/>
    <w:rsid w:val="003571FA"/>
    <w:rsid w:val="00357203"/>
    <w:rsid w:val="00357427"/>
    <w:rsid w:val="00357435"/>
    <w:rsid w:val="00357467"/>
    <w:rsid w:val="00357540"/>
    <w:rsid w:val="0035764B"/>
    <w:rsid w:val="00357666"/>
    <w:rsid w:val="003577AE"/>
    <w:rsid w:val="003578EB"/>
    <w:rsid w:val="003578FE"/>
    <w:rsid w:val="00357908"/>
    <w:rsid w:val="00357921"/>
    <w:rsid w:val="00357AC8"/>
    <w:rsid w:val="00357B1D"/>
    <w:rsid w:val="00357C30"/>
    <w:rsid w:val="00357C3A"/>
    <w:rsid w:val="00357E09"/>
    <w:rsid w:val="00357E16"/>
    <w:rsid w:val="00357E73"/>
    <w:rsid w:val="00357F2F"/>
    <w:rsid w:val="00357FEC"/>
    <w:rsid w:val="00360091"/>
    <w:rsid w:val="003600A0"/>
    <w:rsid w:val="0036017F"/>
    <w:rsid w:val="0036024F"/>
    <w:rsid w:val="003602A6"/>
    <w:rsid w:val="003602E1"/>
    <w:rsid w:val="0036037F"/>
    <w:rsid w:val="00360525"/>
    <w:rsid w:val="003606DF"/>
    <w:rsid w:val="003606F6"/>
    <w:rsid w:val="00360774"/>
    <w:rsid w:val="0036091A"/>
    <w:rsid w:val="00360A2C"/>
    <w:rsid w:val="00360A9F"/>
    <w:rsid w:val="00360AE3"/>
    <w:rsid w:val="00360BE7"/>
    <w:rsid w:val="00360C3C"/>
    <w:rsid w:val="00360C42"/>
    <w:rsid w:val="00360C60"/>
    <w:rsid w:val="00360C79"/>
    <w:rsid w:val="00360D0A"/>
    <w:rsid w:val="00360D6A"/>
    <w:rsid w:val="00360DEF"/>
    <w:rsid w:val="00360E84"/>
    <w:rsid w:val="00360F2F"/>
    <w:rsid w:val="00360F34"/>
    <w:rsid w:val="00360FA4"/>
    <w:rsid w:val="00361073"/>
    <w:rsid w:val="0036109B"/>
    <w:rsid w:val="00361128"/>
    <w:rsid w:val="00361194"/>
    <w:rsid w:val="00361335"/>
    <w:rsid w:val="00361475"/>
    <w:rsid w:val="003614B9"/>
    <w:rsid w:val="00361551"/>
    <w:rsid w:val="00361559"/>
    <w:rsid w:val="003616BD"/>
    <w:rsid w:val="00361961"/>
    <w:rsid w:val="00361A20"/>
    <w:rsid w:val="00361C34"/>
    <w:rsid w:val="00361C77"/>
    <w:rsid w:val="00361D11"/>
    <w:rsid w:val="00361D5B"/>
    <w:rsid w:val="00361F7B"/>
    <w:rsid w:val="00361F92"/>
    <w:rsid w:val="00361FB7"/>
    <w:rsid w:val="00361FBD"/>
    <w:rsid w:val="00361FE5"/>
    <w:rsid w:val="00362007"/>
    <w:rsid w:val="00362049"/>
    <w:rsid w:val="00362078"/>
    <w:rsid w:val="0036207C"/>
    <w:rsid w:val="0036211F"/>
    <w:rsid w:val="00362137"/>
    <w:rsid w:val="0036215F"/>
    <w:rsid w:val="00362299"/>
    <w:rsid w:val="003622EB"/>
    <w:rsid w:val="003623ED"/>
    <w:rsid w:val="003623EF"/>
    <w:rsid w:val="00362434"/>
    <w:rsid w:val="00362473"/>
    <w:rsid w:val="00362654"/>
    <w:rsid w:val="00362747"/>
    <w:rsid w:val="00362766"/>
    <w:rsid w:val="0036277B"/>
    <w:rsid w:val="00362780"/>
    <w:rsid w:val="003627F9"/>
    <w:rsid w:val="00362810"/>
    <w:rsid w:val="00362811"/>
    <w:rsid w:val="003628E1"/>
    <w:rsid w:val="00362918"/>
    <w:rsid w:val="0036298F"/>
    <w:rsid w:val="003629B2"/>
    <w:rsid w:val="003629D0"/>
    <w:rsid w:val="003629EA"/>
    <w:rsid w:val="00362A53"/>
    <w:rsid w:val="00362A56"/>
    <w:rsid w:val="00362A6A"/>
    <w:rsid w:val="00362A86"/>
    <w:rsid w:val="00362B8C"/>
    <w:rsid w:val="00362BD3"/>
    <w:rsid w:val="00362DA1"/>
    <w:rsid w:val="00362E0E"/>
    <w:rsid w:val="00362E42"/>
    <w:rsid w:val="00362FD3"/>
    <w:rsid w:val="0036305A"/>
    <w:rsid w:val="00363145"/>
    <w:rsid w:val="00363173"/>
    <w:rsid w:val="00363187"/>
    <w:rsid w:val="003631BB"/>
    <w:rsid w:val="003631BF"/>
    <w:rsid w:val="003631D2"/>
    <w:rsid w:val="0036325B"/>
    <w:rsid w:val="00363386"/>
    <w:rsid w:val="0036338E"/>
    <w:rsid w:val="00363535"/>
    <w:rsid w:val="0036353E"/>
    <w:rsid w:val="003635BB"/>
    <w:rsid w:val="00363825"/>
    <w:rsid w:val="00363980"/>
    <w:rsid w:val="003639D8"/>
    <w:rsid w:val="00363A10"/>
    <w:rsid w:val="00363A85"/>
    <w:rsid w:val="00363A8C"/>
    <w:rsid w:val="00363BE1"/>
    <w:rsid w:val="00363BFF"/>
    <w:rsid w:val="00363C1C"/>
    <w:rsid w:val="00363C58"/>
    <w:rsid w:val="00363C6B"/>
    <w:rsid w:val="00363CC4"/>
    <w:rsid w:val="00363D0B"/>
    <w:rsid w:val="00363D11"/>
    <w:rsid w:val="00363D43"/>
    <w:rsid w:val="00363D4A"/>
    <w:rsid w:val="00364011"/>
    <w:rsid w:val="00364038"/>
    <w:rsid w:val="00364041"/>
    <w:rsid w:val="00364045"/>
    <w:rsid w:val="00364143"/>
    <w:rsid w:val="003642C9"/>
    <w:rsid w:val="00364309"/>
    <w:rsid w:val="003643AE"/>
    <w:rsid w:val="003643EC"/>
    <w:rsid w:val="00364412"/>
    <w:rsid w:val="003644B5"/>
    <w:rsid w:val="003644B8"/>
    <w:rsid w:val="00364510"/>
    <w:rsid w:val="003645AA"/>
    <w:rsid w:val="00364612"/>
    <w:rsid w:val="00364684"/>
    <w:rsid w:val="0036480B"/>
    <w:rsid w:val="00364864"/>
    <w:rsid w:val="00364962"/>
    <w:rsid w:val="003649C1"/>
    <w:rsid w:val="00364AC6"/>
    <w:rsid w:val="00364B51"/>
    <w:rsid w:val="00364C78"/>
    <w:rsid w:val="00364FD2"/>
    <w:rsid w:val="00365035"/>
    <w:rsid w:val="0036505D"/>
    <w:rsid w:val="0036512F"/>
    <w:rsid w:val="0036518A"/>
    <w:rsid w:val="003651A2"/>
    <w:rsid w:val="003651B1"/>
    <w:rsid w:val="003652BA"/>
    <w:rsid w:val="003652DC"/>
    <w:rsid w:val="003653B6"/>
    <w:rsid w:val="00365451"/>
    <w:rsid w:val="0036549E"/>
    <w:rsid w:val="003654B3"/>
    <w:rsid w:val="003655BD"/>
    <w:rsid w:val="003655DC"/>
    <w:rsid w:val="0036586B"/>
    <w:rsid w:val="00365A20"/>
    <w:rsid w:val="00365AB1"/>
    <w:rsid w:val="00365B9E"/>
    <w:rsid w:val="00365C15"/>
    <w:rsid w:val="003660FA"/>
    <w:rsid w:val="0036616F"/>
    <w:rsid w:val="003661AB"/>
    <w:rsid w:val="003661C2"/>
    <w:rsid w:val="003661DC"/>
    <w:rsid w:val="003662EA"/>
    <w:rsid w:val="0036638A"/>
    <w:rsid w:val="00366401"/>
    <w:rsid w:val="0036641A"/>
    <w:rsid w:val="00366469"/>
    <w:rsid w:val="00366530"/>
    <w:rsid w:val="00366541"/>
    <w:rsid w:val="00366590"/>
    <w:rsid w:val="0036659D"/>
    <w:rsid w:val="003665CB"/>
    <w:rsid w:val="00366776"/>
    <w:rsid w:val="0036679E"/>
    <w:rsid w:val="003667C3"/>
    <w:rsid w:val="0036684A"/>
    <w:rsid w:val="0036696D"/>
    <w:rsid w:val="00366975"/>
    <w:rsid w:val="00366983"/>
    <w:rsid w:val="003669E2"/>
    <w:rsid w:val="00366A32"/>
    <w:rsid w:val="00366B78"/>
    <w:rsid w:val="00366DC3"/>
    <w:rsid w:val="00366DC5"/>
    <w:rsid w:val="00366E4D"/>
    <w:rsid w:val="00366E58"/>
    <w:rsid w:val="00366E6D"/>
    <w:rsid w:val="00366F38"/>
    <w:rsid w:val="003670F5"/>
    <w:rsid w:val="00367173"/>
    <w:rsid w:val="003671E3"/>
    <w:rsid w:val="003671FC"/>
    <w:rsid w:val="003672B4"/>
    <w:rsid w:val="003672CF"/>
    <w:rsid w:val="00367566"/>
    <w:rsid w:val="003676B0"/>
    <w:rsid w:val="0036773B"/>
    <w:rsid w:val="00367796"/>
    <w:rsid w:val="003677C6"/>
    <w:rsid w:val="00367A20"/>
    <w:rsid w:val="00367CC7"/>
    <w:rsid w:val="00367CF4"/>
    <w:rsid w:val="00367D68"/>
    <w:rsid w:val="00367DF4"/>
    <w:rsid w:val="00367E0A"/>
    <w:rsid w:val="00367E29"/>
    <w:rsid w:val="00367E4E"/>
    <w:rsid w:val="00367EA6"/>
    <w:rsid w:val="00367F08"/>
    <w:rsid w:val="00367F86"/>
    <w:rsid w:val="00370011"/>
    <w:rsid w:val="00370073"/>
    <w:rsid w:val="0037007D"/>
    <w:rsid w:val="00370235"/>
    <w:rsid w:val="00370237"/>
    <w:rsid w:val="003702BB"/>
    <w:rsid w:val="003702F4"/>
    <w:rsid w:val="00370330"/>
    <w:rsid w:val="00370343"/>
    <w:rsid w:val="00370449"/>
    <w:rsid w:val="003704FE"/>
    <w:rsid w:val="00370545"/>
    <w:rsid w:val="003705CD"/>
    <w:rsid w:val="0037088D"/>
    <w:rsid w:val="00370897"/>
    <w:rsid w:val="003708EA"/>
    <w:rsid w:val="0037095B"/>
    <w:rsid w:val="003709BF"/>
    <w:rsid w:val="003709D0"/>
    <w:rsid w:val="00370AF5"/>
    <w:rsid w:val="00370C30"/>
    <w:rsid w:val="00370C5A"/>
    <w:rsid w:val="00370C88"/>
    <w:rsid w:val="00370D13"/>
    <w:rsid w:val="00370F23"/>
    <w:rsid w:val="0037105C"/>
    <w:rsid w:val="0037108B"/>
    <w:rsid w:val="00371165"/>
    <w:rsid w:val="0037119B"/>
    <w:rsid w:val="003711B7"/>
    <w:rsid w:val="003711EE"/>
    <w:rsid w:val="0037127E"/>
    <w:rsid w:val="00371315"/>
    <w:rsid w:val="00371491"/>
    <w:rsid w:val="003714CB"/>
    <w:rsid w:val="003716B3"/>
    <w:rsid w:val="003717C0"/>
    <w:rsid w:val="003717EC"/>
    <w:rsid w:val="003718B2"/>
    <w:rsid w:val="003718E9"/>
    <w:rsid w:val="003718EC"/>
    <w:rsid w:val="003719F5"/>
    <w:rsid w:val="00371A64"/>
    <w:rsid w:val="00371BE4"/>
    <w:rsid w:val="00371BEB"/>
    <w:rsid w:val="00371C89"/>
    <w:rsid w:val="00371CCD"/>
    <w:rsid w:val="00371D2F"/>
    <w:rsid w:val="00371D35"/>
    <w:rsid w:val="00371EA7"/>
    <w:rsid w:val="00371EEA"/>
    <w:rsid w:val="00371FD9"/>
    <w:rsid w:val="00371FDF"/>
    <w:rsid w:val="0037204E"/>
    <w:rsid w:val="0037208B"/>
    <w:rsid w:val="00372102"/>
    <w:rsid w:val="00372299"/>
    <w:rsid w:val="00372385"/>
    <w:rsid w:val="003723AA"/>
    <w:rsid w:val="003724C5"/>
    <w:rsid w:val="00372531"/>
    <w:rsid w:val="0037254C"/>
    <w:rsid w:val="0037265E"/>
    <w:rsid w:val="003727BE"/>
    <w:rsid w:val="00372896"/>
    <w:rsid w:val="003728BF"/>
    <w:rsid w:val="00372A52"/>
    <w:rsid w:val="00372A93"/>
    <w:rsid w:val="00372B77"/>
    <w:rsid w:val="00372BFF"/>
    <w:rsid w:val="00372C08"/>
    <w:rsid w:val="00372CEE"/>
    <w:rsid w:val="00372D33"/>
    <w:rsid w:val="00372E22"/>
    <w:rsid w:val="00372F2B"/>
    <w:rsid w:val="00372F4B"/>
    <w:rsid w:val="003731D2"/>
    <w:rsid w:val="00373496"/>
    <w:rsid w:val="003734AB"/>
    <w:rsid w:val="00373508"/>
    <w:rsid w:val="00373534"/>
    <w:rsid w:val="00373606"/>
    <w:rsid w:val="00373684"/>
    <w:rsid w:val="0037378E"/>
    <w:rsid w:val="00373869"/>
    <w:rsid w:val="003738A6"/>
    <w:rsid w:val="0037392E"/>
    <w:rsid w:val="0037396B"/>
    <w:rsid w:val="003739D7"/>
    <w:rsid w:val="00373B14"/>
    <w:rsid w:val="00373B49"/>
    <w:rsid w:val="00373BDD"/>
    <w:rsid w:val="00373BF2"/>
    <w:rsid w:val="00373C20"/>
    <w:rsid w:val="00373CC4"/>
    <w:rsid w:val="00373D16"/>
    <w:rsid w:val="00373DF6"/>
    <w:rsid w:val="00373ECB"/>
    <w:rsid w:val="00373FC4"/>
    <w:rsid w:val="00373FC7"/>
    <w:rsid w:val="00373FCC"/>
    <w:rsid w:val="0037401F"/>
    <w:rsid w:val="00374024"/>
    <w:rsid w:val="0037404F"/>
    <w:rsid w:val="00374076"/>
    <w:rsid w:val="0037408D"/>
    <w:rsid w:val="003740BE"/>
    <w:rsid w:val="0037411E"/>
    <w:rsid w:val="00374129"/>
    <w:rsid w:val="003742EE"/>
    <w:rsid w:val="0037430E"/>
    <w:rsid w:val="00374427"/>
    <w:rsid w:val="00374489"/>
    <w:rsid w:val="0037448E"/>
    <w:rsid w:val="0037454F"/>
    <w:rsid w:val="00374627"/>
    <w:rsid w:val="00374703"/>
    <w:rsid w:val="0037473E"/>
    <w:rsid w:val="003747D4"/>
    <w:rsid w:val="0037491A"/>
    <w:rsid w:val="00374A1E"/>
    <w:rsid w:val="00374BDE"/>
    <w:rsid w:val="00374C22"/>
    <w:rsid w:val="00374D1C"/>
    <w:rsid w:val="00374D33"/>
    <w:rsid w:val="00374D50"/>
    <w:rsid w:val="00374D6D"/>
    <w:rsid w:val="00374EBF"/>
    <w:rsid w:val="00374F38"/>
    <w:rsid w:val="00374F6C"/>
    <w:rsid w:val="00375146"/>
    <w:rsid w:val="003751BE"/>
    <w:rsid w:val="0037542D"/>
    <w:rsid w:val="00375441"/>
    <w:rsid w:val="00375454"/>
    <w:rsid w:val="00375510"/>
    <w:rsid w:val="00375559"/>
    <w:rsid w:val="003755C9"/>
    <w:rsid w:val="00375624"/>
    <w:rsid w:val="003756C3"/>
    <w:rsid w:val="003756F6"/>
    <w:rsid w:val="00375704"/>
    <w:rsid w:val="00375817"/>
    <w:rsid w:val="00375841"/>
    <w:rsid w:val="00375842"/>
    <w:rsid w:val="003758FA"/>
    <w:rsid w:val="00375949"/>
    <w:rsid w:val="003759FA"/>
    <w:rsid w:val="00375AFB"/>
    <w:rsid w:val="00375B78"/>
    <w:rsid w:val="00375B79"/>
    <w:rsid w:val="00375BF1"/>
    <w:rsid w:val="00375C69"/>
    <w:rsid w:val="00375C7B"/>
    <w:rsid w:val="00375CB1"/>
    <w:rsid w:val="00375CD2"/>
    <w:rsid w:val="00375DDA"/>
    <w:rsid w:val="00375DF4"/>
    <w:rsid w:val="00375E2F"/>
    <w:rsid w:val="00375ED0"/>
    <w:rsid w:val="00375FC0"/>
    <w:rsid w:val="00376125"/>
    <w:rsid w:val="00376134"/>
    <w:rsid w:val="0037615D"/>
    <w:rsid w:val="003761EA"/>
    <w:rsid w:val="003762E0"/>
    <w:rsid w:val="003762EC"/>
    <w:rsid w:val="0037630B"/>
    <w:rsid w:val="00376389"/>
    <w:rsid w:val="0037649A"/>
    <w:rsid w:val="00376501"/>
    <w:rsid w:val="003765B6"/>
    <w:rsid w:val="003765C1"/>
    <w:rsid w:val="003767CE"/>
    <w:rsid w:val="0037686C"/>
    <w:rsid w:val="0037688F"/>
    <w:rsid w:val="003768BA"/>
    <w:rsid w:val="00376ADE"/>
    <w:rsid w:val="00376BF9"/>
    <w:rsid w:val="00376C34"/>
    <w:rsid w:val="00376C38"/>
    <w:rsid w:val="00376C81"/>
    <w:rsid w:val="00376C83"/>
    <w:rsid w:val="00376D31"/>
    <w:rsid w:val="00376E63"/>
    <w:rsid w:val="00376EC2"/>
    <w:rsid w:val="00376F0F"/>
    <w:rsid w:val="0037711D"/>
    <w:rsid w:val="00377131"/>
    <w:rsid w:val="003771DC"/>
    <w:rsid w:val="00377238"/>
    <w:rsid w:val="00377293"/>
    <w:rsid w:val="00377337"/>
    <w:rsid w:val="0037734B"/>
    <w:rsid w:val="00377499"/>
    <w:rsid w:val="003774DA"/>
    <w:rsid w:val="00377505"/>
    <w:rsid w:val="0037772C"/>
    <w:rsid w:val="00377751"/>
    <w:rsid w:val="003777D7"/>
    <w:rsid w:val="003778A2"/>
    <w:rsid w:val="00377908"/>
    <w:rsid w:val="0037792D"/>
    <w:rsid w:val="0037796F"/>
    <w:rsid w:val="003779CD"/>
    <w:rsid w:val="003779E2"/>
    <w:rsid w:val="00377AF1"/>
    <w:rsid w:val="00377B25"/>
    <w:rsid w:val="00377B9B"/>
    <w:rsid w:val="00377E9E"/>
    <w:rsid w:val="00377EDB"/>
    <w:rsid w:val="00377F0A"/>
    <w:rsid w:val="00377F0D"/>
    <w:rsid w:val="00377F3B"/>
    <w:rsid w:val="00377F9B"/>
    <w:rsid w:val="0038019F"/>
    <w:rsid w:val="003801B8"/>
    <w:rsid w:val="003801C6"/>
    <w:rsid w:val="003801F7"/>
    <w:rsid w:val="0038035F"/>
    <w:rsid w:val="003803B9"/>
    <w:rsid w:val="00380442"/>
    <w:rsid w:val="00380479"/>
    <w:rsid w:val="003804B1"/>
    <w:rsid w:val="003804F6"/>
    <w:rsid w:val="00380533"/>
    <w:rsid w:val="00380598"/>
    <w:rsid w:val="00380828"/>
    <w:rsid w:val="003808D8"/>
    <w:rsid w:val="00380A15"/>
    <w:rsid w:val="00380B2E"/>
    <w:rsid w:val="00380BE8"/>
    <w:rsid w:val="00380C12"/>
    <w:rsid w:val="00380C79"/>
    <w:rsid w:val="00380D1C"/>
    <w:rsid w:val="00380F67"/>
    <w:rsid w:val="00380FB2"/>
    <w:rsid w:val="003811F9"/>
    <w:rsid w:val="00381204"/>
    <w:rsid w:val="003812B8"/>
    <w:rsid w:val="00381319"/>
    <w:rsid w:val="00381333"/>
    <w:rsid w:val="003813AA"/>
    <w:rsid w:val="003813E2"/>
    <w:rsid w:val="003813F9"/>
    <w:rsid w:val="00381490"/>
    <w:rsid w:val="0038155A"/>
    <w:rsid w:val="003815D3"/>
    <w:rsid w:val="003816B2"/>
    <w:rsid w:val="0038173A"/>
    <w:rsid w:val="00381791"/>
    <w:rsid w:val="00381810"/>
    <w:rsid w:val="00381845"/>
    <w:rsid w:val="00381875"/>
    <w:rsid w:val="00381A06"/>
    <w:rsid w:val="00381CC7"/>
    <w:rsid w:val="00381CD0"/>
    <w:rsid w:val="00381D6A"/>
    <w:rsid w:val="00381DC0"/>
    <w:rsid w:val="00381DCA"/>
    <w:rsid w:val="00381DDD"/>
    <w:rsid w:val="00381EED"/>
    <w:rsid w:val="00382024"/>
    <w:rsid w:val="00382097"/>
    <w:rsid w:val="00382199"/>
    <w:rsid w:val="0038228A"/>
    <w:rsid w:val="003822B4"/>
    <w:rsid w:val="0038232A"/>
    <w:rsid w:val="0038237B"/>
    <w:rsid w:val="0038249B"/>
    <w:rsid w:val="0038261A"/>
    <w:rsid w:val="0038263B"/>
    <w:rsid w:val="00382642"/>
    <w:rsid w:val="00382729"/>
    <w:rsid w:val="0038278F"/>
    <w:rsid w:val="00382886"/>
    <w:rsid w:val="0038295E"/>
    <w:rsid w:val="00382ABD"/>
    <w:rsid w:val="00382B13"/>
    <w:rsid w:val="00382B30"/>
    <w:rsid w:val="00382B66"/>
    <w:rsid w:val="00382BA8"/>
    <w:rsid w:val="00382C54"/>
    <w:rsid w:val="00382DC6"/>
    <w:rsid w:val="00382E26"/>
    <w:rsid w:val="00382E70"/>
    <w:rsid w:val="00382F05"/>
    <w:rsid w:val="00383109"/>
    <w:rsid w:val="003831D3"/>
    <w:rsid w:val="003832BD"/>
    <w:rsid w:val="0038349C"/>
    <w:rsid w:val="003834E1"/>
    <w:rsid w:val="00383559"/>
    <w:rsid w:val="00383609"/>
    <w:rsid w:val="00383656"/>
    <w:rsid w:val="00383665"/>
    <w:rsid w:val="00383976"/>
    <w:rsid w:val="00383A72"/>
    <w:rsid w:val="00383CBF"/>
    <w:rsid w:val="00383CDC"/>
    <w:rsid w:val="00383D15"/>
    <w:rsid w:val="00383D64"/>
    <w:rsid w:val="00383EDB"/>
    <w:rsid w:val="00383F07"/>
    <w:rsid w:val="00383FFB"/>
    <w:rsid w:val="003840DB"/>
    <w:rsid w:val="00384100"/>
    <w:rsid w:val="00384256"/>
    <w:rsid w:val="003842EE"/>
    <w:rsid w:val="003842F9"/>
    <w:rsid w:val="00384338"/>
    <w:rsid w:val="003844A8"/>
    <w:rsid w:val="00384516"/>
    <w:rsid w:val="0038459D"/>
    <w:rsid w:val="0038477A"/>
    <w:rsid w:val="0038478C"/>
    <w:rsid w:val="003847AB"/>
    <w:rsid w:val="003849C4"/>
    <w:rsid w:val="00384BC8"/>
    <w:rsid w:val="00384BDF"/>
    <w:rsid w:val="00384C1D"/>
    <w:rsid w:val="00384D9F"/>
    <w:rsid w:val="00384DAF"/>
    <w:rsid w:val="00384F07"/>
    <w:rsid w:val="00384F4D"/>
    <w:rsid w:val="00384F9D"/>
    <w:rsid w:val="003850ED"/>
    <w:rsid w:val="00385129"/>
    <w:rsid w:val="00385209"/>
    <w:rsid w:val="00385265"/>
    <w:rsid w:val="00385380"/>
    <w:rsid w:val="0038540B"/>
    <w:rsid w:val="00385468"/>
    <w:rsid w:val="00385485"/>
    <w:rsid w:val="003854D8"/>
    <w:rsid w:val="00385573"/>
    <w:rsid w:val="003855DE"/>
    <w:rsid w:val="0038562B"/>
    <w:rsid w:val="00385665"/>
    <w:rsid w:val="00385695"/>
    <w:rsid w:val="00385734"/>
    <w:rsid w:val="00385887"/>
    <w:rsid w:val="0038588B"/>
    <w:rsid w:val="003858BD"/>
    <w:rsid w:val="003858FD"/>
    <w:rsid w:val="0038593A"/>
    <w:rsid w:val="00385A19"/>
    <w:rsid w:val="00385A7F"/>
    <w:rsid w:val="00385B40"/>
    <w:rsid w:val="00385C7E"/>
    <w:rsid w:val="00385C94"/>
    <w:rsid w:val="00385CCE"/>
    <w:rsid w:val="00385CD9"/>
    <w:rsid w:val="00385D42"/>
    <w:rsid w:val="00385D6C"/>
    <w:rsid w:val="00385D73"/>
    <w:rsid w:val="00385E26"/>
    <w:rsid w:val="00385E2D"/>
    <w:rsid w:val="00385E4E"/>
    <w:rsid w:val="0038608B"/>
    <w:rsid w:val="003860B2"/>
    <w:rsid w:val="00386108"/>
    <w:rsid w:val="0038621B"/>
    <w:rsid w:val="00386232"/>
    <w:rsid w:val="0038623D"/>
    <w:rsid w:val="00386333"/>
    <w:rsid w:val="00386404"/>
    <w:rsid w:val="003864C6"/>
    <w:rsid w:val="00386599"/>
    <w:rsid w:val="003865AE"/>
    <w:rsid w:val="0038663F"/>
    <w:rsid w:val="0038678F"/>
    <w:rsid w:val="003867AB"/>
    <w:rsid w:val="00386997"/>
    <w:rsid w:val="003869C0"/>
    <w:rsid w:val="00386A44"/>
    <w:rsid w:val="00386A5C"/>
    <w:rsid w:val="00386AA3"/>
    <w:rsid w:val="00386ADD"/>
    <w:rsid w:val="00386B90"/>
    <w:rsid w:val="00386E04"/>
    <w:rsid w:val="00386E4F"/>
    <w:rsid w:val="00386ECC"/>
    <w:rsid w:val="00386F3B"/>
    <w:rsid w:val="00386F66"/>
    <w:rsid w:val="00386FD2"/>
    <w:rsid w:val="0038709F"/>
    <w:rsid w:val="00387111"/>
    <w:rsid w:val="0038712D"/>
    <w:rsid w:val="0038715B"/>
    <w:rsid w:val="0038718A"/>
    <w:rsid w:val="00387191"/>
    <w:rsid w:val="003871A7"/>
    <w:rsid w:val="003871E3"/>
    <w:rsid w:val="0038722A"/>
    <w:rsid w:val="003872A8"/>
    <w:rsid w:val="0038731E"/>
    <w:rsid w:val="003873FA"/>
    <w:rsid w:val="00387471"/>
    <w:rsid w:val="003874DF"/>
    <w:rsid w:val="0038763D"/>
    <w:rsid w:val="00387693"/>
    <w:rsid w:val="003876BB"/>
    <w:rsid w:val="00387710"/>
    <w:rsid w:val="00387780"/>
    <w:rsid w:val="00387972"/>
    <w:rsid w:val="00387A04"/>
    <w:rsid w:val="00387A4D"/>
    <w:rsid w:val="00387A55"/>
    <w:rsid w:val="00387A6E"/>
    <w:rsid w:val="00387AA6"/>
    <w:rsid w:val="00387AC0"/>
    <w:rsid w:val="00387C08"/>
    <w:rsid w:val="00387DAB"/>
    <w:rsid w:val="00387DB6"/>
    <w:rsid w:val="00387E58"/>
    <w:rsid w:val="00387F57"/>
    <w:rsid w:val="00387FC1"/>
    <w:rsid w:val="00387FEE"/>
    <w:rsid w:val="003900A6"/>
    <w:rsid w:val="0039014F"/>
    <w:rsid w:val="003901F0"/>
    <w:rsid w:val="00390257"/>
    <w:rsid w:val="003903B6"/>
    <w:rsid w:val="003903C4"/>
    <w:rsid w:val="003903C6"/>
    <w:rsid w:val="00390419"/>
    <w:rsid w:val="0039043E"/>
    <w:rsid w:val="003904BB"/>
    <w:rsid w:val="00390532"/>
    <w:rsid w:val="003905B2"/>
    <w:rsid w:val="0039062B"/>
    <w:rsid w:val="0039064C"/>
    <w:rsid w:val="0039064D"/>
    <w:rsid w:val="00390820"/>
    <w:rsid w:val="00390862"/>
    <w:rsid w:val="0039088D"/>
    <w:rsid w:val="003908A3"/>
    <w:rsid w:val="0039091B"/>
    <w:rsid w:val="00390932"/>
    <w:rsid w:val="00390A7A"/>
    <w:rsid w:val="00390AA5"/>
    <w:rsid w:val="00390ABC"/>
    <w:rsid w:val="00390C0F"/>
    <w:rsid w:val="00390C5A"/>
    <w:rsid w:val="00390C95"/>
    <w:rsid w:val="00390CDA"/>
    <w:rsid w:val="00390E9A"/>
    <w:rsid w:val="00391125"/>
    <w:rsid w:val="0039117C"/>
    <w:rsid w:val="00391182"/>
    <w:rsid w:val="00391185"/>
    <w:rsid w:val="003911AE"/>
    <w:rsid w:val="003912A7"/>
    <w:rsid w:val="0039131A"/>
    <w:rsid w:val="0039133C"/>
    <w:rsid w:val="00391414"/>
    <w:rsid w:val="003914C4"/>
    <w:rsid w:val="003914ED"/>
    <w:rsid w:val="00391524"/>
    <w:rsid w:val="00391599"/>
    <w:rsid w:val="00391628"/>
    <w:rsid w:val="00391645"/>
    <w:rsid w:val="0039168B"/>
    <w:rsid w:val="0039173A"/>
    <w:rsid w:val="0039177A"/>
    <w:rsid w:val="0039179D"/>
    <w:rsid w:val="003917FA"/>
    <w:rsid w:val="00391914"/>
    <w:rsid w:val="0039193A"/>
    <w:rsid w:val="00391A3E"/>
    <w:rsid w:val="00391A77"/>
    <w:rsid w:val="00391AD3"/>
    <w:rsid w:val="00391B7D"/>
    <w:rsid w:val="00391BCD"/>
    <w:rsid w:val="00391C0F"/>
    <w:rsid w:val="00391C28"/>
    <w:rsid w:val="00391C3A"/>
    <w:rsid w:val="00391C3E"/>
    <w:rsid w:val="00391DCC"/>
    <w:rsid w:val="00391F0A"/>
    <w:rsid w:val="00391FC3"/>
    <w:rsid w:val="00391FC5"/>
    <w:rsid w:val="0039202A"/>
    <w:rsid w:val="00392102"/>
    <w:rsid w:val="003921BC"/>
    <w:rsid w:val="0039222F"/>
    <w:rsid w:val="00392244"/>
    <w:rsid w:val="00392438"/>
    <w:rsid w:val="003924B0"/>
    <w:rsid w:val="003924BA"/>
    <w:rsid w:val="00392638"/>
    <w:rsid w:val="003926E9"/>
    <w:rsid w:val="003927B0"/>
    <w:rsid w:val="003927CD"/>
    <w:rsid w:val="003927CE"/>
    <w:rsid w:val="0039282B"/>
    <w:rsid w:val="00392886"/>
    <w:rsid w:val="003928D0"/>
    <w:rsid w:val="00392943"/>
    <w:rsid w:val="0039294F"/>
    <w:rsid w:val="00392B58"/>
    <w:rsid w:val="00392CBC"/>
    <w:rsid w:val="00392D70"/>
    <w:rsid w:val="00392DFC"/>
    <w:rsid w:val="00392EAC"/>
    <w:rsid w:val="00392F30"/>
    <w:rsid w:val="00392FD9"/>
    <w:rsid w:val="0039307D"/>
    <w:rsid w:val="003930B1"/>
    <w:rsid w:val="0039316C"/>
    <w:rsid w:val="003931F9"/>
    <w:rsid w:val="003934C3"/>
    <w:rsid w:val="003934CF"/>
    <w:rsid w:val="003934E7"/>
    <w:rsid w:val="00393537"/>
    <w:rsid w:val="0039359D"/>
    <w:rsid w:val="0039368D"/>
    <w:rsid w:val="003936B5"/>
    <w:rsid w:val="00393783"/>
    <w:rsid w:val="003937B7"/>
    <w:rsid w:val="003937D1"/>
    <w:rsid w:val="003937D2"/>
    <w:rsid w:val="003938D0"/>
    <w:rsid w:val="00393990"/>
    <w:rsid w:val="00393C52"/>
    <w:rsid w:val="00393C6F"/>
    <w:rsid w:val="00393CA5"/>
    <w:rsid w:val="00393EAB"/>
    <w:rsid w:val="00393EE3"/>
    <w:rsid w:val="00393F00"/>
    <w:rsid w:val="00393F3C"/>
    <w:rsid w:val="003940AA"/>
    <w:rsid w:val="003941F0"/>
    <w:rsid w:val="00394283"/>
    <w:rsid w:val="003944BB"/>
    <w:rsid w:val="003944E9"/>
    <w:rsid w:val="00394610"/>
    <w:rsid w:val="00394622"/>
    <w:rsid w:val="0039465D"/>
    <w:rsid w:val="003946F3"/>
    <w:rsid w:val="003946F9"/>
    <w:rsid w:val="0039487B"/>
    <w:rsid w:val="00394881"/>
    <w:rsid w:val="00394889"/>
    <w:rsid w:val="00394893"/>
    <w:rsid w:val="003948A3"/>
    <w:rsid w:val="00394989"/>
    <w:rsid w:val="00394A31"/>
    <w:rsid w:val="00394A8F"/>
    <w:rsid w:val="00394AA2"/>
    <w:rsid w:val="00394C01"/>
    <w:rsid w:val="00394C02"/>
    <w:rsid w:val="00394C0B"/>
    <w:rsid w:val="00394C91"/>
    <w:rsid w:val="00394CA3"/>
    <w:rsid w:val="00394D01"/>
    <w:rsid w:val="00394DB3"/>
    <w:rsid w:val="00394F3F"/>
    <w:rsid w:val="00395053"/>
    <w:rsid w:val="00395097"/>
    <w:rsid w:val="003951F4"/>
    <w:rsid w:val="0039533E"/>
    <w:rsid w:val="0039548F"/>
    <w:rsid w:val="0039554C"/>
    <w:rsid w:val="0039565D"/>
    <w:rsid w:val="003957C1"/>
    <w:rsid w:val="00395849"/>
    <w:rsid w:val="00395869"/>
    <w:rsid w:val="00395A12"/>
    <w:rsid w:val="00395B0B"/>
    <w:rsid w:val="00395BB0"/>
    <w:rsid w:val="00395BC2"/>
    <w:rsid w:val="00395BE3"/>
    <w:rsid w:val="00395C7A"/>
    <w:rsid w:val="00395D90"/>
    <w:rsid w:val="00395DE5"/>
    <w:rsid w:val="00395FF3"/>
    <w:rsid w:val="00396043"/>
    <w:rsid w:val="0039610B"/>
    <w:rsid w:val="0039627E"/>
    <w:rsid w:val="0039631C"/>
    <w:rsid w:val="00396558"/>
    <w:rsid w:val="003965AE"/>
    <w:rsid w:val="0039666E"/>
    <w:rsid w:val="00396696"/>
    <w:rsid w:val="00396771"/>
    <w:rsid w:val="0039679F"/>
    <w:rsid w:val="003967CB"/>
    <w:rsid w:val="003967EC"/>
    <w:rsid w:val="00396880"/>
    <w:rsid w:val="0039696C"/>
    <w:rsid w:val="0039697D"/>
    <w:rsid w:val="003969A5"/>
    <w:rsid w:val="003969B3"/>
    <w:rsid w:val="003969CB"/>
    <w:rsid w:val="00396AA5"/>
    <w:rsid w:val="00396AC9"/>
    <w:rsid w:val="00396B36"/>
    <w:rsid w:val="00396BBF"/>
    <w:rsid w:val="00396C2A"/>
    <w:rsid w:val="00396C64"/>
    <w:rsid w:val="00396C8D"/>
    <w:rsid w:val="00396F57"/>
    <w:rsid w:val="00396FF3"/>
    <w:rsid w:val="003971CC"/>
    <w:rsid w:val="003972A4"/>
    <w:rsid w:val="003973DB"/>
    <w:rsid w:val="00397445"/>
    <w:rsid w:val="0039746B"/>
    <w:rsid w:val="00397491"/>
    <w:rsid w:val="003974DE"/>
    <w:rsid w:val="00397529"/>
    <w:rsid w:val="0039758C"/>
    <w:rsid w:val="003975A6"/>
    <w:rsid w:val="003975C0"/>
    <w:rsid w:val="003975D0"/>
    <w:rsid w:val="003976AF"/>
    <w:rsid w:val="00397717"/>
    <w:rsid w:val="00397807"/>
    <w:rsid w:val="00397846"/>
    <w:rsid w:val="003978C4"/>
    <w:rsid w:val="003978D7"/>
    <w:rsid w:val="003979CB"/>
    <w:rsid w:val="003979EE"/>
    <w:rsid w:val="00397A1F"/>
    <w:rsid w:val="00397A60"/>
    <w:rsid w:val="00397A92"/>
    <w:rsid w:val="00397A94"/>
    <w:rsid w:val="00397B01"/>
    <w:rsid w:val="00397B35"/>
    <w:rsid w:val="00397C81"/>
    <w:rsid w:val="00397D53"/>
    <w:rsid w:val="00397D99"/>
    <w:rsid w:val="00397EAD"/>
    <w:rsid w:val="00397ED8"/>
    <w:rsid w:val="003A0018"/>
    <w:rsid w:val="003A0022"/>
    <w:rsid w:val="003A0093"/>
    <w:rsid w:val="003A00D5"/>
    <w:rsid w:val="003A0155"/>
    <w:rsid w:val="003A0158"/>
    <w:rsid w:val="003A02A1"/>
    <w:rsid w:val="003A037D"/>
    <w:rsid w:val="003A03B0"/>
    <w:rsid w:val="003A03FC"/>
    <w:rsid w:val="003A044B"/>
    <w:rsid w:val="003A0454"/>
    <w:rsid w:val="003A046F"/>
    <w:rsid w:val="003A0539"/>
    <w:rsid w:val="003A053D"/>
    <w:rsid w:val="003A0616"/>
    <w:rsid w:val="003A0740"/>
    <w:rsid w:val="003A07F9"/>
    <w:rsid w:val="003A07FC"/>
    <w:rsid w:val="003A08EF"/>
    <w:rsid w:val="003A090C"/>
    <w:rsid w:val="003A09A2"/>
    <w:rsid w:val="003A0A30"/>
    <w:rsid w:val="003A0B24"/>
    <w:rsid w:val="003A0BC9"/>
    <w:rsid w:val="003A0CA2"/>
    <w:rsid w:val="003A0CA3"/>
    <w:rsid w:val="003A0D61"/>
    <w:rsid w:val="003A0EB0"/>
    <w:rsid w:val="003A0F39"/>
    <w:rsid w:val="003A109B"/>
    <w:rsid w:val="003A10EF"/>
    <w:rsid w:val="003A1116"/>
    <w:rsid w:val="003A1350"/>
    <w:rsid w:val="003A13AE"/>
    <w:rsid w:val="003A1492"/>
    <w:rsid w:val="003A159F"/>
    <w:rsid w:val="003A15A7"/>
    <w:rsid w:val="003A1666"/>
    <w:rsid w:val="003A17AE"/>
    <w:rsid w:val="003A1804"/>
    <w:rsid w:val="003A18FC"/>
    <w:rsid w:val="003A1997"/>
    <w:rsid w:val="003A19C6"/>
    <w:rsid w:val="003A19E2"/>
    <w:rsid w:val="003A1B11"/>
    <w:rsid w:val="003A1BC4"/>
    <w:rsid w:val="003A1C2D"/>
    <w:rsid w:val="003A1C4F"/>
    <w:rsid w:val="003A1D4B"/>
    <w:rsid w:val="003A1D72"/>
    <w:rsid w:val="003A1F1A"/>
    <w:rsid w:val="003A1FF5"/>
    <w:rsid w:val="003A2067"/>
    <w:rsid w:val="003A20D3"/>
    <w:rsid w:val="003A2150"/>
    <w:rsid w:val="003A21F7"/>
    <w:rsid w:val="003A22D5"/>
    <w:rsid w:val="003A23B3"/>
    <w:rsid w:val="003A23CB"/>
    <w:rsid w:val="003A2405"/>
    <w:rsid w:val="003A2412"/>
    <w:rsid w:val="003A24D3"/>
    <w:rsid w:val="003A2562"/>
    <w:rsid w:val="003A265B"/>
    <w:rsid w:val="003A2667"/>
    <w:rsid w:val="003A2697"/>
    <w:rsid w:val="003A28CC"/>
    <w:rsid w:val="003A2997"/>
    <w:rsid w:val="003A29BC"/>
    <w:rsid w:val="003A2AB0"/>
    <w:rsid w:val="003A2AE7"/>
    <w:rsid w:val="003A2BE3"/>
    <w:rsid w:val="003A2CDB"/>
    <w:rsid w:val="003A2E78"/>
    <w:rsid w:val="003A2FFA"/>
    <w:rsid w:val="003A301A"/>
    <w:rsid w:val="003A3081"/>
    <w:rsid w:val="003A3213"/>
    <w:rsid w:val="003A3317"/>
    <w:rsid w:val="003A3388"/>
    <w:rsid w:val="003A3465"/>
    <w:rsid w:val="003A34FA"/>
    <w:rsid w:val="003A3527"/>
    <w:rsid w:val="003A359C"/>
    <w:rsid w:val="003A35BF"/>
    <w:rsid w:val="003A369B"/>
    <w:rsid w:val="003A37A1"/>
    <w:rsid w:val="003A3895"/>
    <w:rsid w:val="003A392F"/>
    <w:rsid w:val="003A3ABE"/>
    <w:rsid w:val="003A3B01"/>
    <w:rsid w:val="003A3BB6"/>
    <w:rsid w:val="003A3C43"/>
    <w:rsid w:val="003A3CD0"/>
    <w:rsid w:val="003A3D0C"/>
    <w:rsid w:val="003A3F11"/>
    <w:rsid w:val="003A4168"/>
    <w:rsid w:val="003A4265"/>
    <w:rsid w:val="003A42C6"/>
    <w:rsid w:val="003A43E0"/>
    <w:rsid w:val="003A44F1"/>
    <w:rsid w:val="003A44F6"/>
    <w:rsid w:val="003A450D"/>
    <w:rsid w:val="003A459F"/>
    <w:rsid w:val="003A45BF"/>
    <w:rsid w:val="003A4631"/>
    <w:rsid w:val="003A46C4"/>
    <w:rsid w:val="003A4879"/>
    <w:rsid w:val="003A48E4"/>
    <w:rsid w:val="003A49A6"/>
    <w:rsid w:val="003A49DA"/>
    <w:rsid w:val="003A4CFA"/>
    <w:rsid w:val="003A4D13"/>
    <w:rsid w:val="003A4DC2"/>
    <w:rsid w:val="003A4DED"/>
    <w:rsid w:val="003A4EA6"/>
    <w:rsid w:val="003A4FA1"/>
    <w:rsid w:val="003A5217"/>
    <w:rsid w:val="003A52B1"/>
    <w:rsid w:val="003A538D"/>
    <w:rsid w:val="003A53EC"/>
    <w:rsid w:val="003A5490"/>
    <w:rsid w:val="003A572B"/>
    <w:rsid w:val="003A572D"/>
    <w:rsid w:val="003A58A2"/>
    <w:rsid w:val="003A58B9"/>
    <w:rsid w:val="003A5A6E"/>
    <w:rsid w:val="003A5AD1"/>
    <w:rsid w:val="003A5C65"/>
    <w:rsid w:val="003A5C7C"/>
    <w:rsid w:val="003A5CF2"/>
    <w:rsid w:val="003A5D72"/>
    <w:rsid w:val="003A5E04"/>
    <w:rsid w:val="003A5EF1"/>
    <w:rsid w:val="003A5F25"/>
    <w:rsid w:val="003A5FCD"/>
    <w:rsid w:val="003A612E"/>
    <w:rsid w:val="003A61A0"/>
    <w:rsid w:val="003A6260"/>
    <w:rsid w:val="003A62DD"/>
    <w:rsid w:val="003A62EF"/>
    <w:rsid w:val="003A6333"/>
    <w:rsid w:val="003A6353"/>
    <w:rsid w:val="003A6387"/>
    <w:rsid w:val="003A63B3"/>
    <w:rsid w:val="003A64A0"/>
    <w:rsid w:val="003A658B"/>
    <w:rsid w:val="003A65FC"/>
    <w:rsid w:val="003A6668"/>
    <w:rsid w:val="003A668F"/>
    <w:rsid w:val="003A6789"/>
    <w:rsid w:val="003A683F"/>
    <w:rsid w:val="003A6A27"/>
    <w:rsid w:val="003A6AB6"/>
    <w:rsid w:val="003A6AF6"/>
    <w:rsid w:val="003A6B22"/>
    <w:rsid w:val="003A6BCC"/>
    <w:rsid w:val="003A6F65"/>
    <w:rsid w:val="003A6FB0"/>
    <w:rsid w:val="003A6FE5"/>
    <w:rsid w:val="003A7016"/>
    <w:rsid w:val="003A707C"/>
    <w:rsid w:val="003A7088"/>
    <w:rsid w:val="003A708C"/>
    <w:rsid w:val="003A7144"/>
    <w:rsid w:val="003A7156"/>
    <w:rsid w:val="003A7162"/>
    <w:rsid w:val="003A7260"/>
    <w:rsid w:val="003A726B"/>
    <w:rsid w:val="003A72C3"/>
    <w:rsid w:val="003A732F"/>
    <w:rsid w:val="003A738B"/>
    <w:rsid w:val="003A73AE"/>
    <w:rsid w:val="003A745F"/>
    <w:rsid w:val="003A74A3"/>
    <w:rsid w:val="003A74FB"/>
    <w:rsid w:val="003A75E8"/>
    <w:rsid w:val="003A75F5"/>
    <w:rsid w:val="003A76A7"/>
    <w:rsid w:val="003A777A"/>
    <w:rsid w:val="003A77AB"/>
    <w:rsid w:val="003A79CC"/>
    <w:rsid w:val="003A7A1E"/>
    <w:rsid w:val="003A7A28"/>
    <w:rsid w:val="003A7A7A"/>
    <w:rsid w:val="003A7AC2"/>
    <w:rsid w:val="003A7BFD"/>
    <w:rsid w:val="003A7C1C"/>
    <w:rsid w:val="003A7C5B"/>
    <w:rsid w:val="003A7CAC"/>
    <w:rsid w:val="003A7CF9"/>
    <w:rsid w:val="003A7D32"/>
    <w:rsid w:val="003A7D45"/>
    <w:rsid w:val="003A7E91"/>
    <w:rsid w:val="003A7F18"/>
    <w:rsid w:val="003A7F48"/>
    <w:rsid w:val="003A7F73"/>
    <w:rsid w:val="003A7FFA"/>
    <w:rsid w:val="003B004B"/>
    <w:rsid w:val="003B0074"/>
    <w:rsid w:val="003B0083"/>
    <w:rsid w:val="003B00DE"/>
    <w:rsid w:val="003B0323"/>
    <w:rsid w:val="003B032E"/>
    <w:rsid w:val="003B03C3"/>
    <w:rsid w:val="003B0401"/>
    <w:rsid w:val="003B0432"/>
    <w:rsid w:val="003B053F"/>
    <w:rsid w:val="003B0586"/>
    <w:rsid w:val="003B0650"/>
    <w:rsid w:val="003B065B"/>
    <w:rsid w:val="003B08EA"/>
    <w:rsid w:val="003B0924"/>
    <w:rsid w:val="003B0951"/>
    <w:rsid w:val="003B09E5"/>
    <w:rsid w:val="003B09F3"/>
    <w:rsid w:val="003B0A40"/>
    <w:rsid w:val="003B0A61"/>
    <w:rsid w:val="003B0AA3"/>
    <w:rsid w:val="003B0B1A"/>
    <w:rsid w:val="003B0B87"/>
    <w:rsid w:val="003B0BAC"/>
    <w:rsid w:val="003B0EBB"/>
    <w:rsid w:val="003B0EF9"/>
    <w:rsid w:val="003B0FA7"/>
    <w:rsid w:val="003B0FFC"/>
    <w:rsid w:val="003B1013"/>
    <w:rsid w:val="003B1074"/>
    <w:rsid w:val="003B116B"/>
    <w:rsid w:val="003B1175"/>
    <w:rsid w:val="003B118D"/>
    <w:rsid w:val="003B11B6"/>
    <w:rsid w:val="003B11BC"/>
    <w:rsid w:val="003B11EA"/>
    <w:rsid w:val="003B136C"/>
    <w:rsid w:val="003B137E"/>
    <w:rsid w:val="003B1412"/>
    <w:rsid w:val="003B149D"/>
    <w:rsid w:val="003B168E"/>
    <w:rsid w:val="003B19D0"/>
    <w:rsid w:val="003B19FF"/>
    <w:rsid w:val="003B1B52"/>
    <w:rsid w:val="003B1D89"/>
    <w:rsid w:val="003B1DA2"/>
    <w:rsid w:val="003B1DE6"/>
    <w:rsid w:val="003B1E10"/>
    <w:rsid w:val="003B1EB0"/>
    <w:rsid w:val="003B1F47"/>
    <w:rsid w:val="003B2093"/>
    <w:rsid w:val="003B2189"/>
    <w:rsid w:val="003B219D"/>
    <w:rsid w:val="003B21BE"/>
    <w:rsid w:val="003B21D2"/>
    <w:rsid w:val="003B2244"/>
    <w:rsid w:val="003B231E"/>
    <w:rsid w:val="003B2369"/>
    <w:rsid w:val="003B23DF"/>
    <w:rsid w:val="003B24EA"/>
    <w:rsid w:val="003B255A"/>
    <w:rsid w:val="003B25C6"/>
    <w:rsid w:val="003B2698"/>
    <w:rsid w:val="003B2744"/>
    <w:rsid w:val="003B2752"/>
    <w:rsid w:val="003B277A"/>
    <w:rsid w:val="003B278B"/>
    <w:rsid w:val="003B27EA"/>
    <w:rsid w:val="003B2802"/>
    <w:rsid w:val="003B281C"/>
    <w:rsid w:val="003B28A5"/>
    <w:rsid w:val="003B2909"/>
    <w:rsid w:val="003B2915"/>
    <w:rsid w:val="003B292C"/>
    <w:rsid w:val="003B2940"/>
    <w:rsid w:val="003B2998"/>
    <w:rsid w:val="003B29CF"/>
    <w:rsid w:val="003B2A38"/>
    <w:rsid w:val="003B2AD4"/>
    <w:rsid w:val="003B2C60"/>
    <w:rsid w:val="003B2CD6"/>
    <w:rsid w:val="003B2D5F"/>
    <w:rsid w:val="003B2DA0"/>
    <w:rsid w:val="003B2DA6"/>
    <w:rsid w:val="003B2DEA"/>
    <w:rsid w:val="003B2E30"/>
    <w:rsid w:val="003B2E3E"/>
    <w:rsid w:val="003B301A"/>
    <w:rsid w:val="003B303C"/>
    <w:rsid w:val="003B3074"/>
    <w:rsid w:val="003B309D"/>
    <w:rsid w:val="003B30AF"/>
    <w:rsid w:val="003B30E7"/>
    <w:rsid w:val="003B3139"/>
    <w:rsid w:val="003B314D"/>
    <w:rsid w:val="003B3174"/>
    <w:rsid w:val="003B3445"/>
    <w:rsid w:val="003B3451"/>
    <w:rsid w:val="003B345C"/>
    <w:rsid w:val="003B34C0"/>
    <w:rsid w:val="003B34C4"/>
    <w:rsid w:val="003B3537"/>
    <w:rsid w:val="003B3576"/>
    <w:rsid w:val="003B358E"/>
    <w:rsid w:val="003B35AB"/>
    <w:rsid w:val="003B376C"/>
    <w:rsid w:val="003B380B"/>
    <w:rsid w:val="003B3B4F"/>
    <w:rsid w:val="003B3B8B"/>
    <w:rsid w:val="003B3BD1"/>
    <w:rsid w:val="003B3DA8"/>
    <w:rsid w:val="003B3DDC"/>
    <w:rsid w:val="003B3DDE"/>
    <w:rsid w:val="003B3EBB"/>
    <w:rsid w:val="003B3F8B"/>
    <w:rsid w:val="003B3FA0"/>
    <w:rsid w:val="003B3FD7"/>
    <w:rsid w:val="003B4050"/>
    <w:rsid w:val="003B4086"/>
    <w:rsid w:val="003B40D2"/>
    <w:rsid w:val="003B40E1"/>
    <w:rsid w:val="003B4119"/>
    <w:rsid w:val="003B41F7"/>
    <w:rsid w:val="003B4218"/>
    <w:rsid w:val="003B446C"/>
    <w:rsid w:val="003B4708"/>
    <w:rsid w:val="003B474B"/>
    <w:rsid w:val="003B4779"/>
    <w:rsid w:val="003B484F"/>
    <w:rsid w:val="003B486B"/>
    <w:rsid w:val="003B4922"/>
    <w:rsid w:val="003B4AAB"/>
    <w:rsid w:val="003B4BC9"/>
    <w:rsid w:val="003B4BF8"/>
    <w:rsid w:val="003B4E13"/>
    <w:rsid w:val="003B4F1B"/>
    <w:rsid w:val="003B509D"/>
    <w:rsid w:val="003B5177"/>
    <w:rsid w:val="003B51D8"/>
    <w:rsid w:val="003B534E"/>
    <w:rsid w:val="003B5392"/>
    <w:rsid w:val="003B539C"/>
    <w:rsid w:val="003B5419"/>
    <w:rsid w:val="003B5439"/>
    <w:rsid w:val="003B54B0"/>
    <w:rsid w:val="003B54E7"/>
    <w:rsid w:val="003B55D4"/>
    <w:rsid w:val="003B5696"/>
    <w:rsid w:val="003B5727"/>
    <w:rsid w:val="003B572E"/>
    <w:rsid w:val="003B5790"/>
    <w:rsid w:val="003B581D"/>
    <w:rsid w:val="003B5870"/>
    <w:rsid w:val="003B5886"/>
    <w:rsid w:val="003B59E9"/>
    <w:rsid w:val="003B5B01"/>
    <w:rsid w:val="003B5B22"/>
    <w:rsid w:val="003B5B2F"/>
    <w:rsid w:val="003B5DCD"/>
    <w:rsid w:val="003B5DF2"/>
    <w:rsid w:val="003B5E4F"/>
    <w:rsid w:val="003B5E7C"/>
    <w:rsid w:val="003B5E96"/>
    <w:rsid w:val="003B5EEF"/>
    <w:rsid w:val="003B5EFC"/>
    <w:rsid w:val="003B5EFF"/>
    <w:rsid w:val="003B5F67"/>
    <w:rsid w:val="003B60E8"/>
    <w:rsid w:val="003B60F2"/>
    <w:rsid w:val="003B615B"/>
    <w:rsid w:val="003B6170"/>
    <w:rsid w:val="003B6297"/>
    <w:rsid w:val="003B62C9"/>
    <w:rsid w:val="003B633A"/>
    <w:rsid w:val="003B6372"/>
    <w:rsid w:val="003B6598"/>
    <w:rsid w:val="003B6783"/>
    <w:rsid w:val="003B6825"/>
    <w:rsid w:val="003B6834"/>
    <w:rsid w:val="003B68A8"/>
    <w:rsid w:val="003B698A"/>
    <w:rsid w:val="003B6A0C"/>
    <w:rsid w:val="003B6A48"/>
    <w:rsid w:val="003B6A6C"/>
    <w:rsid w:val="003B6A87"/>
    <w:rsid w:val="003B6AD4"/>
    <w:rsid w:val="003B6AD8"/>
    <w:rsid w:val="003B6C0C"/>
    <w:rsid w:val="003B6D1D"/>
    <w:rsid w:val="003B6D43"/>
    <w:rsid w:val="003B6D5A"/>
    <w:rsid w:val="003B6E03"/>
    <w:rsid w:val="003B6E6A"/>
    <w:rsid w:val="003B6E74"/>
    <w:rsid w:val="003B6F01"/>
    <w:rsid w:val="003B701E"/>
    <w:rsid w:val="003B70B2"/>
    <w:rsid w:val="003B715D"/>
    <w:rsid w:val="003B7223"/>
    <w:rsid w:val="003B7292"/>
    <w:rsid w:val="003B747B"/>
    <w:rsid w:val="003B751F"/>
    <w:rsid w:val="003B75C7"/>
    <w:rsid w:val="003B7663"/>
    <w:rsid w:val="003B7676"/>
    <w:rsid w:val="003B76A3"/>
    <w:rsid w:val="003B7753"/>
    <w:rsid w:val="003B77F2"/>
    <w:rsid w:val="003B7803"/>
    <w:rsid w:val="003B782B"/>
    <w:rsid w:val="003B7839"/>
    <w:rsid w:val="003B78AD"/>
    <w:rsid w:val="003B795D"/>
    <w:rsid w:val="003B79F2"/>
    <w:rsid w:val="003B7AA3"/>
    <w:rsid w:val="003B7EAD"/>
    <w:rsid w:val="003B7ED6"/>
    <w:rsid w:val="003B7FBF"/>
    <w:rsid w:val="003B7FCB"/>
    <w:rsid w:val="003C0011"/>
    <w:rsid w:val="003C0091"/>
    <w:rsid w:val="003C00B7"/>
    <w:rsid w:val="003C0140"/>
    <w:rsid w:val="003C017F"/>
    <w:rsid w:val="003C01EE"/>
    <w:rsid w:val="003C0280"/>
    <w:rsid w:val="003C0382"/>
    <w:rsid w:val="003C046A"/>
    <w:rsid w:val="003C06C7"/>
    <w:rsid w:val="003C06D5"/>
    <w:rsid w:val="003C075A"/>
    <w:rsid w:val="003C075E"/>
    <w:rsid w:val="003C0798"/>
    <w:rsid w:val="003C080C"/>
    <w:rsid w:val="003C095E"/>
    <w:rsid w:val="003C09FF"/>
    <w:rsid w:val="003C0A07"/>
    <w:rsid w:val="003C0A38"/>
    <w:rsid w:val="003C0C9E"/>
    <w:rsid w:val="003C0D25"/>
    <w:rsid w:val="003C0F6F"/>
    <w:rsid w:val="003C10F7"/>
    <w:rsid w:val="003C1169"/>
    <w:rsid w:val="003C1179"/>
    <w:rsid w:val="003C11D8"/>
    <w:rsid w:val="003C123C"/>
    <w:rsid w:val="003C1494"/>
    <w:rsid w:val="003C14F6"/>
    <w:rsid w:val="003C1517"/>
    <w:rsid w:val="003C15AE"/>
    <w:rsid w:val="003C1696"/>
    <w:rsid w:val="003C1781"/>
    <w:rsid w:val="003C1843"/>
    <w:rsid w:val="003C1856"/>
    <w:rsid w:val="003C1933"/>
    <w:rsid w:val="003C19A0"/>
    <w:rsid w:val="003C19A8"/>
    <w:rsid w:val="003C1A09"/>
    <w:rsid w:val="003C1AD7"/>
    <w:rsid w:val="003C1C91"/>
    <w:rsid w:val="003C1CD7"/>
    <w:rsid w:val="003C1DCB"/>
    <w:rsid w:val="003C1F0F"/>
    <w:rsid w:val="003C1FE4"/>
    <w:rsid w:val="003C1FF5"/>
    <w:rsid w:val="003C20B1"/>
    <w:rsid w:val="003C214E"/>
    <w:rsid w:val="003C2161"/>
    <w:rsid w:val="003C22A4"/>
    <w:rsid w:val="003C2321"/>
    <w:rsid w:val="003C2337"/>
    <w:rsid w:val="003C2362"/>
    <w:rsid w:val="003C2364"/>
    <w:rsid w:val="003C2367"/>
    <w:rsid w:val="003C238E"/>
    <w:rsid w:val="003C23C7"/>
    <w:rsid w:val="003C2479"/>
    <w:rsid w:val="003C2486"/>
    <w:rsid w:val="003C24A6"/>
    <w:rsid w:val="003C24B3"/>
    <w:rsid w:val="003C24FE"/>
    <w:rsid w:val="003C2505"/>
    <w:rsid w:val="003C25B4"/>
    <w:rsid w:val="003C2604"/>
    <w:rsid w:val="003C2612"/>
    <w:rsid w:val="003C2625"/>
    <w:rsid w:val="003C270A"/>
    <w:rsid w:val="003C2771"/>
    <w:rsid w:val="003C27D1"/>
    <w:rsid w:val="003C282B"/>
    <w:rsid w:val="003C28F1"/>
    <w:rsid w:val="003C296A"/>
    <w:rsid w:val="003C2A25"/>
    <w:rsid w:val="003C2AB6"/>
    <w:rsid w:val="003C2AD4"/>
    <w:rsid w:val="003C2B40"/>
    <w:rsid w:val="003C2BC9"/>
    <w:rsid w:val="003C2BCE"/>
    <w:rsid w:val="003C2C25"/>
    <w:rsid w:val="003C2C28"/>
    <w:rsid w:val="003C2C49"/>
    <w:rsid w:val="003C2C76"/>
    <w:rsid w:val="003C2D23"/>
    <w:rsid w:val="003C2EEE"/>
    <w:rsid w:val="003C2FBA"/>
    <w:rsid w:val="003C311E"/>
    <w:rsid w:val="003C31D3"/>
    <w:rsid w:val="003C3252"/>
    <w:rsid w:val="003C326C"/>
    <w:rsid w:val="003C3380"/>
    <w:rsid w:val="003C3426"/>
    <w:rsid w:val="003C3538"/>
    <w:rsid w:val="003C367B"/>
    <w:rsid w:val="003C367D"/>
    <w:rsid w:val="003C36C2"/>
    <w:rsid w:val="003C37AB"/>
    <w:rsid w:val="003C38A2"/>
    <w:rsid w:val="003C3902"/>
    <w:rsid w:val="003C3924"/>
    <w:rsid w:val="003C3929"/>
    <w:rsid w:val="003C3B58"/>
    <w:rsid w:val="003C3C5A"/>
    <w:rsid w:val="003C3C95"/>
    <w:rsid w:val="003C3CD1"/>
    <w:rsid w:val="003C3D86"/>
    <w:rsid w:val="003C3DAE"/>
    <w:rsid w:val="003C3DE0"/>
    <w:rsid w:val="003C3DF6"/>
    <w:rsid w:val="003C3E20"/>
    <w:rsid w:val="003C3E54"/>
    <w:rsid w:val="003C3F7C"/>
    <w:rsid w:val="003C3F9B"/>
    <w:rsid w:val="003C3FA7"/>
    <w:rsid w:val="003C4022"/>
    <w:rsid w:val="003C404B"/>
    <w:rsid w:val="003C4062"/>
    <w:rsid w:val="003C40E5"/>
    <w:rsid w:val="003C410A"/>
    <w:rsid w:val="003C4115"/>
    <w:rsid w:val="003C4140"/>
    <w:rsid w:val="003C41F4"/>
    <w:rsid w:val="003C4336"/>
    <w:rsid w:val="003C4354"/>
    <w:rsid w:val="003C436C"/>
    <w:rsid w:val="003C4406"/>
    <w:rsid w:val="003C4409"/>
    <w:rsid w:val="003C44D5"/>
    <w:rsid w:val="003C4651"/>
    <w:rsid w:val="003C465D"/>
    <w:rsid w:val="003C46FC"/>
    <w:rsid w:val="003C47E9"/>
    <w:rsid w:val="003C47EF"/>
    <w:rsid w:val="003C4839"/>
    <w:rsid w:val="003C483B"/>
    <w:rsid w:val="003C4883"/>
    <w:rsid w:val="003C48B5"/>
    <w:rsid w:val="003C48F3"/>
    <w:rsid w:val="003C496D"/>
    <w:rsid w:val="003C4970"/>
    <w:rsid w:val="003C4BC5"/>
    <w:rsid w:val="003C4BC9"/>
    <w:rsid w:val="003C4D55"/>
    <w:rsid w:val="003C4DBE"/>
    <w:rsid w:val="003C4E12"/>
    <w:rsid w:val="003C4E7D"/>
    <w:rsid w:val="003C4E9F"/>
    <w:rsid w:val="003C4FBB"/>
    <w:rsid w:val="003C4FF4"/>
    <w:rsid w:val="003C5013"/>
    <w:rsid w:val="003C5150"/>
    <w:rsid w:val="003C516C"/>
    <w:rsid w:val="003C5243"/>
    <w:rsid w:val="003C526B"/>
    <w:rsid w:val="003C5377"/>
    <w:rsid w:val="003C53BF"/>
    <w:rsid w:val="003C54A0"/>
    <w:rsid w:val="003C54AE"/>
    <w:rsid w:val="003C54CC"/>
    <w:rsid w:val="003C55A3"/>
    <w:rsid w:val="003C55CF"/>
    <w:rsid w:val="003C56A8"/>
    <w:rsid w:val="003C5740"/>
    <w:rsid w:val="003C575A"/>
    <w:rsid w:val="003C57AF"/>
    <w:rsid w:val="003C57BB"/>
    <w:rsid w:val="003C588E"/>
    <w:rsid w:val="003C59B2"/>
    <w:rsid w:val="003C5A64"/>
    <w:rsid w:val="003C5A8C"/>
    <w:rsid w:val="003C5AF9"/>
    <w:rsid w:val="003C5B27"/>
    <w:rsid w:val="003C5B51"/>
    <w:rsid w:val="003C5C4A"/>
    <w:rsid w:val="003C5C54"/>
    <w:rsid w:val="003C5CE0"/>
    <w:rsid w:val="003C5D89"/>
    <w:rsid w:val="003C5DE9"/>
    <w:rsid w:val="003C5E77"/>
    <w:rsid w:val="003C5EB1"/>
    <w:rsid w:val="003C6101"/>
    <w:rsid w:val="003C612B"/>
    <w:rsid w:val="003C6252"/>
    <w:rsid w:val="003C6266"/>
    <w:rsid w:val="003C62CF"/>
    <w:rsid w:val="003C6312"/>
    <w:rsid w:val="003C6314"/>
    <w:rsid w:val="003C633F"/>
    <w:rsid w:val="003C643A"/>
    <w:rsid w:val="003C6493"/>
    <w:rsid w:val="003C64FE"/>
    <w:rsid w:val="003C657B"/>
    <w:rsid w:val="003C6621"/>
    <w:rsid w:val="003C67E4"/>
    <w:rsid w:val="003C6857"/>
    <w:rsid w:val="003C68A8"/>
    <w:rsid w:val="003C68E9"/>
    <w:rsid w:val="003C69AD"/>
    <w:rsid w:val="003C69BD"/>
    <w:rsid w:val="003C6A0C"/>
    <w:rsid w:val="003C6A98"/>
    <w:rsid w:val="003C6AD5"/>
    <w:rsid w:val="003C6AEE"/>
    <w:rsid w:val="003C6B9D"/>
    <w:rsid w:val="003C6C3A"/>
    <w:rsid w:val="003C6CAD"/>
    <w:rsid w:val="003C6CFD"/>
    <w:rsid w:val="003C6D4A"/>
    <w:rsid w:val="003C6E21"/>
    <w:rsid w:val="003C6E48"/>
    <w:rsid w:val="003C7028"/>
    <w:rsid w:val="003C7142"/>
    <w:rsid w:val="003C71B3"/>
    <w:rsid w:val="003C727E"/>
    <w:rsid w:val="003C75A5"/>
    <w:rsid w:val="003C75A7"/>
    <w:rsid w:val="003C75F9"/>
    <w:rsid w:val="003C7676"/>
    <w:rsid w:val="003C76F5"/>
    <w:rsid w:val="003C7710"/>
    <w:rsid w:val="003C7787"/>
    <w:rsid w:val="003C77D9"/>
    <w:rsid w:val="003C78D8"/>
    <w:rsid w:val="003C792B"/>
    <w:rsid w:val="003C7A37"/>
    <w:rsid w:val="003C7A86"/>
    <w:rsid w:val="003C7ABB"/>
    <w:rsid w:val="003C7ABD"/>
    <w:rsid w:val="003C7AEB"/>
    <w:rsid w:val="003C7B8B"/>
    <w:rsid w:val="003C7C9E"/>
    <w:rsid w:val="003C7CBF"/>
    <w:rsid w:val="003C7CC4"/>
    <w:rsid w:val="003C7D66"/>
    <w:rsid w:val="003C7D6B"/>
    <w:rsid w:val="003C7DCD"/>
    <w:rsid w:val="003C7DE2"/>
    <w:rsid w:val="003C7F0E"/>
    <w:rsid w:val="003C7F13"/>
    <w:rsid w:val="003C7FA3"/>
    <w:rsid w:val="003D0022"/>
    <w:rsid w:val="003D0162"/>
    <w:rsid w:val="003D02B2"/>
    <w:rsid w:val="003D0395"/>
    <w:rsid w:val="003D0420"/>
    <w:rsid w:val="003D0465"/>
    <w:rsid w:val="003D049B"/>
    <w:rsid w:val="003D04E9"/>
    <w:rsid w:val="003D0511"/>
    <w:rsid w:val="003D0687"/>
    <w:rsid w:val="003D07F2"/>
    <w:rsid w:val="003D0984"/>
    <w:rsid w:val="003D0A92"/>
    <w:rsid w:val="003D0B43"/>
    <w:rsid w:val="003D0B7A"/>
    <w:rsid w:val="003D0BEC"/>
    <w:rsid w:val="003D0C6B"/>
    <w:rsid w:val="003D0DD4"/>
    <w:rsid w:val="003D0E2D"/>
    <w:rsid w:val="003D0E7A"/>
    <w:rsid w:val="003D0F1C"/>
    <w:rsid w:val="003D0F25"/>
    <w:rsid w:val="003D0F44"/>
    <w:rsid w:val="003D1012"/>
    <w:rsid w:val="003D10A1"/>
    <w:rsid w:val="003D1174"/>
    <w:rsid w:val="003D118F"/>
    <w:rsid w:val="003D1194"/>
    <w:rsid w:val="003D1287"/>
    <w:rsid w:val="003D12BD"/>
    <w:rsid w:val="003D1396"/>
    <w:rsid w:val="003D139B"/>
    <w:rsid w:val="003D1425"/>
    <w:rsid w:val="003D14A1"/>
    <w:rsid w:val="003D14AB"/>
    <w:rsid w:val="003D15DD"/>
    <w:rsid w:val="003D15FA"/>
    <w:rsid w:val="003D184A"/>
    <w:rsid w:val="003D184F"/>
    <w:rsid w:val="003D1AD9"/>
    <w:rsid w:val="003D1B04"/>
    <w:rsid w:val="003D1B91"/>
    <w:rsid w:val="003D1C0F"/>
    <w:rsid w:val="003D1D43"/>
    <w:rsid w:val="003D1D81"/>
    <w:rsid w:val="003D1D9E"/>
    <w:rsid w:val="003D1E20"/>
    <w:rsid w:val="003D1EED"/>
    <w:rsid w:val="003D1FA9"/>
    <w:rsid w:val="003D2020"/>
    <w:rsid w:val="003D2081"/>
    <w:rsid w:val="003D21DE"/>
    <w:rsid w:val="003D2269"/>
    <w:rsid w:val="003D2283"/>
    <w:rsid w:val="003D22A4"/>
    <w:rsid w:val="003D234C"/>
    <w:rsid w:val="003D241D"/>
    <w:rsid w:val="003D244F"/>
    <w:rsid w:val="003D24C6"/>
    <w:rsid w:val="003D24FE"/>
    <w:rsid w:val="003D25DB"/>
    <w:rsid w:val="003D2693"/>
    <w:rsid w:val="003D26CE"/>
    <w:rsid w:val="003D2700"/>
    <w:rsid w:val="003D2772"/>
    <w:rsid w:val="003D2798"/>
    <w:rsid w:val="003D2897"/>
    <w:rsid w:val="003D2941"/>
    <w:rsid w:val="003D2A74"/>
    <w:rsid w:val="003D2C0E"/>
    <w:rsid w:val="003D2E30"/>
    <w:rsid w:val="003D2E43"/>
    <w:rsid w:val="003D2EB5"/>
    <w:rsid w:val="003D2F00"/>
    <w:rsid w:val="003D2F28"/>
    <w:rsid w:val="003D305B"/>
    <w:rsid w:val="003D30DF"/>
    <w:rsid w:val="003D31EB"/>
    <w:rsid w:val="003D329D"/>
    <w:rsid w:val="003D3355"/>
    <w:rsid w:val="003D33CF"/>
    <w:rsid w:val="003D34BE"/>
    <w:rsid w:val="003D34DB"/>
    <w:rsid w:val="003D351F"/>
    <w:rsid w:val="003D359F"/>
    <w:rsid w:val="003D3621"/>
    <w:rsid w:val="003D36F5"/>
    <w:rsid w:val="003D380C"/>
    <w:rsid w:val="003D3A81"/>
    <w:rsid w:val="003D3AE0"/>
    <w:rsid w:val="003D3B92"/>
    <w:rsid w:val="003D3C58"/>
    <w:rsid w:val="003D3CBD"/>
    <w:rsid w:val="003D3DBD"/>
    <w:rsid w:val="003D3E53"/>
    <w:rsid w:val="003D3E72"/>
    <w:rsid w:val="003D3EE4"/>
    <w:rsid w:val="003D3F55"/>
    <w:rsid w:val="003D3F7D"/>
    <w:rsid w:val="003D40A1"/>
    <w:rsid w:val="003D40E8"/>
    <w:rsid w:val="003D419D"/>
    <w:rsid w:val="003D41EE"/>
    <w:rsid w:val="003D434E"/>
    <w:rsid w:val="003D448E"/>
    <w:rsid w:val="003D45C5"/>
    <w:rsid w:val="003D461C"/>
    <w:rsid w:val="003D465C"/>
    <w:rsid w:val="003D48F9"/>
    <w:rsid w:val="003D4927"/>
    <w:rsid w:val="003D499E"/>
    <w:rsid w:val="003D49AB"/>
    <w:rsid w:val="003D4ADE"/>
    <w:rsid w:val="003D4B12"/>
    <w:rsid w:val="003D4B3B"/>
    <w:rsid w:val="003D4BA1"/>
    <w:rsid w:val="003D4BE5"/>
    <w:rsid w:val="003D4C7F"/>
    <w:rsid w:val="003D4D26"/>
    <w:rsid w:val="003D4D6A"/>
    <w:rsid w:val="003D4E93"/>
    <w:rsid w:val="003D4EB5"/>
    <w:rsid w:val="003D4FDA"/>
    <w:rsid w:val="003D50B6"/>
    <w:rsid w:val="003D514B"/>
    <w:rsid w:val="003D516F"/>
    <w:rsid w:val="003D51E9"/>
    <w:rsid w:val="003D5222"/>
    <w:rsid w:val="003D5378"/>
    <w:rsid w:val="003D543E"/>
    <w:rsid w:val="003D5492"/>
    <w:rsid w:val="003D553D"/>
    <w:rsid w:val="003D556A"/>
    <w:rsid w:val="003D5668"/>
    <w:rsid w:val="003D56BF"/>
    <w:rsid w:val="003D572B"/>
    <w:rsid w:val="003D5731"/>
    <w:rsid w:val="003D5768"/>
    <w:rsid w:val="003D57B4"/>
    <w:rsid w:val="003D58CE"/>
    <w:rsid w:val="003D58D6"/>
    <w:rsid w:val="003D593B"/>
    <w:rsid w:val="003D5BE2"/>
    <w:rsid w:val="003D5CBC"/>
    <w:rsid w:val="003D5E0C"/>
    <w:rsid w:val="003D5EDF"/>
    <w:rsid w:val="003D5F80"/>
    <w:rsid w:val="003D5FDA"/>
    <w:rsid w:val="003D602C"/>
    <w:rsid w:val="003D606D"/>
    <w:rsid w:val="003D61D3"/>
    <w:rsid w:val="003D62CD"/>
    <w:rsid w:val="003D62FA"/>
    <w:rsid w:val="003D63C8"/>
    <w:rsid w:val="003D6401"/>
    <w:rsid w:val="003D64EF"/>
    <w:rsid w:val="003D6637"/>
    <w:rsid w:val="003D667A"/>
    <w:rsid w:val="003D6740"/>
    <w:rsid w:val="003D67A1"/>
    <w:rsid w:val="003D68A0"/>
    <w:rsid w:val="003D68F9"/>
    <w:rsid w:val="003D6905"/>
    <w:rsid w:val="003D692A"/>
    <w:rsid w:val="003D6943"/>
    <w:rsid w:val="003D6A2F"/>
    <w:rsid w:val="003D6AA3"/>
    <w:rsid w:val="003D6AA8"/>
    <w:rsid w:val="003D6AD9"/>
    <w:rsid w:val="003D6C7E"/>
    <w:rsid w:val="003D6CFE"/>
    <w:rsid w:val="003D6D12"/>
    <w:rsid w:val="003D6D25"/>
    <w:rsid w:val="003D6D74"/>
    <w:rsid w:val="003D6E45"/>
    <w:rsid w:val="003D700C"/>
    <w:rsid w:val="003D706C"/>
    <w:rsid w:val="003D7218"/>
    <w:rsid w:val="003D7343"/>
    <w:rsid w:val="003D7374"/>
    <w:rsid w:val="003D73D6"/>
    <w:rsid w:val="003D752D"/>
    <w:rsid w:val="003D7556"/>
    <w:rsid w:val="003D76B9"/>
    <w:rsid w:val="003D7784"/>
    <w:rsid w:val="003D789E"/>
    <w:rsid w:val="003D7961"/>
    <w:rsid w:val="003D79E6"/>
    <w:rsid w:val="003D7A8A"/>
    <w:rsid w:val="003D7AE4"/>
    <w:rsid w:val="003D7B37"/>
    <w:rsid w:val="003D7B56"/>
    <w:rsid w:val="003D7B76"/>
    <w:rsid w:val="003D7BCC"/>
    <w:rsid w:val="003D7C7A"/>
    <w:rsid w:val="003D7C83"/>
    <w:rsid w:val="003D7D17"/>
    <w:rsid w:val="003D7EAF"/>
    <w:rsid w:val="003D7F63"/>
    <w:rsid w:val="003E03F9"/>
    <w:rsid w:val="003E041C"/>
    <w:rsid w:val="003E0466"/>
    <w:rsid w:val="003E0546"/>
    <w:rsid w:val="003E0627"/>
    <w:rsid w:val="003E076A"/>
    <w:rsid w:val="003E07C6"/>
    <w:rsid w:val="003E0883"/>
    <w:rsid w:val="003E0A70"/>
    <w:rsid w:val="003E0AEB"/>
    <w:rsid w:val="003E0C27"/>
    <w:rsid w:val="003E0C33"/>
    <w:rsid w:val="003E0C54"/>
    <w:rsid w:val="003E0CFA"/>
    <w:rsid w:val="003E0E02"/>
    <w:rsid w:val="003E0EA8"/>
    <w:rsid w:val="003E0EC5"/>
    <w:rsid w:val="003E0FBA"/>
    <w:rsid w:val="003E1018"/>
    <w:rsid w:val="003E1068"/>
    <w:rsid w:val="003E10E4"/>
    <w:rsid w:val="003E1100"/>
    <w:rsid w:val="003E127F"/>
    <w:rsid w:val="003E12F5"/>
    <w:rsid w:val="003E1326"/>
    <w:rsid w:val="003E13C4"/>
    <w:rsid w:val="003E1468"/>
    <w:rsid w:val="003E1563"/>
    <w:rsid w:val="003E1608"/>
    <w:rsid w:val="003E1632"/>
    <w:rsid w:val="003E164A"/>
    <w:rsid w:val="003E16B8"/>
    <w:rsid w:val="003E170F"/>
    <w:rsid w:val="003E1774"/>
    <w:rsid w:val="003E1A66"/>
    <w:rsid w:val="003E1AE2"/>
    <w:rsid w:val="003E1B39"/>
    <w:rsid w:val="003E1DA6"/>
    <w:rsid w:val="003E1E71"/>
    <w:rsid w:val="003E1F0E"/>
    <w:rsid w:val="003E1F7D"/>
    <w:rsid w:val="003E2336"/>
    <w:rsid w:val="003E2357"/>
    <w:rsid w:val="003E2380"/>
    <w:rsid w:val="003E2386"/>
    <w:rsid w:val="003E23BC"/>
    <w:rsid w:val="003E2401"/>
    <w:rsid w:val="003E2412"/>
    <w:rsid w:val="003E2424"/>
    <w:rsid w:val="003E244B"/>
    <w:rsid w:val="003E2485"/>
    <w:rsid w:val="003E24FC"/>
    <w:rsid w:val="003E265C"/>
    <w:rsid w:val="003E2664"/>
    <w:rsid w:val="003E26FC"/>
    <w:rsid w:val="003E2740"/>
    <w:rsid w:val="003E276F"/>
    <w:rsid w:val="003E2789"/>
    <w:rsid w:val="003E27AC"/>
    <w:rsid w:val="003E2807"/>
    <w:rsid w:val="003E28ED"/>
    <w:rsid w:val="003E2915"/>
    <w:rsid w:val="003E2937"/>
    <w:rsid w:val="003E29BF"/>
    <w:rsid w:val="003E29F4"/>
    <w:rsid w:val="003E2ADE"/>
    <w:rsid w:val="003E2CBA"/>
    <w:rsid w:val="003E2EA6"/>
    <w:rsid w:val="003E2F61"/>
    <w:rsid w:val="003E2FBA"/>
    <w:rsid w:val="003E2FF1"/>
    <w:rsid w:val="003E3015"/>
    <w:rsid w:val="003E3164"/>
    <w:rsid w:val="003E31A9"/>
    <w:rsid w:val="003E3293"/>
    <w:rsid w:val="003E32CB"/>
    <w:rsid w:val="003E336A"/>
    <w:rsid w:val="003E33A1"/>
    <w:rsid w:val="003E34A8"/>
    <w:rsid w:val="003E3522"/>
    <w:rsid w:val="003E3546"/>
    <w:rsid w:val="003E35BA"/>
    <w:rsid w:val="003E361D"/>
    <w:rsid w:val="003E3708"/>
    <w:rsid w:val="003E375F"/>
    <w:rsid w:val="003E37F0"/>
    <w:rsid w:val="003E380A"/>
    <w:rsid w:val="003E3851"/>
    <w:rsid w:val="003E39C9"/>
    <w:rsid w:val="003E3A8B"/>
    <w:rsid w:val="003E3B12"/>
    <w:rsid w:val="003E3BAF"/>
    <w:rsid w:val="003E3BE0"/>
    <w:rsid w:val="003E3BEE"/>
    <w:rsid w:val="003E3CAE"/>
    <w:rsid w:val="003E3CCC"/>
    <w:rsid w:val="003E3D5E"/>
    <w:rsid w:val="003E3E28"/>
    <w:rsid w:val="003E3E36"/>
    <w:rsid w:val="003E3E8A"/>
    <w:rsid w:val="003E3F20"/>
    <w:rsid w:val="003E3F76"/>
    <w:rsid w:val="003E3F9D"/>
    <w:rsid w:val="003E4060"/>
    <w:rsid w:val="003E4181"/>
    <w:rsid w:val="003E42E4"/>
    <w:rsid w:val="003E42FA"/>
    <w:rsid w:val="003E433E"/>
    <w:rsid w:val="003E43E7"/>
    <w:rsid w:val="003E441E"/>
    <w:rsid w:val="003E4446"/>
    <w:rsid w:val="003E448F"/>
    <w:rsid w:val="003E44FD"/>
    <w:rsid w:val="003E46AB"/>
    <w:rsid w:val="003E47EE"/>
    <w:rsid w:val="003E47F2"/>
    <w:rsid w:val="003E4804"/>
    <w:rsid w:val="003E481E"/>
    <w:rsid w:val="003E4910"/>
    <w:rsid w:val="003E4AA1"/>
    <w:rsid w:val="003E4B5B"/>
    <w:rsid w:val="003E4C00"/>
    <w:rsid w:val="003E4CB2"/>
    <w:rsid w:val="003E4E30"/>
    <w:rsid w:val="003E4F72"/>
    <w:rsid w:val="003E4FEB"/>
    <w:rsid w:val="003E4FF1"/>
    <w:rsid w:val="003E5072"/>
    <w:rsid w:val="003E50E4"/>
    <w:rsid w:val="003E5145"/>
    <w:rsid w:val="003E5190"/>
    <w:rsid w:val="003E521A"/>
    <w:rsid w:val="003E524A"/>
    <w:rsid w:val="003E527B"/>
    <w:rsid w:val="003E5287"/>
    <w:rsid w:val="003E5417"/>
    <w:rsid w:val="003E5441"/>
    <w:rsid w:val="003E54D4"/>
    <w:rsid w:val="003E562F"/>
    <w:rsid w:val="003E563B"/>
    <w:rsid w:val="003E5666"/>
    <w:rsid w:val="003E56F0"/>
    <w:rsid w:val="003E5817"/>
    <w:rsid w:val="003E582A"/>
    <w:rsid w:val="003E5857"/>
    <w:rsid w:val="003E58BD"/>
    <w:rsid w:val="003E58C9"/>
    <w:rsid w:val="003E58E4"/>
    <w:rsid w:val="003E5911"/>
    <w:rsid w:val="003E5AB2"/>
    <w:rsid w:val="003E5AFA"/>
    <w:rsid w:val="003E5C0E"/>
    <w:rsid w:val="003E5D69"/>
    <w:rsid w:val="003E5D7E"/>
    <w:rsid w:val="003E5DE7"/>
    <w:rsid w:val="003E5EF6"/>
    <w:rsid w:val="003E6085"/>
    <w:rsid w:val="003E60A6"/>
    <w:rsid w:val="003E61D1"/>
    <w:rsid w:val="003E6257"/>
    <w:rsid w:val="003E63DC"/>
    <w:rsid w:val="003E63FF"/>
    <w:rsid w:val="003E6560"/>
    <w:rsid w:val="003E65BA"/>
    <w:rsid w:val="003E6689"/>
    <w:rsid w:val="003E66B9"/>
    <w:rsid w:val="003E66F0"/>
    <w:rsid w:val="003E67B9"/>
    <w:rsid w:val="003E68E2"/>
    <w:rsid w:val="003E690D"/>
    <w:rsid w:val="003E6939"/>
    <w:rsid w:val="003E6974"/>
    <w:rsid w:val="003E69F5"/>
    <w:rsid w:val="003E6B4B"/>
    <w:rsid w:val="003E6B90"/>
    <w:rsid w:val="003E6BA3"/>
    <w:rsid w:val="003E6CF6"/>
    <w:rsid w:val="003E6D34"/>
    <w:rsid w:val="003E6DAD"/>
    <w:rsid w:val="003E6DE1"/>
    <w:rsid w:val="003E6E17"/>
    <w:rsid w:val="003E6E30"/>
    <w:rsid w:val="003E6F9E"/>
    <w:rsid w:val="003E713A"/>
    <w:rsid w:val="003E71C3"/>
    <w:rsid w:val="003E738E"/>
    <w:rsid w:val="003E73E2"/>
    <w:rsid w:val="003E747C"/>
    <w:rsid w:val="003E762C"/>
    <w:rsid w:val="003E7651"/>
    <w:rsid w:val="003E76E6"/>
    <w:rsid w:val="003E7744"/>
    <w:rsid w:val="003E7753"/>
    <w:rsid w:val="003E7803"/>
    <w:rsid w:val="003E79F8"/>
    <w:rsid w:val="003E79FC"/>
    <w:rsid w:val="003E7A24"/>
    <w:rsid w:val="003E7A57"/>
    <w:rsid w:val="003E7B35"/>
    <w:rsid w:val="003E7B59"/>
    <w:rsid w:val="003E7BCC"/>
    <w:rsid w:val="003E7C18"/>
    <w:rsid w:val="003E7EFB"/>
    <w:rsid w:val="003E7FE4"/>
    <w:rsid w:val="003F000A"/>
    <w:rsid w:val="003F010A"/>
    <w:rsid w:val="003F016A"/>
    <w:rsid w:val="003F0182"/>
    <w:rsid w:val="003F0228"/>
    <w:rsid w:val="003F0458"/>
    <w:rsid w:val="003F0674"/>
    <w:rsid w:val="003F0683"/>
    <w:rsid w:val="003F068B"/>
    <w:rsid w:val="003F0691"/>
    <w:rsid w:val="003F0732"/>
    <w:rsid w:val="003F074B"/>
    <w:rsid w:val="003F0763"/>
    <w:rsid w:val="003F0B43"/>
    <w:rsid w:val="003F0B9F"/>
    <w:rsid w:val="003F0C86"/>
    <w:rsid w:val="003F0D64"/>
    <w:rsid w:val="003F0DA2"/>
    <w:rsid w:val="003F0DAC"/>
    <w:rsid w:val="003F0E15"/>
    <w:rsid w:val="003F0E44"/>
    <w:rsid w:val="003F0F8D"/>
    <w:rsid w:val="003F0FA1"/>
    <w:rsid w:val="003F0FC8"/>
    <w:rsid w:val="003F1064"/>
    <w:rsid w:val="003F10B6"/>
    <w:rsid w:val="003F10BD"/>
    <w:rsid w:val="003F1116"/>
    <w:rsid w:val="003F1128"/>
    <w:rsid w:val="003F116F"/>
    <w:rsid w:val="003F1303"/>
    <w:rsid w:val="003F13B5"/>
    <w:rsid w:val="003F13C9"/>
    <w:rsid w:val="003F13FF"/>
    <w:rsid w:val="003F1410"/>
    <w:rsid w:val="003F161F"/>
    <w:rsid w:val="003F1662"/>
    <w:rsid w:val="003F1715"/>
    <w:rsid w:val="003F1884"/>
    <w:rsid w:val="003F188E"/>
    <w:rsid w:val="003F1A6C"/>
    <w:rsid w:val="003F1AF4"/>
    <w:rsid w:val="003F1B9F"/>
    <w:rsid w:val="003F1BC8"/>
    <w:rsid w:val="003F1CA3"/>
    <w:rsid w:val="003F1CB4"/>
    <w:rsid w:val="003F1CB9"/>
    <w:rsid w:val="003F1D04"/>
    <w:rsid w:val="003F1D98"/>
    <w:rsid w:val="003F1E3B"/>
    <w:rsid w:val="003F1EEB"/>
    <w:rsid w:val="003F1F42"/>
    <w:rsid w:val="003F1F83"/>
    <w:rsid w:val="003F20F2"/>
    <w:rsid w:val="003F21F0"/>
    <w:rsid w:val="003F234A"/>
    <w:rsid w:val="003F2405"/>
    <w:rsid w:val="003F240C"/>
    <w:rsid w:val="003F249A"/>
    <w:rsid w:val="003F2510"/>
    <w:rsid w:val="003F2518"/>
    <w:rsid w:val="003F25DC"/>
    <w:rsid w:val="003F261E"/>
    <w:rsid w:val="003F26A2"/>
    <w:rsid w:val="003F26E2"/>
    <w:rsid w:val="003F278D"/>
    <w:rsid w:val="003F2892"/>
    <w:rsid w:val="003F2950"/>
    <w:rsid w:val="003F2988"/>
    <w:rsid w:val="003F2A7C"/>
    <w:rsid w:val="003F2B27"/>
    <w:rsid w:val="003F2BB8"/>
    <w:rsid w:val="003F2C0C"/>
    <w:rsid w:val="003F2CF3"/>
    <w:rsid w:val="003F2D25"/>
    <w:rsid w:val="003F2D90"/>
    <w:rsid w:val="003F2E69"/>
    <w:rsid w:val="003F2E79"/>
    <w:rsid w:val="003F2F8B"/>
    <w:rsid w:val="003F300A"/>
    <w:rsid w:val="003F3020"/>
    <w:rsid w:val="003F3069"/>
    <w:rsid w:val="003F3096"/>
    <w:rsid w:val="003F3267"/>
    <w:rsid w:val="003F32BE"/>
    <w:rsid w:val="003F32C0"/>
    <w:rsid w:val="003F3345"/>
    <w:rsid w:val="003F33EC"/>
    <w:rsid w:val="003F3440"/>
    <w:rsid w:val="003F34B8"/>
    <w:rsid w:val="003F34E7"/>
    <w:rsid w:val="003F3536"/>
    <w:rsid w:val="003F358B"/>
    <w:rsid w:val="003F358D"/>
    <w:rsid w:val="003F35C5"/>
    <w:rsid w:val="003F3601"/>
    <w:rsid w:val="003F3611"/>
    <w:rsid w:val="003F3685"/>
    <w:rsid w:val="003F37F7"/>
    <w:rsid w:val="003F380A"/>
    <w:rsid w:val="003F3815"/>
    <w:rsid w:val="003F386A"/>
    <w:rsid w:val="003F3882"/>
    <w:rsid w:val="003F389E"/>
    <w:rsid w:val="003F3A1D"/>
    <w:rsid w:val="003F3A5E"/>
    <w:rsid w:val="003F3A91"/>
    <w:rsid w:val="003F3B81"/>
    <w:rsid w:val="003F3BA9"/>
    <w:rsid w:val="003F3C55"/>
    <w:rsid w:val="003F3CED"/>
    <w:rsid w:val="003F3D07"/>
    <w:rsid w:val="003F3D0E"/>
    <w:rsid w:val="003F3D7D"/>
    <w:rsid w:val="003F3DAB"/>
    <w:rsid w:val="003F3F1B"/>
    <w:rsid w:val="003F3FC5"/>
    <w:rsid w:val="003F404B"/>
    <w:rsid w:val="003F4258"/>
    <w:rsid w:val="003F4398"/>
    <w:rsid w:val="003F43F4"/>
    <w:rsid w:val="003F44BA"/>
    <w:rsid w:val="003F4539"/>
    <w:rsid w:val="003F4591"/>
    <w:rsid w:val="003F45B8"/>
    <w:rsid w:val="003F45EE"/>
    <w:rsid w:val="003F4725"/>
    <w:rsid w:val="003F4732"/>
    <w:rsid w:val="003F473F"/>
    <w:rsid w:val="003F490E"/>
    <w:rsid w:val="003F49A6"/>
    <w:rsid w:val="003F49CC"/>
    <w:rsid w:val="003F49D4"/>
    <w:rsid w:val="003F4B1A"/>
    <w:rsid w:val="003F4BAB"/>
    <w:rsid w:val="003F4BB8"/>
    <w:rsid w:val="003F4C7C"/>
    <w:rsid w:val="003F4DB6"/>
    <w:rsid w:val="003F4DBE"/>
    <w:rsid w:val="003F4E24"/>
    <w:rsid w:val="003F4F5F"/>
    <w:rsid w:val="003F4F8B"/>
    <w:rsid w:val="003F4FF8"/>
    <w:rsid w:val="003F5020"/>
    <w:rsid w:val="003F509C"/>
    <w:rsid w:val="003F5127"/>
    <w:rsid w:val="003F513B"/>
    <w:rsid w:val="003F5199"/>
    <w:rsid w:val="003F52D2"/>
    <w:rsid w:val="003F532F"/>
    <w:rsid w:val="003F55AC"/>
    <w:rsid w:val="003F55F9"/>
    <w:rsid w:val="003F57A7"/>
    <w:rsid w:val="003F58A6"/>
    <w:rsid w:val="003F593C"/>
    <w:rsid w:val="003F5971"/>
    <w:rsid w:val="003F5986"/>
    <w:rsid w:val="003F59A3"/>
    <w:rsid w:val="003F59CD"/>
    <w:rsid w:val="003F5A58"/>
    <w:rsid w:val="003F5AC8"/>
    <w:rsid w:val="003F5AFF"/>
    <w:rsid w:val="003F5B83"/>
    <w:rsid w:val="003F5BCC"/>
    <w:rsid w:val="003F5BFF"/>
    <w:rsid w:val="003F5C2C"/>
    <w:rsid w:val="003F5C70"/>
    <w:rsid w:val="003F5CDE"/>
    <w:rsid w:val="003F5DC9"/>
    <w:rsid w:val="003F5E19"/>
    <w:rsid w:val="003F5E30"/>
    <w:rsid w:val="003F5EB1"/>
    <w:rsid w:val="003F5ED6"/>
    <w:rsid w:val="003F6031"/>
    <w:rsid w:val="003F6138"/>
    <w:rsid w:val="003F6179"/>
    <w:rsid w:val="003F624F"/>
    <w:rsid w:val="003F6255"/>
    <w:rsid w:val="003F6339"/>
    <w:rsid w:val="003F633C"/>
    <w:rsid w:val="003F63B4"/>
    <w:rsid w:val="003F63FA"/>
    <w:rsid w:val="003F6447"/>
    <w:rsid w:val="003F679C"/>
    <w:rsid w:val="003F68CF"/>
    <w:rsid w:val="003F6963"/>
    <w:rsid w:val="003F6A01"/>
    <w:rsid w:val="003F6A04"/>
    <w:rsid w:val="003F6B7C"/>
    <w:rsid w:val="003F6BB0"/>
    <w:rsid w:val="003F6C5F"/>
    <w:rsid w:val="003F6C71"/>
    <w:rsid w:val="003F6C89"/>
    <w:rsid w:val="003F6EEE"/>
    <w:rsid w:val="003F6FC6"/>
    <w:rsid w:val="003F7096"/>
    <w:rsid w:val="003F70C0"/>
    <w:rsid w:val="003F7116"/>
    <w:rsid w:val="003F714B"/>
    <w:rsid w:val="003F71AF"/>
    <w:rsid w:val="003F7200"/>
    <w:rsid w:val="003F721B"/>
    <w:rsid w:val="003F74CE"/>
    <w:rsid w:val="003F75D2"/>
    <w:rsid w:val="003F7640"/>
    <w:rsid w:val="003F767C"/>
    <w:rsid w:val="003F76A6"/>
    <w:rsid w:val="003F773F"/>
    <w:rsid w:val="003F774F"/>
    <w:rsid w:val="003F77C8"/>
    <w:rsid w:val="003F7967"/>
    <w:rsid w:val="003F79DD"/>
    <w:rsid w:val="003F7A7E"/>
    <w:rsid w:val="003F7ADC"/>
    <w:rsid w:val="003F7C7B"/>
    <w:rsid w:val="003F7D71"/>
    <w:rsid w:val="003F7E42"/>
    <w:rsid w:val="003F7E56"/>
    <w:rsid w:val="003F7F54"/>
    <w:rsid w:val="003F7F5E"/>
    <w:rsid w:val="004000F6"/>
    <w:rsid w:val="00400202"/>
    <w:rsid w:val="0040032A"/>
    <w:rsid w:val="00400360"/>
    <w:rsid w:val="0040037D"/>
    <w:rsid w:val="004004D9"/>
    <w:rsid w:val="0040055A"/>
    <w:rsid w:val="00400725"/>
    <w:rsid w:val="004007AD"/>
    <w:rsid w:val="004008B5"/>
    <w:rsid w:val="00400A6A"/>
    <w:rsid w:val="00400A9B"/>
    <w:rsid w:val="00400AA7"/>
    <w:rsid w:val="00400AE4"/>
    <w:rsid w:val="00400B36"/>
    <w:rsid w:val="00400B3C"/>
    <w:rsid w:val="00400B5A"/>
    <w:rsid w:val="00400BFA"/>
    <w:rsid w:val="00400D5B"/>
    <w:rsid w:val="00400DD7"/>
    <w:rsid w:val="00400E80"/>
    <w:rsid w:val="00400EA1"/>
    <w:rsid w:val="00400EBC"/>
    <w:rsid w:val="00400F30"/>
    <w:rsid w:val="00400F85"/>
    <w:rsid w:val="00401354"/>
    <w:rsid w:val="00401534"/>
    <w:rsid w:val="00401589"/>
    <w:rsid w:val="004015E1"/>
    <w:rsid w:val="0040161D"/>
    <w:rsid w:val="0040164E"/>
    <w:rsid w:val="00401666"/>
    <w:rsid w:val="004016B4"/>
    <w:rsid w:val="0040170A"/>
    <w:rsid w:val="00401830"/>
    <w:rsid w:val="004018DD"/>
    <w:rsid w:val="00401908"/>
    <w:rsid w:val="0040192D"/>
    <w:rsid w:val="004019CD"/>
    <w:rsid w:val="00401A0F"/>
    <w:rsid w:val="00401A69"/>
    <w:rsid w:val="00401B9E"/>
    <w:rsid w:val="00401BD2"/>
    <w:rsid w:val="00401C5A"/>
    <w:rsid w:val="00401C9D"/>
    <w:rsid w:val="00401DD3"/>
    <w:rsid w:val="00401DE9"/>
    <w:rsid w:val="00401E3C"/>
    <w:rsid w:val="00401E8A"/>
    <w:rsid w:val="00401E95"/>
    <w:rsid w:val="00401EB0"/>
    <w:rsid w:val="00401F62"/>
    <w:rsid w:val="00401FC5"/>
    <w:rsid w:val="0040203B"/>
    <w:rsid w:val="004020E2"/>
    <w:rsid w:val="0040219A"/>
    <w:rsid w:val="0040228E"/>
    <w:rsid w:val="0040233B"/>
    <w:rsid w:val="00402404"/>
    <w:rsid w:val="0040248A"/>
    <w:rsid w:val="004025F4"/>
    <w:rsid w:val="004026A2"/>
    <w:rsid w:val="004026FF"/>
    <w:rsid w:val="0040270C"/>
    <w:rsid w:val="00402715"/>
    <w:rsid w:val="004027CD"/>
    <w:rsid w:val="004028A1"/>
    <w:rsid w:val="004028B6"/>
    <w:rsid w:val="0040293A"/>
    <w:rsid w:val="00402980"/>
    <w:rsid w:val="00402A58"/>
    <w:rsid w:val="00402A6E"/>
    <w:rsid w:val="00402A9B"/>
    <w:rsid w:val="00402B00"/>
    <w:rsid w:val="00402C0C"/>
    <w:rsid w:val="00402DA2"/>
    <w:rsid w:val="00402DDA"/>
    <w:rsid w:val="00402E4C"/>
    <w:rsid w:val="00402E93"/>
    <w:rsid w:val="00402EF5"/>
    <w:rsid w:val="00402FA8"/>
    <w:rsid w:val="0040316B"/>
    <w:rsid w:val="00403221"/>
    <w:rsid w:val="00403250"/>
    <w:rsid w:val="00403345"/>
    <w:rsid w:val="00403369"/>
    <w:rsid w:val="0040356F"/>
    <w:rsid w:val="00403588"/>
    <w:rsid w:val="00403672"/>
    <w:rsid w:val="004036D5"/>
    <w:rsid w:val="0040374D"/>
    <w:rsid w:val="0040377F"/>
    <w:rsid w:val="004038B1"/>
    <w:rsid w:val="00403922"/>
    <w:rsid w:val="00403939"/>
    <w:rsid w:val="004039B0"/>
    <w:rsid w:val="00403C6A"/>
    <w:rsid w:val="00403D85"/>
    <w:rsid w:val="00403E5D"/>
    <w:rsid w:val="00403E84"/>
    <w:rsid w:val="00403E96"/>
    <w:rsid w:val="0040404E"/>
    <w:rsid w:val="00404123"/>
    <w:rsid w:val="00404134"/>
    <w:rsid w:val="0040413D"/>
    <w:rsid w:val="004041EE"/>
    <w:rsid w:val="0040428C"/>
    <w:rsid w:val="004042A6"/>
    <w:rsid w:val="004042FC"/>
    <w:rsid w:val="0040435F"/>
    <w:rsid w:val="00404371"/>
    <w:rsid w:val="004043C3"/>
    <w:rsid w:val="004043EF"/>
    <w:rsid w:val="00404412"/>
    <w:rsid w:val="0040444B"/>
    <w:rsid w:val="004044D9"/>
    <w:rsid w:val="0040453C"/>
    <w:rsid w:val="004046BC"/>
    <w:rsid w:val="0040485A"/>
    <w:rsid w:val="00404865"/>
    <w:rsid w:val="004048DA"/>
    <w:rsid w:val="00404930"/>
    <w:rsid w:val="00404B8F"/>
    <w:rsid w:val="00404CE9"/>
    <w:rsid w:val="00404D22"/>
    <w:rsid w:val="00404D5C"/>
    <w:rsid w:val="00404DE9"/>
    <w:rsid w:val="00404EF3"/>
    <w:rsid w:val="00404F51"/>
    <w:rsid w:val="00405104"/>
    <w:rsid w:val="00405169"/>
    <w:rsid w:val="004052DA"/>
    <w:rsid w:val="00405321"/>
    <w:rsid w:val="0040534A"/>
    <w:rsid w:val="004053A2"/>
    <w:rsid w:val="0040540B"/>
    <w:rsid w:val="0040555F"/>
    <w:rsid w:val="00405570"/>
    <w:rsid w:val="0040560F"/>
    <w:rsid w:val="00405632"/>
    <w:rsid w:val="0040569B"/>
    <w:rsid w:val="00405928"/>
    <w:rsid w:val="00405A16"/>
    <w:rsid w:val="00405A3F"/>
    <w:rsid w:val="00405A78"/>
    <w:rsid w:val="00405A81"/>
    <w:rsid w:val="00405A96"/>
    <w:rsid w:val="00405B22"/>
    <w:rsid w:val="00405B27"/>
    <w:rsid w:val="00405C9A"/>
    <w:rsid w:val="00405C9F"/>
    <w:rsid w:val="00405D50"/>
    <w:rsid w:val="00405D7B"/>
    <w:rsid w:val="00405E66"/>
    <w:rsid w:val="00405E9A"/>
    <w:rsid w:val="00405FE0"/>
    <w:rsid w:val="00405FEE"/>
    <w:rsid w:val="0040611E"/>
    <w:rsid w:val="00406153"/>
    <w:rsid w:val="004061AC"/>
    <w:rsid w:val="0040627C"/>
    <w:rsid w:val="004062E7"/>
    <w:rsid w:val="0040646F"/>
    <w:rsid w:val="0040652E"/>
    <w:rsid w:val="00406550"/>
    <w:rsid w:val="004065BA"/>
    <w:rsid w:val="0040667B"/>
    <w:rsid w:val="004066D7"/>
    <w:rsid w:val="00406795"/>
    <w:rsid w:val="00406865"/>
    <w:rsid w:val="0040697D"/>
    <w:rsid w:val="004069B2"/>
    <w:rsid w:val="00406A61"/>
    <w:rsid w:val="00406B73"/>
    <w:rsid w:val="00406E84"/>
    <w:rsid w:val="00406E85"/>
    <w:rsid w:val="00406ED7"/>
    <w:rsid w:val="00406F3D"/>
    <w:rsid w:val="00407001"/>
    <w:rsid w:val="0040705B"/>
    <w:rsid w:val="00407069"/>
    <w:rsid w:val="00407081"/>
    <w:rsid w:val="0040710F"/>
    <w:rsid w:val="00407196"/>
    <w:rsid w:val="0040725D"/>
    <w:rsid w:val="0040732A"/>
    <w:rsid w:val="00407443"/>
    <w:rsid w:val="00407574"/>
    <w:rsid w:val="00407585"/>
    <w:rsid w:val="0040767B"/>
    <w:rsid w:val="004076C8"/>
    <w:rsid w:val="004077FA"/>
    <w:rsid w:val="00407861"/>
    <w:rsid w:val="0040786B"/>
    <w:rsid w:val="004078F4"/>
    <w:rsid w:val="00407A54"/>
    <w:rsid w:val="00407A74"/>
    <w:rsid w:val="00407AB6"/>
    <w:rsid w:val="00407B2D"/>
    <w:rsid w:val="00407C66"/>
    <w:rsid w:val="00407D5E"/>
    <w:rsid w:val="00407FF5"/>
    <w:rsid w:val="0041007E"/>
    <w:rsid w:val="004100EA"/>
    <w:rsid w:val="00410156"/>
    <w:rsid w:val="004101D8"/>
    <w:rsid w:val="004102AC"/>
    <w:rsid w:val="00410388"/>
    <w:rsid w:val="004103A3"/>
    <w:rsid w:val="00410446"/>
    <w:rsid w:val="004104E5"/>
    <w:rsid w:val="0041052F"/>
    <w:rsid w:val="004105A0"/>
    <w:rsid w:val="004105E7"/>
    <w:rsid w:val="0041070C"/>
    <w:rsid w:val="004108E7"/>
    <w:rsid w:val="004109D1"/>
    <w:rsid w:val="00410A0A"/>
    <w:rsid w:val="00410A66"/>
    <w:rsid w:val="00410AAF"/>
    <w:rsid w:val="00410B2D"/>
    <w:rsid w:val="00410C06"/>
    <w:rsid w:val="00410C21"/>
    <w:rsid w:val="00410FBD"/>
    <w:rsid w:val="004110E0"/>
    <w:rsid w:val="00411139"/>
    <w:rsid w:val="00411264"/>
    <w:rsid w:val="0041126B"/>
    <w:rsid w:val="0041133C"/>
    <w:rsid w:val="0041135C"/>
    <w:rsid w:val="00411395"/>
    <w:rsid w:val="004113E6"/>
    <w:rsid w:val="0041145D"/>
    <w:rsid w:val="00411482"/>
    <w:rsid w:val="004114A7"/>
    <w:rsid w:val="004114D7"/>
    <w:rsid w:val="00411504"/>
    <w:rsid w:val="0041161B"/>
    <w:rsid w:val="00411716"/>
    <w:rsid w:val="00411742"/>
    <w:rsid w:val="00411767"/>
    <w:rsid w:val="0041182B"/>
    <w:rsid w:val="00411906"/>
    <w:rsid w:val="00411936"/>
    <w:rsid w:val="00411AA7"/>
    <w:rsid w:val="00411BA5"/>
    <w:rsid w:val="00411CAD"/>
    <w:rsid w:val="00411DAE"/>
    <w:rsid w:val="00411E8C"/>
    <w:rsid w:val="00411F1D"/>
    <w:rsid w:val="00411F21"/>
    <w:rsid w:val="00411FD1"/>
    <w:rsid w:val="00412046"/>
    <w:rsid w:val="004120FA"/>
    <w:rsid w:val="00412106"/>
    <w:rsid w:val="004121F2"/>
    <w:rsid w:val="00412222"/>
    <w:rsid w:val="0041227D"/>
    <w:rsid w:val="0041231A"/>
    <w:rsid w:val="00412384"/>
    <w:rsid w:val="004123BE"/>
    <w:rsid w:val="00412408"/>
    <w:rsid w:val="004124BA"/>
    <w:rsid w:val="0041250A"/>
    <w:rsid w:val="004125CB"/>
    <w:rsid w:val="004125D9"/>
    <w:rsid w:val="00412601"/>
    <w:rsid w:val="00412618"/>
    <w:rsid w:val="00412679"/>
    <w:rsid w:val="004126F7"/>
    <w:rsid w:val="00412772"/>
    <w:rsid w:val="00412890"/>
    <w:rsid w:val="004128A8"/>
    <w:rsid w:val="004128F9"/>
    <w:rsid w:val="00412A51"/>
    <w:rsid w:val="00412CDF"/>
    <w:rsid w:val="00412D6A"/>
    <w:rsid w:val="00412D74"/>
    <w:rsid w:val="00412D85"/>
    <w:rsid w:val="00412E8A"/>
    <w:rsid w:val="00412E9B"/>
    <w:rsid w:val="00413086"/>
    <w:rsid w:val="004131E3"/>
    <w:rsid w:val="00413269"/>
    <w:rsid w:val="00413302"/>
    <w:rsid w:val="00413334"/>
    <w:rsid w:val="00413645"/>
    <w:rsid w:val="004137A7"/>
    <w:rsid w:val="004137CE"/>
    <w:rsid w:val="0041390D"/>
    <w:rsid w:val="00413964"/>
    <w:rsid w:val="0041398B"/>
    <w:rsid w:val="004139A3"/>
    <w:rsid w:val="00413A68"/>
    <w:rsid w:val="00413B42"/>
    <w:rsid w:val="00413BC8"/>
    <w:rsid w:val="00413BF4"/>
    <w:rsid w:val="00413C25"/>
    <w:rsid w:val="00413D59"/>
    <w:rsid w:val="00413D8B"/>
    <w:rsid w:val="00413DEC"/>
    <w:rsid w:val="00413E18"/>
    <w:rsid w:val="00413E9B"/>
    <w:rsid w:val="00413EA5"/>
    <w:rsid w:val="004141ED"/>
    <w:rsid w:val="00414286"/>
    <w:rsid w:val="00414296"/>
    <w:rsid w:val="004142E9"/>
    <w:rsid w:val="00414307"/>
    <w:rsid w:val="004143F3"/>
    <w:rsid w:val="00414491"/>
    <w:rsid w:val="004145C5"/>
    <w:rsid w:val="00414659"/>
    <w:rsid w:val="004146B6"/>
    <w:rsid w:val="004146EF"/>
    <w:rsid w:val="00414751"/>
    <w:rsid w:val="004147DF"/>
    <w:rsid w:val="00414857"/>
    <w:rsid w:val="0041490C"/>
    <w:rsid w:val="00414989"/>
    <w:rsid w:val="00414AAA"/>
    <w:rsid w:val="00414AD3"/>
    <w:rsid w:val="00414B1A"/>
    <w:rsid w:val="00414BFC"/>
    <w:rsid w:val="00414C9A"/>
    <w:rsid w:val="00414CAB"/>
    <w:rsid w:val="00414D0D"/>
    <w:rsid w:val="00414D1D"/>
    <w:rsid w:val="00415071"/>
    <w:rsid w:val="004150F0"/>
    <w:rsid w:val="00415190"/>
    <w:rsid w:val="004151E7"/>
    <w:rsid w:val="00415277"/>
    <w:rsid w:val="004152DE"/>
    <w:rsid w:val="00415425"/>
    <w:rsid w:val="00415430"/>
    <w:rsid w:val="00415459"/>
    <w:rsid w:val="004155E9"/>
    <w:rsid w:val="004155FB"/>
    <w:rsid w:val="00415645"/>
    <w:rsid w:val="00415696"/>
    <w:rsid w:val="004158C5"/>
    <w:rsid w:val="004158F8"/>
    <w:rsid w:val="0041593D"/>
    <w:rsid w:val="00415987"/>
    <w:rsid w:val="00415A84"/>
    <w:rsid w:val="00415AB3"/>
    <w:rsid w:val="00415ABA"/>
    <w:rsid w:val="00415B08"/>
    <w:rsid w:val="00415B9C"/>
    <w:rsid w:val="00415BEB"/>
    <w:rsid w:val="00415C0B"/>
    <w:rsid w:val="00415C50"/>
    <w:rsid w:val="00415C54"/>
    <w:rsid w:val="00415C8A"/>
    <w:rsid w:val="00415C9D"/>
    <w:rsid w:val="00415CBA"/>
    <w:rsid w:val="00415D2F"/>
    <w:rsid w:val="00415D98"/>
    <w:rsid w:val="00415E17"/>
    <w:rsid w:val="00415EDD"/>
    <w:rsid w:val="00416052"/>
    <w:rsid w:val="00416088"/>
    <w:rsid w:val="00416102"/>
    <w:rsid w:val="00416157"/>
    <w:rsid w:val="00416180"/>
    <w:rsid w:val="00416273"/>
    <w:rsid w:val="00416277"/>
    <w:rsid w:val="004162BC"/>
    <w:rsid w:val="004162D1"/>
    <w:rsid w:val="0041632B"/>
    <w:rsid w:val="00416400"/>
    <w:rsid w:val="0041649B"/>
    <w:rsid w:val="004164A0"/>
    <w:rsid w:val="00416512"/>
    <w:rsid w:val="00416526"/>
    <w:rsid w:val="00416601"/>
    <w:rsid w:val="00416653"/>
    <w:rsid w:val="00416729"/>
    <w:rsid w:val="004167F8"/>
    <w:rsid w:val="00416881"/>
    <w:rsid w:val="0041691B"/>
    <w:rsid w:val="00416A38"/>
    <w:rsid w:val="00416A40"/>
    <w:rsid w:val="00416BB4"/>
    <w:rsid w:val="00416BD6"/>
    <w:rsid w:val="00416C97"/>
    <w:rsid w:val="00416D17"/>
    <w:rsid w:val="00416DA8"/>
    <w:rsid w:val="00416E0D"/>
    <w:rsid w:val="00416E40"/>
    <w:rsid w:val="00416EB7"/>
    <w:rsid w:val="004170DA"/>
    <w:rsid w:val="004171E9"/>
    <w:rsid w:val="0041721F"/>
    <w:rsid w:val="004172C1"/>
    <w:rsid w:val="00417354"/>
    <w:rsid w:val="0041737A"/>
    <w:rsid w:val="00417435"/>
    <w:rsid w:val="004174DC"/>
    <w:rsid w:val="0041759F"/>
    <w:rsid w:val="00417684"/>
    <w:rsid w:val="004176BB"/>
    <w:rsid w:val="004177EB"/>
    <w:rsid w:val="0041789E"/>
    <w:rsid w:val="004178DF"/>
    <w:rsid w:val="00417B40"/>
    <w:rsid w:val="00417B79"/>
    <w:rsid w:val="00417C38"/>
    <w:rsid w:val="00417C8A"/>
    <w:rsid w:val="00417CAD"/>
    <w:rsid w:val="00417CFB"/>
    <w:rsid w:val="00417E69"/>
    <w:rsid w:val="00417FBE"/>
    <w:rsid w:val="004201BF"/>
    <w:rsid w:val="004201D5"/>
    <w:rsid w:val="004202BD"/>
    <w:rsid w:val="00420358"/>
    <w:rsid w:val="00420465"/>
    <w:rsid w:val="004204F1"/>
    <w:rsid w:val="00420579"/>
    <w:rsid w:val="00420608"/>
    <w:rsid w:val="00420690"/>
    <w:rsid w:val="004206BD"/>
    <w:rsid w:val="00420848"/>
    <w:rsid w:val="00420887"/>
    <w:rsid w:val="00420904"/>
    <w:rsid w:val="0042096D"/>
    <w:rsid w:val="00420978"/>
    <w:rsid w:val="00420A52"/>
    <w:rsid w:val="00420A67"/>
    <w:rsid w:val="00420B98"/>
    <w:rsid w:val="00420BB5"/>
    <w:rsid w:val="00420D10"/>
    <w:rsid w:val="00420DD8"/>
    <w:rsid w:val="00420FA1"/>
    <w:rsid w:val="00420FD8"/>
    <w:rsid w:val="00421085"/>
    <w:rsid w:val="0042108B"/>
    <w:rsid w:val="004210F7"/>
    <w:rsid w:val="004211AE"/>
    <w:rsid w:val="00421387"/>
    <w:rsid w:val="004213FA"/>
    <w:rsid w:val="00421424"/>
    <w:rsid w:val="00421497"/>
    <w:rsid w:val="004214B0"/>
    <w:rsid w:val="004214E3"/>
    <w:rsid w:val="004215FC"/>
    <w:rsid w:val="00421606"/>
    <w:rsid w:val="0042164B"/>
    <w:rsid w:val="00421666"/>
    <w:rsid w:val="00421732"/>
    <w:rsid w:val="004217B0"/>
    <w:rsid w:val="004217B1"/>
    <w:rsid w:val="004217FC"/>
    <w:rsid w:val="004218CE"/>
    <w:rsid w:val="004219A7"/>
    <w:rsid w:val="00421A0E"/>
    <w:rsid w:val="00421A32"/>
    <w:rsid w:val="00421B87"/>
    <w:rsid w:val="00421DE1"/>
    <w:rsid w:val="00421F44"/>
    <w:rsid w:val="00421FC1"/>
    <w:rsid w:val="00421FD8"/>
    <w:rsid w:val="004220E5"/>
    <w:rsid w:val="0042229D"/>
    <w:rsid w:val="004222B1"/>
    <w:rsid w:val="00422359"/>
    <w:rsid w:val="004223E1"/>
    <w:rsid w:val="00422445"/>
    <w:rsid w:val="0042245C"/>
    <w:rsid w:val="00422522"/>
    <w:rsid w:val="00422550"/>
    <w:rsid w:val="00422593"/>
    <w:rsid w:val="004226E5"/>
    <w:rsid w:val="00422868"/>
    <w:rsid w:val="00422998"/>
    <w:rsid w:val="004229A3"/>
    <w:rsid w:val="004229D7"/>
    <w:rsid w:val="00422A12"/>
    <w:rsid w:val="00422A20"/>
    <w:rsid w:val="00422A79"/>
    <w:rsid w:val="00422AB6"/>
    <w:rsid w:val="00422DEE"/>
    <w:rsid w:val="00422E19"/>
    <w:rsid w:val="00422E6A"/>
    <w:rsid w:val="00422E8B"/>
    <w:rsid w:val="00422EAD"/>
    <w:rsid w:val="00422F01"/>
    <w:rsid w:val="00422F29"/>
    <w:rsid w:val="00423076"/>
    <w:rsid w:val="004230AE"/>
    <w:rsid w:val="004231BE"/>
    <w:rsid w:val="0042321F"/>
    <w:rsid w:val="0042324B"/>
    <w:rsid w:val="004232E9"/>
    <w:rsid w:val="0042332F"/>
    <w:rsid w:val="00423370"/>
    <w:rsid w:val="004233B4"/>
    <w:rsid w:val="00423505"/>
    <w:rsid w:val="004235FB"/>
    <w:rsid w:val="00423632"/>
    <w:rsid w:val="00423818"/>
    <w:rsid w:val="0042382B"/>
    <w:rsid w:val="00423898"/>
    <w:rsid w:val="00423A89"/>
    <w:rsid w:val="00423B2F"/>
    <w:rsid w:val="00423B79"/>
    <w:rsid w:val="00423C0A"/>
    <w:rsid w:val="00423C5D"/>
    <w:rsid w:val="00423C72"/>
    <w:rsid w:val="00423D3D"/>
    <w:rsid w:val="00423DA8"/>
    <w:rsid w:val="00423EF8"/>
    <w:rsid w:val="00423F5E"/>
    <w:rsid w:val="00423FC4"/>
    <w:rsid w:val="00423FEF"/>
    <w:rsid w:val="00424032"/>
    <w:rsid w:val="004240DE"/>
    <w:rsid w:val="00424147"/>
    <w:rsid w:val="00424180"/>
    <w:rsid w:val="0042429B"/>
    <w:rsid w:val="0042438D"/>
    <w:rsid w:val="004244F9"/>
    <w:rsid w:val="004246B6"/>
    <w:rsid w:val="00424716"/>
    <w:rsid w:val="00424788"/>
    <w:rsid w:val="004247F4"/>
    <w:rsid w:val="0042483B"/>
    <w:rsid w:val="0042485B"/>
    <w:rsid w:val="0042486A"/>
    <w:rsid w:val="00424871"/>
    <w:rsid w:val="004248D6"/>
    <w:rsid w:val="0042498C"/>
    <w:rsid w:val="004249C1"/>
    <w:rsid w:val="004249DA"/>
    <w:rsid w:val="00424A2A"/>
    <w:rsid w:val="00424BD4"/>
    <w:rsid w:val="00424C2E"/>
    <w:rsid w:val="00424CA6"/>
    <w:rsid w:val="00424CE4"/>
    <w:rsid w:val="00424CE5"/>
    <w:rsid w:val="00424D0B"/>
    <w:rsid w:val="00424D49"/>
    <w:rsid w:val="00424E01"/>
    <w:rsid w:val="00424EB5"/>
    <w:rsid w:val="00424EFD"/>
    <w:rsid w:val="00424F3F"/>
    <w:rsid w:val="0042505C"/>
    <w:rsid w:val="004250CB"/>
    <w:rsid w:val="00425134"/>
    <w:rsid w:val="004251C4"/>
    <w:rsid w:val="00425227"/>
    <w:rsid w:val="00425270"/>
    <w:rsid w:val="00425340"/>
    <w:rsid w:val="00425369"/>
    <w:rsid w:val="004257AD"/>
    <w:rsid w:val="004257E2"/>
    <w:rsid w:val="004257E7"/>
    <w:rsid w:val="0042584C"/>
    <w:rsid w:val="004258E1"/>
    <w:rsid w:val="004258EE"/>
    <w:rsid w:val="004259F6"/>
    <w:rsid w:val="00425BD8"/>
    <w:rsid w:val="00425BF1"/>
    <w:rsid w:val="00425D21"/>
    <w:rsid w:val="00425D8D"/>
    <w:rsid w:val="00425DC3"/>
    <w:rsid w:val="00425E68"/>
    <w:rsid w:val="00425EC6"/>
    <w:rsid w:val="0042600B"/>
    <w:rsid w:val="00426070"/>
    <w:rsid w:val="004260C0"/>
    <w:rsid w:val="0042614E"/>
    <w:rsid w:val="00426244"/>
    <w:rsid w:val="004263C4"/>
    <w:rsid w:val="004263C5"/>
    <w:rsid w:val="004263D9"/>
    <w:rsid w:val="00426405"/>
    <w:rsid w:val="004264E3"/>
    <w:rsid w:val="00426563"/>
    <w:rsid w:val="004265BC"/>
    <w:rsid w:val="004269EE"/>
    <w:rsid w:val="004269F1"/>
    <w:rsid w:val="00426A28"/>
    <w:rsid w:val="00426AB5"/>
    <w:rsid w:val="00426B00"/>
    <w:rsid w:val="00426B06"/>
    <w:rsid w:val="00426B13"/>
    <w:rsid w:val="00426BBC"/>
    <w:rsid w:val="00426C1C"/>
    <w:rsid w:val="00426CB9"/>
    <w:rsid w:val="00426CD5"/>
    <w:rsid w:val="00426DA8"/>
    <w:rsid w:val="00426DBF"/>
    <w:rsid w:val="00426DC0"/>
    <w:rsid w:val="00426DF7"/>
    <w:rsid w:val="00426E0E"/>
    <w:rsid w:val="00426E5D"/>
    <w:rsid w:val="00426EF1"/>
    <w:rsid w:val="00426F57"/>
    <w:rsid w:val="0042700A"/>
    <w:rsid w:val="0042707D"/>
    <w:rsid w:val="004270F7"/>
    <w:rsid w:val="00427193"/>
    <w:rsid w:val="004272E7"/>
    <w:rsid w:val="00427300"/>
    <w:rsid w:val="004273A8"/>
    <w:rsid w:val="0042754F"/>
    <w:rsid w:val="00427567"/>
    <w:rsid w:val="004275AF"/>
    <w:rsid w:val="00427679"/>
    <w:rsid w:val="0042769D"/>
    <w:rsid w:val="004276E8"/>
    <w:rsid w:val="004277A2"/>
    <w:rsid w:val="00427812"/>
    <w:rsid w:val="0042792C"/>
    <w:rsid w:val="00427A68"/>
    <w:rsid w:val="00427A80"/>
    <w:rsid w:val="00427A9C"/>
    <w:rsid w:val="00427B17"/>
    <w:rsid w:val="00427B18"/>
    <w:rsid w:val="00427B82"/>
    <w:rsid w:val="00427BEA"/>
    <w:rsid w:val="00427C9C"/>
    <w:rsid w:val="00427D5B"/>
    <w:rsid w:val="00427DDC"/>
    <w:rsid w:val="00427DEE"/>
    <w:rsid w:val="00427E74"/>
    <w:rsid w:val="00427E84"/>
    <w:rsid w:val="00427EDE"/>
    <w:rsid w:val="00430055"/>
    <w:rsid w:val="00430333"/>
    <w:rsid w:val="004303D3"/>
    <w:rsid w:val="00430587"/>
    <w:rsid w:val="0043073D"/>
    <w:rsid w:val="00430766"/>
    <w:rsid w:val="004307B1"/>
    <w:rsid w:val="004307B3"/>
    <w:rsid w:val="00430845"/>
    <w:rsid w:val="0043085C"/>
    <w:rsid w:val="00430883"/>
    <w:rsid w:val="00430895"/>
    <w:rsid w:val="004308EF"/>
    <w:rsid w:val="004309D6"/>
    <w:rsid w:val="004309F5"/>
    <w:rsid w:val="00430AEC"/>
    <w:rsid w:val="00430BEF"/>
    <w:rsid w:val="00430C78"/>
    <w:rsid w:val="00430CD9"/>
    <w:rsid w:val="00430CF3"/>
    <w:rsid w:val="00430D69"/>
    <w:rsid w:val="00430DA5"/>
    <w:rsid w:val="00430DEB"/>
    <w:rsid w:val="00430E47"/>
    <w:rsid w:val="00430E8E"/>
    <w:rsid w:val="00430F64"/>
    <w:rsid w:val="00430FA0"/>
    <w:rsid w:val="00431133"/>
    <w:rsid w:val="00431139"/>
    <w:rsid w:val="0043130A"/>
    <w:rsid w:val="00431377"/>
    <w:rsid w:val="004313F7"/>
    <w:rsid w:val="00431530"/>
    <w:rsid w:val="0043159B"/>
    <w:rsid w:val="004316CD"/>
    <w:rsid w:val="00431777"/>
    <w:rsid w:val="00431819"/>
    <w:rsid w:val="004318B4"/>
    <w:rsid w:val="0043191E"/>
    <w:rsid w:val="0043197B"/>
    <w:rsid w:val="00431A53"/>
    <w:rsid w:val="00431A89"/>
    <w:rsid w:val="00431B0B"/>
    <w:rsid w:val="00431B40"/>
    <w:rsid w:val="00431B6B"/>
    <w:rsid w:val="00431B9C"/>
    <w:rsid w:val="00431D17"/>
    <w:rsid w:val="00431E00"/>
    <w:rsid w:val="00431E63"/>
    <w:rsid w:val="00431EBE"/>
    <w:rsid w:val="0043201B"/>
    <w:rsid w:val="00432074"/>
    <w:rsid w:val="004322CF"/>
    <w:rsid w:val="00432364"/>
    <w:rsid w:val="0043237B"/>
    <w:rsid w:val="004323A0"/>
    <w:rsid w:val="00432516"/>
    <w:rsid w:val="00432517"/>
    <w:rsid w:val="00432534"/>
    <w:rsid w:val="00432535"/>
    <w:rsid w:val="004325F0"/>
    <w:rsid w:val="0043261C"/>
    <w:rsid w:val="0043266C"/>
    <w:rsid w:val="004326C4"/>
    <w:rsid w:val="0043270A"/>
    <w:rsid w:val="00432722"/>
    <w:rsid w:val="00432756"/>
    <w:rsid w:val="004327CF"/>
    <w:rsid w:val="0043283E"/>
    <w:rsid w:val="004328F1"/>
    <w:rsid w:val="004328F8"/>
    <w:rsid w:val="004329D5"/>
    <w:rsid w:val="00432AD4"/>
    <w:rsid w:val="00432AE5"/>
    <w:rsid w:val="00432B39"/>
    <w:rsid w:val="00432B5A"/>
    <w:rsid w:val="00432B64"/>
    <w:rsid w:val="00432BA8"/>
    <w:rsid w:val="00432BC4"/>
    <w:rsid w:val="00432C27"/>
    <w:rsid w:val="00432CE5"/>
    <w:rsid w:val="00432D38"/>
    <w:rsid w:val="00432DF7"/>
    <w:rsid w:val="00432E1F"/>
    <w:rsid w:val="00432E4A"/>
    <w:rsid w:val="00432F09"/>
    <w:rsid w:val="00433025"/>
    <w:rsid w:val="0043306D"/>
    <w:rsid w:val="004331C4"/>
    <w:rsid w:val="00433281"/>
    <w:rsid w:val="004332CA"/>
    <w:rsid w:val="00433310"/>
    <w:rsid w:val="00433354"/>
    <w:rsid w:val="0043335D"/>
    <w:rsid w:val="00433415"/>
    <w:rsid w:val="004334D2"/>
    <w:rsid w:val="00433595"/>
    <w:rsid w:val="004335DB"/>
    <w:rsid w:val="00433614"/>
    <w:rsid w:val="00433616"/>
    <w:rsid w:val="004336FB"/>
    <w:rsid w:val="0043372A"/>
    <w:rsid w:val="00433842"/>
    <w:rsid w:val="0043385E"/>
    <w:rsid w:val="00433916"/>
    <w:rsid w:val="00433925"/>
    <w:rsid w:val="00433974"/>
    <w:rsid w:val="00433977"/>
    <w:rsid w:val="004339A7"/>
    <w:rsid w:val="004339CD"/>
    <w:rsid w:val="00433A45"/>
    <w:rsid w:val="00433B45"/>
    <w:rsid w:val="00433BC6"/>
    <w:rsid w:val="00433BCF"/>
    <w:rsid w:val="00433CB3"/>
    <w:rsid w:val="00433CFD"/>
    <w:rsid w:val="00433D8B"/>
    <w:rsid w:val="00433E3B"/>
    <w:rsid w:val="00433E8F"/>
    <w:rsid w:val="00433FF6"/>
    <w:rsid w:val="0043400F"/>
    <w:rsid w:val="004340EB"/>
    <w:rsid w:val="00434109"/>
    <w:rsid w:val="004342A8"/>
    <w:rsid w:val="00434482"/>
    <w:rsid w:val="0043449E"/>
    <w:rsid w:val="00434519"/>
    <w:rsid w:val="00434675"/>
    <w:rsid w:val="004347E9"/>
    <w:rsid w:val="004349D5"/>
    <w:rsid w:val="00434A06"/>
    <w:rsid w:val="00434A19"/>
    <w:rsid w:val="00434A39"/>
    <w:rsid w:val="00434A5B"/>
    <w:rsid w:val="00434A77"/>
    <w:rsid w:val="00434B55"/>
    <w:rsid w:val="00434BA7"/>
    <w:rsid w:val="00434BE8"/>
    <w:rsid w:val="00434C38"/>
    <w:rsid w:val="00434C78"/>
    <w:rsid w:val="00434DB1"/>
    <w:rsid w:val="00434E19"/>
    <w:rsid w:val="00434E89"/>
    <w:rsid w:val="00434F72"/>
    <w:rsid w:val="0043506D"/>
    <w:rsid w:val="00435071"/>
    <w:rsid w:val="00435093"/>
    <w:rsid w:val="004351F7"/>
    <w:rsid w:val="004356D9"/>
    <w:rsid w:val="0043570C"/>
    <w:rsid w:val="004357C2"/>
    <w:rsid w:val="00435855"/>
    <w:rsid w:val="004358A8"/>
    <w:rsid w:val="004358AF"/>
    <w:rsid w:val="004358BC"/>
    <w:rsid w:val="0043599E"/>
    <w:rsid w:val="00435E2C"/>
    <w:rsid w:val="00435FD0"/>
    <w:rsid w:val="0043609E"/>
    <w:rsid w:val="004360F7"/>
    <w:rsid w:val="0043610F"/>
    <w:rsid w:val="00436202"/>
    <w:rsid w:val="004362C0"/>
    <w:rsid w:val="004363B8"/>
    <w:rsid w:val="004363EF"/>
    <w:rsid w:val="00436445"/>
    <w:rsid w:val="004364D1"/>
    <w:rsid w:val="004365C2"/>
    <w:rsid w:val="004366B7"/>
    <w:rsid w:val="00436844"/>
    <w:rsid w:val="00436914"/>
    <w:rsid w:val="0043694B"/>
    <w:rsid w:val="00436B69"/>
    <w:rsid w:val="00436B94"/>
    <w:rsid w:val="00436C5D"/>
    <w:rsid w:val="00436D00"/>
    <w:rsid w:val="00436D02"/>
    <w:rsid w:val="00436D95"/>
    <w:rsid w:val="00436DF9"/>
    <w:rsid w:val="00436F84"/>
    <w:rsid w:val="004370C8"/>
    <w:rsid w:val="00437146"/>
    <w:rsid w:val="0043724E"/>
    <w:rsid w:val="004372E4"/>
    <w:rsid w:val="00437315"/>
    <w:rsid w:val="00437401"/>
    <w:rsid w:val="004374E4"/>
    <w:rsid w:val="0043754A"/>
    <w:rsid w:val="0043762E"/>
    <w:rsid w:val="0043789A"/>
    <w:rsid w:val="0043798C"/>
    <w:rsid w:val="00437A40"/>
    <w:rsid w:val="00437AB1"/>
    <w:rsid w:val="00437B7A"/>
    <w:rsid w:val="00437CEB"/>
    <w:rsid w:val="00437DD8"/>
    <w:rsid w:val="00437E1E"/>
    <w:rsid w:val="00437E5C"/>
    <w:rsid w:val="00437EAA"/>
    <w:rsid w:val="00437EEB"/>
    <w:rsid w:val="00437EEC"/>
    <w:rsid w:val="00440009"/>
    <w:rsid w:val="004400A5"/>
    <w:rsid w:val="0044015A"/>
    <w:rsid w:val="00440174"/>
    <w:rsid w:val="00440179"/>
    <w:rsid w:val="0044028D"/>
    <w:rsid w:val="0044032A"/>
    <w:rsid w:val="004403A3"/>
    <w:rsid w:val="004404B7"/>
    <w:rsid w:val="004404EE"/>
    <w:rsid w:val="0044051E"/>
    <w:rsid w:val="004405D8"/>
    <w:rsid w:val="004405F3"/>
    <w:rsid w:val="00440693"/>
    <w:rsid w:val="0044073E"/>
    <w:rsid w:val="00440794"/>
    <w:rsid w:val="004409A6"/>
    <w:rsid w:val="00440A52"/>
    <w:rsid w:val="00440B70"/>
    <w:rsid w:val="00440BB8"/>
    <w:rsid w:val="00440C96"/>
    <w:rsid w:val="00440CC7"/>
    <w:rsid w:val="00440EC0"/>
    <w:rsid w:val="00440F74"/>
    <w:rsid w:val="00440FA4"/>
    <w:rsid w:val="00440FF8"/>
    <w:rsid w:val="00441047"/>
    <w:rsid w:val="004411BD"/>
    <w:rsid w:val="0044127A"/>
    <w:rsid w:val="004412E5"/>
    <w:rsid w:val="0044130C"/>
    <w:rsid w:val="004414A1"/>
    <w:rsid w:val="00441514"/>
    <w:rsid w:val="00441556"/>
    <w:rsid w:val="0044157D"/>
    <w:rsid w:val="004415AB"/>
    <w:rsid w:val="004415FD"/>
    <w:rsid w:val="004416DA"/>
    <w:rsid w:val="004416F2"/>
    <w:rsid w:val="004416FD"/>
    <w:rsid w:val="00441920"/>
    <w:rsid w:val="00441968"/>
    <w:rsid w:val="004419AF"/>
    <w:rsid w:val="004419D5"/>
    <w:rsid w:val="00441A1B"/>
    <w:rsid w:val="00441B06"/>
    <w:rsid w:val="00441B0A"/>
    <w:rsid w:val="00441B0F"/>
    <w:rsid w:val="00441B1C"/>
    <w:rsid w:val="00441B3D"/>
    <w:rsid w:val="00441C12"/>
    <w:rsid w:val="00441C5C"/>
    <w:rsid w:val="00441C75"/>
    <w:rsid w:val="00441CB4"/>
    <w:rsid w:val="00441CC5"/>
    <w:rsid w:val="00441CFB"/>
    <w:rsid w:val="00441D40"/>
    <w:rsid w:val="00441DD3"/>
    <w:rsid w:val="00441E0B"/>
    <w:rsid w:val="00442068"/>
    <w:rsid w:val="004420E6"/>
    <w:rsid w:val="00442127"/>
    <w:rsid w:val="004421F3"/>
    <w:rsid w:val="00442203"/>
    <w:rsid w:val="00442318"/>
    <w:rsid w:val="00442343"/>
    <w:rsid w:val="004423D2"/>
    <w:rsid w:val="004423D5"/>
    <w:rsid w:val="00442409"/>
    <w:rsid w:val="004424B2"/>
    <w:rsid w:val="004424C4"/>
    <w:rsid w:val="00442540"/>
    <w:rsid w:val="00442599"/>
    <w:rsid w:val="00442600"/>
    <w:rsid w:val="0044260A"/>
    <w:rsid w:val="0044262B"/>
    <w:rsid w:val="0044270D"/>
    <w:rsid w:val="0044273D"/>
    <w:rsid w:val="00442771"/>
    <w:rsid w:val="0044278F"/>
    <w:rsid w:val="00442830"/>
    <w:rsid w:val="0044288E"/>
    <w:rsid w:val="00442989"/>
    <w:rsid w:val="004429BC"/>
    <w:rsid w:val="00442A96"/>
    <w:rsid w:val="00442AB1"/>
    <w:rsid w:val="00442AEE"/>
    <w:rsid w:val="00442AFF"/>
    <w:rsid w:val="00442BEA"/>
    <w:rsid w:val="00442C4C"/>
    <w:rsid w:val="00442C82"/>
    <w:rsid w:val="00442D4E"/>
    <w:rsid w:val="00442D86"/>
    <w:rsid w:val="00442DAD"/>
    <w:rsid w:val="00442DCC"/>
    <w:rsid w:val="00442E46"/>
    <w:rsid w:val="00442E79"/>
    <w:rsid w:val="00442EA1"/>
    <w:rsid w:val="004430E1"/>
    <w:rsid w:val="00443116"/>
    <w:rsid w:val="00443160"/>
    <w:rsid w:val="004431FD"/>
    <w:rsid w:val="00443278"/>
    <w:rsid w:val="00443405"/>
    <w:rsid w:val="0044345B"/>
    <w:rsid w:val="00443523"/>
    <w:rsid w:val="00443566"/>
    <w:rsid w:val="004436FA"/>
    <w:rsid w:val="00443786"/>
    <w:rsid w:val="00443838"/>
    <w:rsid w:val="00443870"/>
    <w:rsid w:val="00443938"/>
    <w:rsid w:val="004439B2"/>
    <w:rsid w:val="00443C75"/>
    <w:rsid w:val="00443DF3"/>
    <w:rsid w:val="00443F23"/>
    <w:rsid w:val="00443F8F"/>
    <w:rsid w:val="00443FA9"/>
    <w:rsid w:val="00444065"/>
    <w:rsid w:val="004440AE"/>
    <w:rsid w:val="0044411F"/>
    <w:rsid w:val="00444156"/>
    <w:rsid w:val="00444179"/>
    <w:rsid w:val="0044418A"/>
    <w:rsid w:val="0044418B"/>
    <w:rsid w:val="004441A3"/>
    <w:rsid w:val="00444206"/>
    <w:rsid w:val="004443B4"/>
    <w:rsid w:val="00444469"/>
    <w:rsid w:val="00444547"/>
    <w:rsid w:val="004445FE"/>
    <w:rsid w:val="00444650"/>
    <w:rsid w:val="004446C5"/>
    <w:rsid w:val="004446E2"/>
    <w:rsid w:val="00444703"/>
    <w:rsid w:val="0044471F"/>
    <w:rsid w:val="004447D3"/>
    <w:rsid w:val="00444833"/>
    <w:rsid w:val="004448E5"/>
    <w:rsid w:val="00444A0A"/>
    <w:rsid w:val="00444A48"/>
    <w:rsid w:val="00444A4E"/>
    <w:rsid w:val="00444A55"/>
    <w:rsid w:val="00444A60"/>
    <w:rsid w:val="00444B5E"/>
    <w:rsid w:val="00444BF7"/>
    <w:rsid w:val="00444CE7"/>
    <w:rsid w:val="00444E9B"/>
    <w:rsid w:val="00444F4B"/>
    <w:rsid w:val="00444FCC"/>
    <w:rsid w:val="00444FDF"/>
    <w:rsid w:val="00444FE8"/>
    <w:rsid w:val="00445101"/>
    <w:rsid w:val="0044514D"/>
    <w:rsid w:val="00445307"/>
    <w:rsid w:val="0044536E"/>
    <w:rsid w:val="004456F1"/>
    <w:rsid w:val="00445822"/>
    <w:rsid w:val="0044586A"/>
    <w:rsid w:val="00445AEA"/>
    <w:rsid w:val="00445AED"/>
    <w:rsid w:val="00445BB3"/>
    <w:rsid w:val="00445BF9"/>
    <w:rsid w:val="00445CFC"/>
    <w:rsid w:val="00445D8A"/>
    <w:rsid w:val="00445DA3"/>
    <w:rsid w:val="00445DB8"/>
    <w:rsid w:val="00445F2E"/>
    <w:rsid w:val="00445F42"/>
    <w:rsid w:val="00445FF5"/>
    <w:rsid w:val="00446017"/>
    <w:rsid w:val="004460BE"/>
    <w:rsid w:val="00446178"/>
    <w:rsid w:val="0044617E"/>
    <w:rsid w:val="00446196"/>
    <w:rsid w:val="004462B4"/>
    <w:rsid w:val="004462CC"/>
    <w:rsid w:val="004462CF"/>
    <w:rsid w:val="00446319"/>
    <w:rsid w:val="00446377"/>
    <w:rsid w:val="0044638C"/>
    <w:rsid w:val="004463D7"/>
    <w:rsid w:val="0044641A"/>
    <w:rsid w:val="00446646"/>
    <w:rsid w:val="00446662"/>
    <w:rsid w:val="00446750"/>
    <w:rsid w:val="0044677F"/>
    <w:rsid w:val="00446882"/>
    <w:rsid w:val="00446A2C"/>
    <w:rsid w:val="00446AAF"/>
    <w:rsid w:val="00446B44"/>
    <w:rsid w:val="00446B8C"/>
    <w:rsid w:val="00446B93"/>
    <w:rsid w:val="00446BCF"/>
    <w:rsid w:val="00446C7D"/>
    <w:rsid w:val="00446D1A"/>
    <w:rsid w:val="00446DB6"/>
    <w:rsid w:val="00446DD5"/>
    <w:rsid w:val="00446EAE"/>
    <w:rsid w:val="00446EF5"/>
    <w:rsid w:val="00446F2D"/>
    <w:rsid w:val="00446F79"/>
    <w:rsid w:val="00446F7B"/>
    <w:rsid w:val="004470E0"/>
    <w:rsid w:val="004470ED"/>
    <w:rsid w:val="00447298"/>
    <w:rsid w:val="0044736D"/>
    <w:rsid w:val="004473D4"/>
    <w:rsid w:val="004473D9"/>
    <w:rsid w:val="00447524"/>
    <w:rsid w:val="004475E0"/>
    <w:rsid w:val="004475F0"/>
    <w:rsid w:val="00447614"/>
    <w:rsid w:val="0044761F"/>
    <w:rsid w:val="0044769B"/>
    <w:rsid w:val="0044774E"/>
    <w:rsid w:val="004478A1"/>
    <w:rsid w:val="0044794C"/>
    <w:rsid w:val="004479A7"/>
    <w:rsid w:val="00447A4C"/>
    <w:rsid w:val="00447AE0"/>
    <w:rsid w:val="00447B5F"/>
    <w:rsid w:val="00447B8B"/>
    <w:rsid w:val="00447CEB"/>
    <w:rsid w:val="00447D8B"/>
    <w:rsid w:val="0045000D"/>
    <w:rsid w:val="00450068"/>
    <w:rsid w:val="004500AD"/>
    <w:rsid w:val="00450386"/>
    <w:rsid w:val="0045051B"/>
    <w:rsid w:val="0045061F"/>
    <w:rsid w:val="00450647"/>
    <w:rsid w:val="004506CF"/>
    <w:rsid w:val="00450AD2"/>
    <w:rsid w:val="00450D04"/>
    <w:rsid w:val="00450D2B"/>
    <w:rsid w:val="00450D82"/>
    <w:rsid w:val="00450DAB"/>
    <w:rsid w:val="00450EB2"/>
    <w:rsid w:val="00450F1D"/>
    <w:rsid w:val="00450F37"/>
    <w:rsid w:val="00450FBF"/>
    <w:rsid w:val="0045107E"/>
    <w:rsid w:val="004510D5"/>
    <w:rsid w:val="004510EB"/>
    <w:rsid w:val="00451197"/>
    <w:rsid w:val="004511D3"/>
    <w:rsid w:val="004511F2"/>
    <w:rsid w:val="00451453"/>
    <w:rsid w:val="004514BE"/>
    <w:rsid w:val="004514D3"/>
    <w:rsid w:val="0045154F"/>
    <w:rsid w:val="00451595"/>
    <w:rsid w:val="004515FE"/>
    <w:rsid w:val="004516BE"/>
    <w:rsid w:val="00451747"/>
    <w:rsid w:val="00451786"/>
    <w:rsid w:val="004517F2"/>
    <w:rsid w:val="00451856"/>
    <w:rsid w:val="00451861"/>
    <w:rsid w:val="004518C4"/>
    <w:rsid w:val="0045196E"/>
    <w:rsid w:val="00451A2A"/>
    <w:rsid w:val="00451A84"/>
    <w:rsid w:val="00451A93"/>
    <w:rsid w:val="00451AE4"/>
    <w:rsid w:val="00451BB9"/>
    <w:rsid w:val="00451CC0"/>
    <w:rsid w:val="00451E65"/>
    <w:rsid w:val="00451EF6"/>
    <w:rsid w:val="00451FC6"/>
    <w:rsid w:val="00451FD2"/>
    <w:rsid w:val="00451FD9"/>
    <w:rsid w:val="00452065"/>
    <w:rsid w:val="004520A9"/>
    <w:rsid w:val="004520CC"/>
    <w:rsid w:val="00452117"/>
    <w:rsid w:val="0045215F"/>
    <w:rsid w:val="0045226F"/>
    <w:rsid w:val="00452298"/>
    <w:rsid w:val="00452329"/>
    <w:rsid w:val="0045232B"/>
    <w:rsid w:val="00452400"/>
    <w:rsid w:val="0045253B"/>
    <w:rsid w:val="004525C0"/>
    <w:rsid w:val="004525C8"/>
    <w:rsid w:val="004525EA"/>
    <w:rsid w:val="004526B5"/>
    <w:rsid w:val="00452791"/>
    <w:rsid w:val="00452813"/>
    <w:rsid w:val="0045282A"/>
    <w:rsid w:val="00452926"/>
    <w:rsid w:val="0045295E"/>
    <w:rsid w:val="004529D0"/>
    <w:rsid w:val="004529D8"/>
    <w:rsid w:val="00452A7E"/>
    <w:rsid w:val="00452A8B"/>
    <w:rsid w:val="00452B02"/>
    <w:rsid w:val="00452B7A"/>
    <w:rsid w:val="00452B83"/>
    <w:rsid w:val="00452BB6"/>
    <w:rsid w:val="00452DC8"/>
    <w:rsid w:val="00452FD0"/>
    <w:rsid w:val="0045301D"/>
    <w:rsid w:val="004530B1"/>
    <w:rsid w:val="004530B3"/>
    <w:rsid w:val="004530DA"/>
    <w:rsid w:val="004530EB"/>
    <w:rsid w:val="004531D8"/>
    <w:rsid w:val="00453240"/>
    <w:rsid w:val="00453242"/>
    <w:rsid w:val="00453497"/>
    <w:rsid w:val="004534B9"/>
    <w:rsid w:val="004534C2"/>
    <w:rsid w:val="00453542"/>
    <w:rsid w:val="00453653"/>
    <w:rsid w:val="0045370F"/>
    <w:rsid w:val="00453749"/>
    <w:rsid w:val="004537B7"/>
    <w:rsid w:val="0045387B"/>
    <w:rsid w:val="004538E9"/>
    <w:rsid w:val="00453B2D"/>
    <w:rsid w:val="00453B5B"/>
    <w:rsid w:val="00453C52"/>
    <w:rsid w:val="00453CFA"/>
    <w:rsid w:val="00453D02"/>
    <w:rsid w:val="00453D1B"/>
    <w:rsid w:val="00453D75"/>
    <w:rsid w:val="00453DE9"/>
    <w:rsid w:val="00453FF5"/>
    <w:rsid w:val="0045404D"/>
    <w:rsid w:val="004540D7"/>
    <w:rsid w:val="004542E9"/>
    <w:rsid w:val="004543CE"/>
    <w:rsid w:val="00454413"/>
    <w:rsid w:val="00454420"/>
    <w:rsid w:val="00454445"/>
    <w:rsid w:val="004544E6"/>
    <w:rsid w:val="00454598"/>
    <w:rsid w:val="0045460F"/>
    <w:rsid w:val="0045477C"/>
    <w:rsid w:val="00454846"/>
    <w:rsid w:val="004548CA"/>
    <w:rsid w:val="00454909"/>
    <w:rsid w:val="00454A2A"/>
    <w:rsid w:val="00454AA0"/>
    <w:rsid w:val="00454AB1"/>
    <w:rsid w:val="00454AF5"/>
    <w:rsid w:val="00454B2D"/>
    <w:rsid w:val="00454C36"/>
    <w:rsid w:val="00454D4D"/>
    <w:rsid w:val="00454DE5"/>
    <w:rsid w:val="00454E37"/>
    <w:rsid w:val="00454E4E"/>
    <w:rsid w:val="00454EEA"/>
    <w:rsid w:val="00454FCD"/>
    <w:rsid w:val="0045500B"/>
    <w:rsid w:val="00455032"/>
    <w:rsid w:val="004550E9"/>
    <w:rsid w:val="00455135"/>
    <w:rsid w:val="00455177"/>
    <w:rsid w:val="004551E6"/>
    <w:rsid w:val="00455232"/>
    <w:rsid w:val="00455240"/>
    <w:rsid w:val="00455342"/>
    <w:rsid w:val="0045539B"/>
    <w:rsid w:val="004553DB"/>
    <w:rsid w:val="004554D8"/>
    <w:rsid w:val="004554F9"/>
    <w:rsid w:val="00455540"/>
    <w:rsid w:val="0045557A"/>
    <w:rsid w:val="00455637"/>
    <w:rsid w:val="0045566E"/>
    <w:rsid w:val="0045569E"/>
    <w:rsid w:val="00455719"/>
    <w:rsid w:val="004557BD"/>
    <w:rsid w:val="00455802"/>
    <w:rsid w:val="00455823"/>
    <w:rsid w:val="00455854"/>
    <w:rsid w:val="00455938"/>
    <w:rsid w:val="0045598A"/>
    <w:rsid w:val="004559DB"/>
    <w:rsid w:val="004559E8"/>
    <w:rsid w:val="00455A3D"/>
    <w:rsid w:val="00455A71"/>
    <w:rsid w:val="00455ABC"/>
    <w:rsid w:val="00455BE6"/>
    <w:rsid w:val="00455C61"/>
    <w:rsid w:val="00455C84"/>
    <w:rsid w:val="00455CA9"/>
    <w:rsid w:val="00455D14"/>
    <w:rsid w:val="00455D84"/>
    <w:rsid w:val="00455DEE"/>
    <w:rsid w:val="00455F34"/>
    <w:rsid w:val="00456157"/>
    <w:rsid w:val="0045626E"/>
    <w:rsid w:val="00456281"/>
    <w:rsid w:val="00456336"/>
    <w:rsid w:val="004563C7"/>
    <w:rsid w:val="004563E2"/>
    <w:rsid w:val="00456439"/>
    <w:rsid w:val="00456450"/>
    <w:rsid w:val="0045649D"/>
    <w:rsid w:val="004564DD"/>
    <w:rsid w:val="00456585"/>
    <w:rsid w:val="0045665D"/>
    <w:rsid w:val="004566C0"/>
    <w:rsid w:val="004566E8"/>
    <w:rsid w:val="00456727"/>
    <w:rsid w:val="00456895"/>
    <w:rsid w:val="00456976"/>
    <w:rsid w:val="004569AC"/>
    <w:rsid w:val="00456B2F"/>
    <w:rsid w:val="00456B6A"/>
    <w:rsid w:val="00456BAF"/>
    <w:rsid w:val="00456BDF"/>
    <w:rsid w:val="00456CD8"/>
    <w:rsid w:val="00456D13"/>
    <w:rsid w:val="00456ECF"/>
    <w:rsid w:val="00456F98"/>
    <w:rsid w:val="00457024"/>
    <w:rsid w:val="0045717A"/>
    <w:rsid w:val="004571BB"/>
    <w:rsid w:val="004572D4"/>
    <w:rsid w:val="0045736C"/>
    <w:rsid w:val="00457396"/>
    <w:rsid w:val="004573BF"/>
    <w:rsid w:val="00457448"/>
    <w:rsid w:val="004574C7"/>
    <w:rsid w:val="004574DF"/>
    <w:rsid w:val="004575DA"/>
    <w:rsid w:val="0045761F"/>
    <w:rsid w:val="00457734"/>
    <w:rsid w:val="00457776"/>
    <w:rsid w:val="00457894"/>
    <w:rsid w:val="0045792B"/>
    <w:rsid w:val="004579CC"/>
    <w:rsid w:val="00457A5D"/>
    <w:rsid w:val="00457AA6"/>
    <w:rsid w:val="00457AC6"/>
    <w:rsid w:val="00457AC7"/>
    <w:rsid w:val="00457AE5"/>
    <w:rsid w:val="00457AF4"/>
    <w:rsid w:val="00457C8F"/>
    <w:rsid w:val="00457CB2"/>
    <w:rsid w:val="00457CB9"/>
    <w:rsid w:val="00457D2E"/>
    <w:rsid w:val="00457D65"/>
    <w:rsid w:val="00457F33"/>
    <w:rsid w:val="00457F5C"/>
    <w:rsid w:val="00457F84"/>
    <w:rsid w:val="00457FE1"/>
    <w:rsid w:val="00460005"/>
    <w:rsid w:val="00460006"/>
    <w:rsid w:val="00460063"/>
    <w:rsid w:val="004600DC"/>
    <w:rsid w:val="004600E0"/>
    <w:rsid w:val="00460108"/>
    <w:rsid w:val="0046012D"/>
    <w:rsid w:val="0046029F"/>
    <w:rsid w:val="004602C7"/>
    <w:rsid w:val="004603D6"/>
    <w:rsid w:val="0046046B"/>
    <w:rsid w:val="00460512"/>
    <w:rsid w:val="0046053F"/>
    <w:rsid w:val="00460546"/>
    <w:rsid w:val="004605DD"/>
    <w:rsid w:val="004605F7"/>
    <w:rsid w:val="00460725"/>
    <w:rsid w:val="00460759"/>
    <w:rsid w:val="0046085C"/>
    <w:rsid w:val="0046092E"/>
    <w:rsid w:val="00460AB4"/>
    <w:rsid w:val="00460AC6"/>
    <w:rsid w:val="00460C45"/>
    <w:rsid w:val="00460C6D"/>
    <w:rsid w:val="00460C73"/>
    <w:rsid w:val="00460E35"/>
    <w:rsid w:val="00460EAE"/>
    <w:rsid w:val="00460F18"/>
    <w:rsid w:val="0046107F"/>
    <w:rsid w:val="00461085"/>
    <w:rsid w:val="004611AA"/>
    <w:rsid w:val="00461233"/>
    <w:rsid w:val="0046130E"/>
    <w:rsid w:val="00461311"/>
    <w:rsid w:val="0046141F"/>
    <w:rsid w:val="00461450"/>
    <w:rsid w:val="00461465"/>
    <w:rsid w:val="004614C7"/>
    <w:rsid w:val="004615B3"/>
    <w:rsid w:val="0046163F"/>
    <w:rsid w:val="0046168E"/>
    <w:rsid w:val="00461819"/>
    <w:rsid w:val="00461851"/>
    <w:rsid w:val="004618D9"/>
    <w:rsid w:val="00461950"/>
    <w:rsid w:val="004619C8"/>
    <w:rsid w:val="004619F8"/>
    <w:rsid w:val="00461A16"/>
    <w:rsid w:val="00461A44"/>
    <w:rsid w:val="00461A96"/>
    <w:rsid w:val="00461BDE"/>
    <w:rsid w:val="00461C58"/>
    <w:rsid w:val="00461CFB"/>
    <w:rsid w:val="00461D3B"/>
    <w:rsid w:val="00461D53"/>
    <w:rsid w:val="00461DDD"/>
    <w:rsid w:val="00461DE5"/>
    <w:rsid w:val="00461E9B"/>
    <w:rsid w:val="00461F94"/>
    <w:rsid w:val="00461FA5"/>
    <w:rsid w:val="00462173"/>
    <w:rsid w:val="0046217A"/>
    <w:rsid w:val="004622D6"/>
    <w:rsid w:val="0046237F"/>
    <w:rsid w:val="004624BE"/>
    <w:rsid w:val="00462543"/>
    <w:rsid w:val="00462591"/>
    <w:rsid w:val="00462651"/>
    <w:rsid w:val="004626E4"/>
    <w:rsid w:val="004627C7"/>
    <w:rsid w:val="004627CB"/>
    <w:rsid w:val="00462937"/>
    <w:rsid w:val="00462A05"/>
    <w:rsid w:val="00462B52"/>
    <w:rsid w:val="00462B76"/>
    <w:rsid w:val="00462BA5"/>
    <w:rsid w:val="00462C52"/>
    <w:rsid w:val="00462CBD"/>
    <w:rsid w:val="00462D79"/>
    <w:rsid w:val="00462DA6"/>
    <w:rsid w:val="00462DCD"/>
    <w:rsid w:val="00462DF7"/>
    <w:rsid w:val="00462EEB"/>
    <w:rsid w:val="00462FA2"/>
    <w:rsid w:val="00463034"/>
    <w:rsid w:val="004630EE"/>
    <w:rsid w:val="00463239"/>
    <w:rsid w:val="0046324A"/>
    <w:rsid w:val="004634F6"/>
    <w:rsid w:val="0046369F"/>
    <w:rsid w:val="0046370E"/>
    <w:rsid w:val="004637D2"/>
    <w:rsid w:val="004637EB"/>
    <w:rsid w:val="00463974"/>
    <w:rsid w:val="004639B8"/>
    <w:rsid w:val="00463A45"/>
    <w:rsid w:val="00463A9A"/>
    <w:rsid w:val="00463AC8"/>
    <w:rsid w:val="00463B51"/>
    <w:rsid w:val="00463C38"/>
    <w:rsid w:val="00463CB2"/>
    <w:rsid w:val="00463CEE"/>
    <w:rsid w:val="00463D23"/>
    <w:rsid w:val="00463D83"/>
    <w:rsid w:val="00463DE2"/>
    <w:rsid w:val="00463ED8"/>
    <w:rsid w:val="00463EFF"/>
    <w:rsid w:val="00463F87"/>
    <w:rsid w:val="00463F96"/>
    <w:rsid w:val="00464035"/>
    <w:rsid w:val="00464165"/>
    <w:rsid w:val="00464172"/>
    <w:rsid w:val="004641C8"/>
    <w:rsid w:val="004643EF"/>
    <w:rsid w:val="0046446B"/>
    <w:rsid w:val="0046454D"/>
    <w:rsid w:val="00464556"/>
    <w:rsid w:val="00464583"/>
    <w:rsid w:val="00464640"/>
    <w:rsid w:val="004646DC"/>
    <w:rsid w:val="0046471A"/>
    <w:rsid w:val="00464770"/>
    <w:rsid w:val="0046486F"/>
    <w:rsid w:val="004648C5"/>
    <w:rsid w:val="00464923"/>
    <w:rsid w:val="004649A1"/>
    <w:rsid w:val="004649F7"/>
    <w:rsid w:val="00464A25"/>
    <w:rsid w:val="00464A5E"/>
    <w:rsid w:val="00464B17"/>
    <w:rsid w:val="00464BB2"/>
    <w:rsid w:val="00464BE4"/>
    <w:rsid w:val="00464BE9"/>
    <w:rsid w:val="00464BF2"/>
    <w:rsid w:val="00464C35"/>
    <w:rsid w:val="00464CAC"/>
    <w:rsid w:val="00464CB0"/>
    <w:rsid w:val="00464D66"/>
    <w:rsid w:val="00464E4B"/>
    <w:rsid w:val="00464F66"/>
    <w:rsid w:val="00464F81"/>
    <w:rsid w:val="00464FF9"/>
    <w:rsid w:val="0046500C"/>
    <w:rsid w:val="00465032"/>
    <w:rsid w:val="004650C6"/>
    <w:rsid w:val="0046512F"/>
    <w:rsid w:val="0046519B"/>
    <w:rsid w:val="00465241"/>
    <w:rsid w:val="00465247"/>
    <w:rsid w:val="0046525E"/>
    <w:rsid w:val="00465292"/>
    <w:rsid w:val="004652EE"/>
    <w:rsid w:val="00465317"/>
    <w:rsid w:val="00465320"/>
    <w:rsid w:val="00465445"/>
    <w:rsid w:val="00465460"/>
    <w:rsid w:val="004656B4"/>
    <w:rsid w:val="004656BC"/>
    <w:rsid w:val="004656C3"/>
    <w:rsid w:val="004659FA"/>
    <w:rsid w:val="00465A2B"/>
    <w:rsid w:val="00465A46"/>
    <w:rsid w:val="00465AE6"/>
    <w:rsid w:val="00465BF7"/>
    <w:rsid w:val="00465C1D"/>
    <w:rsid w:val="00465C71"/>
    <w:rsid w:val="00465D4A"/>
    <w:rsid w:val="00465D6A"/>
    <w:rsid w:val="00465DAE"/>
    <w:rsid w:val="00465E34"/>
    <w:rsid w:val="00465E89"/>
    <w:rsid w:val="00465F50"/>
    <w:rsid w:val="00465FEE"/>
    <w:rsid w:val="00466027"/>
    <w:rsid w:val="004660A0"/>
    <w:rsid w:val="00466133"/>
    <w:rsid w:val="0046638C"/>
    <w:rsid w:val="00466479"/>
    <w:rsid w:val="00466497"/>
    <w:rsid w:val="00466509"/>
    <w:rsid w:val="004665F4"/>
    <w:rsid w:val="00466758"/>
    <w:rsid w:val="00466766"/>
    <w:rsid w:val="0046683E"/>
    <w:rsid w:val="00466913"/>
    <w:rsid w:val="0046699B"/>
    <w:rsid w:val="004669C8"/>
    <w:rsid w:val="00466ACC"/>
    <w:rsid w:val="00466B60"/>
    <w:rsid w:val="00466BCB"/>
    <w:rsid w:val="00466BDF"/>
    <w:rsid w:val="00466CA3"/>
    <w:rsid w:val="00466D79"/>
    <w:rsid w:val="00466DBB"/>
    <w:rsid w:val="00466F18"/>
    <w:rsid w:val="00467043"/>
    <w:rsid w:val="0046705F"/>
    <w:rsid w:val="004670DE"/>
    <w:rsid w:val="004670F3"/>
    <w:rsid w:val="004671F6"/>
    <w:rsid w:val="00467294"/>
    <w:rsid w:val="004672C5"/>
    <w:rsid w:val="004672CA"/>
    <w:rsid w:val="0046743E"/>
    <w:rsid w:val="0046744D"/>
    <w:rsid w:val="00467471"/>
    <w:rsid w:val="004675B1"/>
    <w:rsid w:val="004678A0"/>
    <w:rsid w:val="004678EB"/>
    <w:rsid w:val="004679A0"/>
    <w:rsid w:val="004679D4"/>
    <w:rsid w:val="00467A32"/>
    <w:rsid w:val="00467A8C"/>
    <w:rsid w:val="00467ACE"/>
    <w:rsid w:val="00467C3C"/>
    <w:rsid w:val="00467C9A"/>
    <w:rsid w:val="00467F03"/>
    <w:rsid w:val="00467F1C"/>
    <w:rsid w:val="00467F2D"/>
    <w:rsid w:val="00467F52"/>
    <w:rsid w:val="00467F80"/>
    <w:rsid w:val="00467F8C"/>
    <w:rsid w:val="0047003D"/>
    <w:rsid w:val="00470101"/>
    <w:rsid w:val="004702A8"/>
    <w:rsid w:val="00470352"/>
    <w:rsid w:val="004703DE"/>
    <w:rsid w:val="0047040A"/>
    <w:rsid w:val="00470514"/>
    <w:rsid w:val="0047055E"/>
    <w:rsid w:val="004705F6"/>
    <w:rsid w:val="00470638"/>
    <w:rsid w:val="0047069E"/>
    <w:rsid w:val="004706A8"/>
    <w:rsid w:val="004707CC"/>
    <w:rsid w:val="0047085B"/>
    <w:rsid w:val="00470868"/>
    <w:rsid w:val="00470936"/>
    <w:rsid w:val="0047093B"/>
    <w:rsid w:val="004709B2"/>
    <w:rsid w:val="004709B9"/>
    <w:rsid w:val="004709CA"/>
    <w:rsid w:val="00470AED"/>
    <w:rsid w:val="00470BAA"/>
    <w:rsid w:val="00470BBB"/>
    <w:rsid w:val="00470C1F"/>
    <w:rsid w:val="00470C4B"/>
    <w:rsid w:val="00470CCF"/>
    <w:rsid w:val="00470DAE"/>
    <w:rsid w:val="00470DC8"/>
    <w:rsid w:val="00470E61"/>
    <w:rsid w:val="00470E7B"/>
    <w:rsid w:val="00470E99"/>
    <w:rsid w:val="00470EBF"/>
    <w:rsid w:val="00470ECF"/>
    <w:rsid w:val="00470EDE"/>
    <w:rsid w:val="00470F1E"/>
    <w:rsid w:val="0047103B"/>
    <w:rsid w:val="00471068"/>
    <w:rsid w:val="00471282"/>
    <w:rsid w:val="004712AC"/>
    <w:rsid w:val="00471307"/>
    <w:rsid w:val="00471481"/>
    <w:rsid w:val="004714FF"/>
    <w:rsid w:val="0047153F"/>
    <w:rsid w:val="00471541"/>
    <w:rsid w:val="0047161A"/>
    <w:rsid w:val="0047168B"/>
    <w:rsid w:val="004717E5"/>
    <w:rsid w:val="0047186B"/>
    <w:rsid w:val="004718BE"/>
    <w:rsid w:val="00471A03"/>
    <w:rsid w:val="00471A87"/>
    <w:rsid w:val="00471A97"/>
    <w:rsid w:val="00471B6D"/>
    <w:rsid w:val="00471BE4"/>
    <w:rsid w:val="00471BEB"/>
    <w:rsid w:val="00471C49"/>
    <w:rsid w:val="00471C62"/>
    <w:rsid w:val="00471C71"/>
    <w:rsid w:val="00471CCF"/>
    <w:rsid w:val="00471CDF"/>
    <w:rsid w:val="00471DA6"/>
    <w:rsid w:val="00471ECF"/>
    <w:rsid w:val="0047203F"/>
    <w:rsid w:val="0047218F"/>
    <w:rsid w:val="004721E4"/>
    <w:rsid w:val="00472216"/>
    <w:rsid w:val="00472258"/>
    <w:rsid w:val="0047229C"/>
    <w:rsid w:val="004724F8"/>
    <w:rsid w:val="00472616"/>
    <w:rsid w:val="0047266E"/>
    <w:rsid w:val="0047267A"/>
    <w:rsid w:val="004726C3"/>
    <w:rsid w:val="00472708"/>
    <w:rsid w:val="0047283E"/>
    <w:rsid w:val="004729ED"/>
    <w:rsid w:val="00472A11"/>
    <w:rsid w:val="00472A49"/>
    <w:rsid w:val="00472AFC"/>
    <w:rsid w:val="00472B37"/>
    <w:rsid w:val="00472B8C"/>
    <w:rsid w:val="00472BB5"/>
    <w:rsid w:val="00472BD0"/>
    <w:rsid w:val="00472C60"/>
    <w:rsid w:val="00472E8A"/>
    <w:rsid w:val="00472EE4"/>
    <w:rsid w:val="00472FE4"/>
    <w:rsid w:val="00473051"/>
    <w:rsid w:val="004730F6"/>
    <w:rsid w:val="00473171"/>
    <w:rsid w:val="0047317B"/>
    <w:rsid w:val="004731B3"/>
    <w:rsid w:val="004732CF"/>
    <w:rsid w:val="00473310"/>
    <w:rsid w:val="00473363"/>
    <w:rsid w:val="00473475"/>
    <w:rsid w:val="0047353C"/>
    <w:rsid w:val="004737BC"/>
    <w:rsid w:val="00473837"/>
    <w:rsid w:val="00473898"/>
    <w:rsid w:val="004738F2"/>
    <w:rsid w:val="00473A3D"/>
    <w:rsid w:val="00473AD9"/>
    <w:rsid w:val="00473D02"/>
    <w:rsid w:val="00473D1F"/>
    <w:rsid w:val="00473DCC"/>
    <w:rsid w:val="00474079"/>
    <w:rsid w:val="00474155"/>
    <w:rsid w:val="0047432E"/>
    <w:rsid w:val="004743CE"/>
    <w:rsid w:val="004743F0"/>
    <w:rsid w:val="0047448B"/>
    <w:rsid w:val="0047464F"/>
    <w:rsid w:val="0047467C"/>
    <w:rsid w:val="00474849"/>
    <w:rsid w:val="004748A7"/>
    <w:rsid w:val="00474951"/>
    <w:rsid w:val="0047495C"/>
    <w:rsid w:val="00474A8A"/>
    <w:rsid w:val="00474B4B"/>
    <w:rsid w:val="00474B71"/>
    <w:rsid w:val="00474B7F"/>
    <w:rsid w:val="00474B87"/>
    <w:rsid w:val="00474B98"/>
    <w:rsid w:val="00474BE3"/>
    <w:rsid w:val="00474C2B"/>
    <w:rsid w:val="00474CB8"/>
    <w:rsid w:val="00474D20"/>
    <w:rsid w:val="00474D23"/>
    <w:rsid w:val="00474D50"/>
    <w:rsid w:val="00474E1F"/>
    <w:rsid w:val="00474F4B"/>
    <w:rsid w:val="00474F8B"/>
    <w:rsid w:val="00474F97"/>
    <w:rsid w:val="00474FA0"/>
    <w:rsid w:val="00474FA5"/>
    <w:rsid w:val="0047507C"/>
    <w:rsid w:val="00475085"/>
    <w:rsid w:val="00475138"/>
    <w:rsid w:val="004752C1"/>
    <w:rsid w:val="004752DA"/>
    <w:rsid w:val="00475311"/>
    <w:rsid w:val="004753B0"/>
    <w:rsid w:val="004754D3"/>
    <w:rsid w:val="004754D7"/>
    <w:rsid w:val="004754DD"/>
    <w:rsid w:val="0047570D"/>
    <w:rsid w:val="00475751"/>
    <w:rsid w:val="004757D8"/>
    <w:rsid w:val="00475887"/>
    <w:rsid w:val="004758D6"/>
    <w:rsid w:val="004758F8"/>
    <w:rsid w:val="0047591C"/>
    <w:rsid w:val="00475960"/>
    <w:rsid w:val="00475A57"/>
    <w:rsid w:val="00475A76"/>
    <w:rsid w:val="00475A7D"/>
    <w:rsid w:val="00475A96"/>
    <w:rsid w:val="00475AE5"/>
    <w:rsid w:val="00475BCE"/>
    <w:rsid w:val="00475CA3"/>
    <w:rsid w:val="00475E78"/>
    <w:rsid w:val="00475ECD"/>
    <w:rsid w:val="00475F26"/>
    <w:rsid w:val="00475F3D"/>
    <w:rsid w:val="00475F82"/>
    <w:rsid w:val="00476052"/>
    <w:rsid w:val="0047608A"/>
    <w:rsid w:val="004760E6"/>
    <w:rsid w:val="00476110"/>
    <w:rsid w:val="00476143"/>
    <w:rsid w:val="004762A6"/>
    <w:rsid w:val="004762B3"/>
    <w:rsid w:val="004762F0"/>
    <w:rsid w:val="0047639C"/>
    <w:rsid w:val="0047650E"/>
    <w:rsid w:val="00476570"/>
    <w:rsid w:val="00476583"/>
    <w:rsid w:val="0047661F"/>
    <w:rsid w:val="0047691A"/>
    <w:rsid w:val="00476959"/>
    <w:rsid w:val="00476A09"/>
    <w:rsid w:val="00476A32"/>
    <w:rsid w:val="00476A66"/>
    <w:rsid w:val="00476AB6"/>
    <w:rsid w:val="00476BCC"/>
    <w:rsid w:val="00476C3F"/>
    <w:rsid w:val="00476D23"/>
    <w:rsid w:val="00476E0F"/>
    <w:rsid w:val="00476E52"/>
    <w:rsid w:val="00476E9A"/>
    <w:rsid w:val="00476EBB"/>
    <w:rsid w:val="00476F39"/>
    <w:rsid w:val="00476FD5"/>
    <w:rsid w:val="0047700B"/>
    <w:rsid w:val="0047701D"/>
    <w:rsid w:val="00477062"/>
    <w:rsid w:val="004771B8"/>
    <w:rsid w:val="0047721F"/>
    <w:rsid w:val="004772B5"/>
    <w:rsid w:val="00477300"/>
    <w:rsid w:val="004774C1"/>
    <w:rsid w:val="0047770B"/>
    <w:rsid w:val="00477749"/>
    <w:rsid w:val="00477798"/>
    <w:rsid w:val="004777EC"/>
    <w:rsid w:val="00477842"/>
    <w:rsid w:val="004778E6"/>
    <w:rsid w:val="00477961"/>
    <w:rsid w:val="00477A60"/>
    <w:rsid w:val="00477AAC"/>
    <w:rsid w:val="00477CD3"/>
    <w:rsid w:val="00477CE0"/>
    <w:rsid w:val="00477D59"/>
    <w:rsid w:val="00477D91"/>
    <w:rsid w:val="00477E60"/>
    <w:rsid w:val="00477FF2"/>
    <w:rsid w:val="00477FF8"/>
    <w:rsid w:val="00480009"/>
    <w:rsid w:val="0048003F"/>
    <w:rsid w:val="004800B5"/>
    <w:rsid w:val="004800E0"/>
    <w:rsid w:val="0048011C"/>
    <w:rsid w:val="00480257"/>
    <w:rsid w:val="00480287"/>
    <w:rsid w:val="0048028B"/>
    <w:rsid w:val="004802BD"/>
    <w:rsid w:val="0048047B"/>
    <w:rsid w:val="004804B2"/>
    <w:rsid w:val="00480542"/>
    <w:rsid w:val="004805F8"/>
    <w:rsid w:val="00480648"/>
    <w:rsid w:val="004806E3"/>
    <w:rsid w:val="0048071E"/>
    <w:rsid w:val="004809FC"/>
    <w:rsid w:val="00480ABC"/>
    <w:rsid w:val="00480B28"/>
    <w:rsid w:val="00480BF8"/>
    <w:rsid w:val="00480C80"/>
    <w:rsid w:val="00480C89"/>
    <w:rsid w:val="00480D2A"/>
    <w:rsid w:val="00480E69"/>
    <w:rsid w:val="00480E86"/>
    <w:rsid w:val="00481008"/>
    <w:rsid w:val="0048103C"/>
    <w:rsid w:val="0048105F"/>
    <w:rsid w:val="00481077"/>
    <w:rsid w:val="00481180"/>
    <w:rsid w:val="004811CE"/>
    <w:rsid w:val="00481205"/>
    <w:rsid w:val="00481261"/>
    <w:rsid w:val="0048137C"/>
    <w:rsid w:val="00481393"/>
    <w:rsid w:val="00481404"/>
    <w:rsid w:val="004814CD"/>
    <w:rsid w:val="00481517"/>
    <w:rsid w:val="0048156A"/>
    <w:rsid w:val="0048172A"/>
    <w:rsid w:val="0048178C"/>
    <w:rsid w:val="004817A3"/>
    <w:rsid w:val="00481825"/>
    <w:rsid w:val="00481A43"/>
    <w:rsid w:val="00481B29"/>
    <w:rsid w:val="00481C60"/>
    <w:rsid w:val="00481CAD"/>
    <w:rsid w:val="00481D0F"/>
    <w:rsid w:val="00481D5D"/>
    <w:rsid w:val="00481D5F"/>
    <w:rsid w:val="00481FD8"/>
    <w:rsid w:val="0048205B"/>
    <w:rsid w:val="004820D5"/>
    <w:rsid w:val="00482125"/>
    <w:rsid w:val="004821A3"/>
    <w:rsid w:val="0048222C"/>
    <w:rsid w:val="00482256"/>
    <w:rsid w:val="0048230E"/>
    <w:rsid w:val="00482345"/>
    <w:rsid w:val="00482405"/>
    <w:rsid w:val="0048242F"/>
    <w:rsid w:val="00482540"/>
    <w:rsid w:val="0048263A"/>
    <w:rsid w:val="0048267E"/>
    <w:rsid w:val="004827DF"/>
    <w:rsid w:val="0048281B"/>
    <w:rsid w:val="00482888"/>
    <w:rsid w:val="004828DE"/>
    <w:rsid w:val="004828FE"/>
    <w:rsid w:val="00482A41"/>
    <w:rsid w:val="00482A53"/>
    <w:rsid w:val="00482A5B"/>
    <w:rsid w:val="00482A8D"/>
    <w:rsid w:val="00482BCA"/>
    <w:rsid w:val="00482D35"/>
    <w:rsid w:val="00482DB9"/>
    <w:rsid w:val="00482E16"/>
    <w:rsid w:val="00482E1A"/>
    <w:rsid w:val="00482E3F"/>
    <w:rsid w:val="00482E8B"/>
    <w:rsid w:val="00482E8C"/>
    <w:rsid w:val="00482F70"/>
    <w:rsid w:val="00483077"/>
    <w:rsid w:val="00483078"/>
    <w:rsid w:val="0048307D"/>
    <w:rsid w:val="004830E5"/>
    <w:rsid w:val="004831DD"/>
    <w:rsid w:val="00483214"/>
    <w:rsid w:val="00483247"/>
    <w:rsid w:val="00483250"/>
    <w:rsid w:val="0048332C"/>
    <w:rsid w:val="00483344"/>
    <w:rsid w:val="00483363"/>
    <w:rsid w:val="00483367"/>
    <w:rsid w:val="00483481"/>
    <w:rsid w:val="0048348E"/>
    <w:rsid w:val="004834CD"/>
    <w:rsid w:val="00483770"/>
    <w:rsid w:val="004838C4"/>
    <w:rsid w:val="004838FF"/>
    <w:rsid w:val="00483923"/>
    <w:rsid w:val="00483968"/>
    <w:rsid w:val="004839DE"/>
    <w:rsid w:val="00483A13"/>
    <w:rsid w:val="00483A70"/>
    <w:rsid w:val="00483AA5"/>
    <w:rsid w:val="00483AEF"/>
    <w:rsid w:val="00483B30"/>
    <w:rsid w:val="00483B34"/>
    <w:rsid w:val="00483C5B"/>
    <w:rsid w:val="00483D76"/>
    <w:rsid w:val="00483DF6"/>
    <w:rsid w:val="00483E9B"/>
    <w:rsid w:val="00483F3E"/>
    <w:rsid w:val="00483F4E"/>
    <w:rsid w:val="00483FA6"/>
    <w:rsid w:val="00484169"/>
    <w:rsid w:val="00484176"/>
    <w:rsid w:val="00484217"/>
    <w:rsid w:val="004842FD"/>
    <w:rsid w:val="00484301"/>
    <w:rsid w:val="00484353"/>
    <w:rsid w:val="00484489"/>
    <w:rsid w:val="004844BF"/>
    <w:rsid w:val="00484582"/>
    <w:rsid w:val="0048463D"/>
    <w:rsid w:val="0048463E"/>
    <w:rsid w:val="00484641"/>
    <w:rsid w:val="00484715"/>
    <w:rsid w:val="00484736"/>
    <w:rsid w:val="00484814"/>
    <w:rsid w:val="00484879"/>
    <w:rsid w:val="004848E8"/>
    <w:rsid w:val="004849B0"/>
    <w:rsid w:val="00484AF0"/>
    <w:rsid w:val="00484AFA"/>
    <w:rsid w:val="00484B38"/>
    <w:rsid w:val="00484C0A"/>
    <w:rsid w:val="00484DDB"/>
    <w:rsid w:val="00484E92"/>
    <w:rsid w:val="00484F3B"/>
    <w:rsid w:val="00484F5E"/>
    <w:rsid w:val="00485099"/>
    <w:rsid w:val="0048509F"/>
    <w:rsid w:val="00485121"/>
    <w:rsid w:val="0048514F"/>
    <w:rsid w:val="00485152"/>
    <w:rsid w:val="004851FA"/>
    <w:rsid w:val="00485241"/>
    <w:rsid w:val="00485244"/>
    <w:rsid w:val="004852EB"/>
    <w:rsid w:val="0048531D"/>
    <w:rsid w:val="004853AF"/>
    <w:rsid w:val="004853BD"/>
    <w:rsid w:val="00485498"/>
    <w:rsid w:val="0048555E"/>
    <w:rsid w:val="00485596"/>
    <w:rsid w:val="004856A6"/>
    <w:rsid w:val="004856B8"/>
    <w:rsid w:val="004856C9"/>
    <w:rsid w:val="004857CE"/>
    <w:rsid w:val="00485888"/>
    <w:rsid w:val="004858C8"/>
    <w:rsid w:val="00485989"/>
    <w:rsid w:val="004859CA"/>
    <w:rsid w:val="00485B35"/>
    <w:rsid w:val="00485C90"/>
    <w:rsid w:val="00485CA8"/>
    <w:rsid w:val="00485D21"/>
    <w:rsid w:val="00485D36"/>
    <w:rsid w:val="00485D4B"/>
    <w:rsid w:val="00485DBC"/>
    <w:rsid w:val="00485E14"/>
    <w:rsid w:val="00485E59"/>
    <w:rsid w:val="00485E9B"/>
    <w:rsid w:val="0048608D"/>
    <w:rsid w:val="004860FC"/>
    <w:rsid w:val="004862A6"/>
    <w:rsid w:val="004863D1"/>
    <w:rsid w:val="0048649E"/>
    <w:rsid w:val="0048652C"/>
    <w:rsid w:val="004865E9"/>
    <w:rsid w:val="004865F8"/>
    <w:rsid w:val="004866D2"/>
    <w:rsid w:val="0048671C"/>
    <w:rsid w:val="00486725"/>
    <w:rsid w:val="0048684B"/>
    <w:rsid w:val="00486866"/>
    <w:rsid w:val="00486889"/>
    <w:rsid w:val="00486900"/>
    <w:rsid w:val="004869D5"/>
    <w:rsid w:val="00486BFE"/>
    <w:rsid w:val="00486C84"/>
    <w:rsid w:val="00486C9E"/>
    <w:rsid w:val="00486CB9"/>
    <w:rsid w:val="00486DEA"/>
    <w:rsid w:val="00486E3C"/>
    <w:rsid w:val="00486F30"/>
    <w:rsid w:val="00486F33"/>
    <w:rsid w:val="00486FB8"/>
    <w:rsid w:val="0048706C"/>
    <w:rsid w:val="004870D2"/>
    <w:rsid w:val="004871BC"/>
    <w:rsid w:val="00487269"/>
    <w:rsid w:val="004872DE"/>
    <w:rsid w:val="004872F7"/>
    <w:rsid w:val="004874D4"/>
    <w:rsid w:val="004874FD"/>
    <w:rsid w:val="00487503"/>
    <w:rsid w:val="004878C9"/>
    <w:rsid w:val="004879A6"/>
    <w:rsid w:val="00487A2F"/>
    <w:rsid w:val="00487A85"/>
    <w:rsid w:val="00487BE5"/>
    <w:rsid w:val="00487D91"/>
    <w:rsid w:val="00487DFC"/>
    <w:rsid w:val="00487F21"/>
    <w:rsid w:val="00487F42"/>
    <w:rsid w:val="00487F57"/>
    <w:rsid w:val="00487F9C"/>
    <w:rsid w:val="00487FC6"/>
    <w:rsid w:val="00487FCE"/>
    <w:rsid w:val="00490020"/>
    <w:rsid w:val="00490067"/>
    <w:rsid w:val="004900C5"/>
    <w:rsid w:val="0049010D"/>
    <w:rsid w:val="0049037C"/>
    <w:rsid w:val="00490387"/>
    <w:rsid w:val="004903B2"/>
    <w:rsid w:val="00490485"/>
    <w:rsid w:val="004904F5"/>
    <w:rsid w:val="004905C2"/>
    <w:rsid w:val="004905D8"/>
    <w:rsid w:val="004906B8"/>
    <w:rsid w:val="00490829"/>
    <w:rsid w:val="00490840"/>
    <w:rsid w:val="0049084F"/>
    <w:rsid w:val="0049085B"/>
    <w:rsid w:val="004908A7"/>
    <w:rsid w:val="00490986"/>
    <w:rsid w:val="004909AD"/>
    <w:rsid w:val="00490A84"/>
    <w:rsid w:val="00490B93"/>
    <w:rsid w:val="00490BD7"/>
    <w:rsid w:val="00490C90"/>
    <w:rsid w:val="00490DCB"/>
    <w:rsid w:val="00490E23"/>
    <w:rsid w:val="00490E7D"/>
    <w:rsid w:val="00490EA3"/>
    <w:rsid w:val="00490F17"/>
    <w:rsid w:val="00490FA8"/>
    <w:rsid w:val="00490FF7"/>
    <w:rsid w:val="0049107A"/>
    <w:rsid w:val="004910E8"/>
    <w:rsid w:val="0049114A"/>
    <w:rsid w:val="0049116D"/>
    <w:rsid w:val="00491254"/>
    <w:rsid w:val="004913A9"/>
    <w:rsid w:val="004913DE"/>
    <w:rsid w:val="0049152B"/>
    <w:rsid w:val="0049159A"/>
    <w:rsid w:val="004917ED"/>
    <w:rsid w:val="00491820"/>
    <w:rsid w:val="0049182D"/>
    <w:rsid w:val="00491830"/>
    <w:rsid w:val="00491917"/>
    <w:rsid w:val="00491939"/>
    <w:rsid w:val="0049195E"/>
    <w:rsid w:val="0049199A"/>
    <w:rsid w:val="0049199B"/>
    <w:rsid w:val="004919DD"/>
    <w:rsid w:val="00491BD6"/>
    <w:rsid w:val="00491CB5"/>
    <w:rsid w:val="00491D1A"/>
    <w:rsid w:val="00491E32"/>
    <w:rsid w:val="00491E5B"/>
    <w:rsid w:val="00491E9D"/>
    <w:rsid w:val="00491F08"/>
    <w:rsid w:val="00492214"/>
    <w:rsid w:val="0049239A"/>
    <w:rsid w:val="00492436"/>
    <w:rsid w:val="0049244E"/>
    <w:rsid w:val="00492462"/>
    <w:rsid w:val="004924B9"/>
    <w:rsid w:val="004924BA"/>
    <w:rsid w:val="004924C3"/>
    <w:rsid w:val="00492653"/>
    <w:rsid w:val="004926D4"/>
    <w:rsid w:val="00492751"/>
    <w:rsid w:val="00492871"/>
    <w:rsid w:val="00492A47"/>
    <w:rsid w:val="00492A73"/>
    <w:rsid w:val="00492BED"/>
    <w:rsid w:val="00492CC4"/>
    <w:rsid w:val="00492E78"/>
    <w:rsid w:val="00492F84"/>
    <w:rsid w:val="0049305E"/>
    <w:rsid w:val="0049310C"/>
    <w:rsid w:val="0049319A"/>
    <w:rsid w:val="004931EA"/>
    <w:rsid w:val="00493208"/>
    <w:rsid w:val="00493261"/>
    <w:rsid w:val="00493288"/>
    <w:rsid w:val="0049329E"/>
    <w:rsid w:val="004932B6"/>
    <w:rsid w:val="004932EE"/>
    <w:rsid w:val="00493507"/>
    <w:rsid w:val="00493686"/>
    <w:rsid w:val="0049379D"/>
    <w:rsid w:val="004938B5"/>
    <w:rsid w:val="004938FB"/>
    <w:rsid w:val="00493B16"/>
    <w:rsid w:val="00493B5F"/>
    <w:rsid w:val="00493D57"/>
    <w:rsid w:val="00493E3A"/>
    <w:rsid w:val="00493E3D"/>
    <w:rsid w:val="00493E9C"/>
    <w:rsid w:val="00493F48"/>
    <w:rsid w:val="00494033"/>
    <w:rsid w:val="00494178"/>
    <w:rsid w:val="00494259"/>
    <w:rsid w:val="0049425D"/>
    <w:rsid w:val="004942B0"/>
    <w:rsid w:val="00494304"/>
    <w:rsid w:val="00494387"/>
    <w:rsid w:val="004943D6"/>
    <w:rsid w:val="00494416"/>
    <w:rsid w:val="0049441E"/>
    <w:rsid w:val="0049443C"/>
    <w:rsid w:val="00494592"/>
    <w:rsid w:val="004945A7"/>
    <w:rsid w:val="004945DC"/>
    <w:rsid w:val="00494601"/>
    <w:rsid w:val="00494634"/>
    <w:rsid w:val="00494642"/>
    <w:rsid w:val="00494649"/>
    <w:rsid w:val="00494666"/>
    <w:rsid w:val="00494679"/>
    <w:rsid w:val="004946A9"/>
    <w:rsid w:val="004947CE"/>
    <w:rsid w:val="0049487E"/>
    <w:rsid w:val="0049489B"/>
    <w:rsid w:val="004949AE"/>
    <w:rsid w:val="004949F5"/>
    <w:rsid w:val="00494A08"/>
    <w:rsid w:val="00494A35"/>
    <w:rsid w:val="00494A4E"/>
    <w:rsid w:val="00494A53"/>
    <w:rsid w:val="00494B93"/>
    <w:rsid w:val="00494C54"/>
    <w:rsid w:val="00494D8F"/>
    <w:rsid w:val="00494E29"/>
    <w:rsid w:val="00494F16"/>
    <w:rsid w:val="00494F8B"/>
    <w:rsid w:val="00495081"/>
    <w:rsid w:val="0049517A"/>
    <w:rsid w:val="00495227"/>
    <w:rsid w:val="00495257"/>
    <w:rsid w:val="004952AD"/>
    <w:rsid w:val="00495303"/>
    <w:rsid w:val="00495351"/>
    <w:rsid w:val="004953AE"/>
    <w:rsid w:val="00495429"/>
    <w:rsid w:val="0049542F"/>
    <w:rsid w:val="00495431"/>
    <w:rsid w:val="0049545F"/>
    <w:rsid w:val="0049557C"/>
    <w:rsid w:val="00495581"/>
    <w:rsid w:val="00495593"/>
    <w:rsid w:val="0049563F"/>
    <w:rsid w:val="004956BD"/>
    <w:rsid w:val="004956D8"/>
    <w:rsid w:val="004956F1"/>
    <w:rsid w:val="004957F6"/>
    <w:rsid w:val="004957FA"/>
    <w:rsid w:val="00495817"/>
    <w:rsid w:val="0049582A"/>
    <w:rsid w:val="00495894"/>
    <w:rsid w:val="004958A7"/>
    <w:rsid w:val="004959E4"/>
    <w:rsid w:val="00495A80"/>
    <w:rsid w:val="00495ACD"/>
    <w:rsid w:val="00495AD4"/>
    <w:rsid w:val="00495B3A"/>
    <w:rsid w:val="00495D1A"/>
    <w:rsid w:val="00495DB1"/>
    <w:rsid w:val="00495DEB"/>
    <w:rsid w:val="00495EF8"/>
    <w:rsid w:val="00495F53"/>
    <w:rsid w:val="00495F9C"/>
    <w:rsid w:val="0049605B"/>
    <w:rsid w:val="00496123"/>
    <w:rsid w:val="00496155"/>
    <w:rsid w:val="00496159"/>
    <w:rsid w:val="00496204"/>
    <w:rsid w:val="004962D1"/>
    <w:rsid w:val="0049636E"/>
    <w:rsid w:val="004963B1"/>
    <w:rsid w:val="004963F7"/>
    <w:rsid w:val="004963FA"/>
    <w:rsid w:val="0049641A"/>
    <w:rsid w:val="00496488"/>
    <w:rsid w:val="004964BB"/>
    <w:rsid w:val="004964ED"/>
    <w:rsid w:val="004964F4"/>
    <w:rsid w:val="0049655E"/>
    <w:rsid w:val="00496577"/>
    <w:rsid w:val="00496590"/>
    <w:rsid w:val="004965AD"/>
    <w:rsid w:val="004965BB"/>
    <w:rsid w:val="004965F4"/>
    <w:rsid w:val="00496795"/>
    <w:rsid w:val="004968D6"/>
    <w:rsid w:val="00496910"/>
    <w:rsid w:val="00496A8E"/>
    <w:rsid w:val="00496AE8"/>
    <w:rsid w:val="00496AEB"/>
    <w:rsid w:val="00496BA8"/>
    <w:rsid w:val="00496C0D"/>
    <w:rsid w:val="00496C76"/>
    <w:rsid w:val="00496C91"/>
    <w:rsid w:val="00496CE4"/>
    <w:rsid w:val="00496D19"/>
    <w:rsid w:val="00496D76"/>
    <w:rsid w:val="00496E6D"/>
    <w:rsid w:val="00496F05"/>
    <w:rsid w:val="00496F3F"/>
    <w:rsid w:val="00496F89"/>
    <w:rsid w:val="00496FC3"/>
    <w:rsid w:val="00496FF0"/>
    <w:rsid w:val="00497180"/>
    <w:rsid w:val="00497191"/>
    <w:rsid w:val="0049719F"/>
    <w:rsid w:val="00497237"/>
    <w:rsid w:val="00497266"/>
    <w:rsid w:val="004972A2"/>
    <w:rsid w:val="004972E4"/>
    <w:rsid w:val="00497339"/>
    <w:rsid w:val="004973B4"/>
    <w:rsid w:val="00497442"/>
    <w:rsid w:val="0049748D"/>
    <w:rsid w:val="00497492"/>
    <w:rsid w:val="00497591"/>
    <w:rsid w:val="004975B2"/>
    <w:rsid w:val="00497639"/>
    <w:rsid w:val="00497642"/>
    <w:rsid w:val="0049771B"/>
    <w:rsid w:val="004977FA"/>
    <w:rsid w:val="00497949"/>
    <w:rsid w:val="0049795F"/>
    <w:rsid w:val="00497B06"/>
    <w:rsid w:val="00497B49"/>
    <w:rsid w:val="00497C3B"/>
    <w:rsid w:val="00497C81"/>
    <w:rsid w:val="00497C94"/>
    <w:rsid w:val="00497CE6"/>
    <w:rsid w:val="00497D5B"/>
    <w:rsid w:val="00497E7F"/>
    <w:rsid w:val="00497F19"/>
    <w:rsid w:val="00497F98"/>
    <w:rsid w:val="004A005C"/>
    <w:rsid w:val="004A007C"/>
    <w:rsid w:val="004A008F"/>
    <w:rsid w:val="004A0109"/>
    <w:rsid w:val="004A012C"/>
    <w:rsid w:val="004A014B"/>
    <w:rsid w:val="004A0404"/>
    <w:rsid w:val="004A0410"/>
    <w:rsid w:val="004A0413"/>
    <w:rsid w:val="004A0425"/>
    <w:rsid w:val="004A0483"/>
    <w:rsid w:val="004A0717"/>
    <w:rsid w:val="004A07C0"/>
    <w:rsid w:val="004A0851"/>
    <w:rsid w:val="004A0882"/>
    <w:rsid w:val="004A0930"/>
    <w:rsid w:val="004A0BD4"/>
    <w:rsid w:val="004A0C13"/>
    <w:rsid w:val="004A0C1B"/>
    <w:rsid w:val="004A0C41"/>
    <w:rsid w:val="004A0CCA"/>
    <w:rsid w:val="004A0D5D"/>
    <w:rsid w:val="004A0ECC"/>
    <w:rsid w:val="004A0F1D"/>
    <w:rsid w:val="004A1153"/>
    <w:rsid w:val="004A11D5"/>
    <w:rsid w:val="004A11EC"/>
    <w:rsid w:val="004A1240"/>
    <w:rsid w:val="004A1262"/>
    <w:rsid w:val="004A1270"/>
    <w:rsid w:val="004A12F3"/>
    <w:rsid w:val="004A1405"/>
    <w:rsid w:val="004A14A9"/>
    <w:rsid w:val="004A14D9"/>
    <w:rsid w:val="004A14FB"/>
    <w:rsid w:val="004A1508"/>
    <w:rsid w:val="004A16FC"/>
    <w:rsid w:val="004A180D"/>
    <w:rsid w:val="004A1966"/>
    <w:rsid w:val="004A1A30"/>
    <w:rsid w:val="004A1A43"/>
    <w:rsid w:val="004A1A69"/>
    <w:rsid w:val="004A1A75"/>
    <w:rsid w:val="004A1ACD"/>
    <w:rsid w:val="004A1B93"/>
    <w:rsid w:val="004A1C08"/>
    <w:rsid w:val="004A1E23"/>
    <w:rsid w:val="004A1EB7"/>
    <w:rsid w:val="004A1FB1"/>
    <w:rsid w:val="004A1FB7"/>
    <w:rsid w:val="004A1FEF"/>
    <w:rsid w:val="004A201C"/>
    <w:rsid w:val="004A2021"/>
    <w:rsid w:val="004A20AE"/>
    <w:rsid w:val="004A217F"/>
    <w:rsid w:val="004A2200"/>
    <w:rsid w:val="004A22B8"/>
    <w:rsid w:val="004A2347"/>
    <w:rsid w:val="004A2439"/>
    <w:rsid w:val="004A250D"/>
    <w:rsid w:val="004A2669"/>
    <w:rsid w:val="004A2812"/>
    <w:rsid w:val="004A28D8"/>
    <w:rsid w:val="004A2908"/>
    <w:rsid w:val="004A29B6"/>
    <w:rsid w:val="004A29C6"/>
    <w:rsid w:val="004A29CA"/>
    <w:rsid w:val="004A2A0C"/>
    <w:rsid w:val="004A2A5D"/>
    <w:rsid w:val="004A2A65"/>
    <w:rsid w:val="004A2BC9"/>
    <w:rsid w:val="004A2C18"/>
    <w:rsid w:val="004A2DD2"/>
    <w:rsid w:val="004A2E17"/>
    <w:rsid w:val="004A2EEB"/>
    <w:rsid w:val="004A2F45"/>
    <w:rsid w:val="004A301B"/>
    <w:rsid w:val="004A3024"/>
    <w:rsid w:val="004A3116"/>
    <w:rsid w:val="004A31AF"/>
    <w:rsid w:val="004A31BE"/>
    <w:rsid w:val="004A3285"/>
    <w:rsid w:val="004A3389"/>
    <w:rsid w:val="004A33B0"/>
    <w:rsid w:val="004A33DF"/>
    <w:rsid w:val="004A34B6"/>
    <w:rsid w:val="004A35EB"/>
    <w:rsid w:val="004A3690"/>
    <w:rsid w:val="004A36A5"/>
    <w:rsid w:val="004A36DE"/>
    <w:rsid w:val="004A3807"/>
    <w:rsid w:val="004A380E"/>
    <w:rsid w:val="004A38FC"/>
    <w:rsid w:val="004A3943"/>
    <w:rsid w:val="004A3950"/>
    <w:rsid w:val="004A3A51"/>
    <w:rsid w:val="004A3AA9"/>
    <w:rsid w:val="004A3B9D"/>
    <w:rsid w:val="004A3BC4"/>
    <w:rsid w:val="004A3CE1"/>
    <w:rsid w:val="004A3D8C"/>
    <w:rsid w:val="004A3DB2"/>
    <w:rsid w:val="004A3DC4"/>
    <w:rsid w:val="004A3E6A"/>
    <w:rsid w:val="004A3EC9"/>
    <w:rsid w:val="004A4096"/>
    <w:rsid w:val="004A40BF"/>
    <w:rsid w:val="004A40EE"/>
    <w:rsid w:val="004A4114"/>
    <w:rsid w:val="004A411F"/>
    <w:rsid w:val="004A412B"/>
    <w:rsid w:val="004A41F2"/>
    <w:rsid w:val="004A43BE"/>
    <w:rsid w:val="004A44DD"/>
    <w:rsid w:val="004A44E3"/>
    <w:rsid w:val="004A4528"/>
    <w:rsid w:val="004A456A"/>
    <w:rsid w:val="004A466F"/>
    <w:rsid w:val="004A4692"/>
    <w:rsid w:val="004A4714"/>
    <w:rsid w:val="004A4755"/>
    <w:rsid w:val="004A4797"/>
    <w:rsid w:val="004A47DC"/>
    <w:rsid w:val="004A4874"/>
    <w:rsid w:val="004A48F2"/>
    <w:rsid w:val="004A48FE"/>
    <w:rsid w:val="004A495B"/>
    <w:rsid w:val="004A4B45"/>
    <w:rsid w:val="004A4B74"/>
    <w:rsid w:val="004A4CB8"/>
    <w:rsid w:val="004A4D47"/>
    <w:rsid w:val="004A4E6C"/>
    <w:rsid w:val="004A4E7B"/>
    <w:rsid w:val="004A4EB0"/>
    <w:rsid w:val="004A5012"/>
    <w:rsid w:val="004A5264"/>
    <w:rsid w:val="004A5287"/>
    <w:rsid w:val="004A52DB"/>
    <w:rsid w:val="004A5339"/>
    <w:rsid w:val="004A5343"/>
    <w:rsid w:val="004A5359"/>
    <w:rsid w:val="004A54E2"/>
    <w:rsid w:val="004A55AE"/>
    <w:rsid w:val="004A55BE"/>
    <w:rsid w:val="004A5614"/>
    <w:rsid w:val="004A5648"/>
    <w:rsid w:val="004A575C"/>
    <w:rsid w:val="004A57C4"/>
    <w:rsid w:val="004A5906"/>
    <w:rsid w:val="004A5919"/>
    <w:rsid w:val="004A59E9"/>
    <w:rsid w:val="004A5A0D"/>
    <w:rsid w:val="004A5A5E"/>
    <w:rsid w:val="004A5B27"/>
    <w:rsid w:val="004A5B71"/>
    <w:rsid w:val="004A5BF6"/>
    <w:rsid w:val="004A5C09"/>
    <w:rsid w:val="004A5CE6"/>
    <w:rsid w:val="004A5D19"/>
    <w:rsid w:val="004A5D28"/>
    <w:rsid w:val="004A5D9E"/>
    <w:rsid w:val="004A5DE0"/>
    <w:rsid w:val="004A5EBB"/>
    <w:rsid w:val="004A5F31"/>
    <w:rsid w:val="004A5FF7"/>
    <w:rsid w:val="004A5FFD"/>
    <w:rsid w:val="004A605A"/>
    <w:rsid w:val="004A606C"/>
    <w:rsid w:val="004A60DE"/>
    <w:rsid w:val="004A61A9"/>
    <w:rsid w:val="004A621E"/>
    <w:rsid w:val="004A62C6"/>
    <w:rsid w:val="004A6313"/>
    <w:rsid w:val="004A634D"/>
    <w:rsid w:val="004A6481"/>
    <w:rsid w:val="004A64D2"/>
    <w:rsid w:val="004A66C3"/>
    <w:rsid w:val="004A6837"/>
    <w:rsid w:val="004A6922"/>
    <w:rsid w:val="004A69A7"/>
    <w:rsid w:val="004A6A9E"/>
    <w:rsid w:val="004A6CC5"/>
    <w:rsid w:val="004A6CDD"/>
    <w:rsid w:val="004A6CEC"/>
    <w:rsid w:val="004A6D20"/>
    <w:rsid w:val="004A6D6C"/>
    <w:rsid w:val="004A6D93"/>
    <w:rsid w:val="004A6E11"/>
    <w:rsid w:val="004A6E2F"/>
    <w:rsid w:val="004A6ECE"/>
    <w:rsid w:val="004A716F"/>
    <w:rsid w:val="004A71AD"/>
    <w:rsid w:val="004A71C4"/>
    <w:rsid w:val="004A71FD"/>
    <w:rsid w:val="004A7293"/>
    <w:rsid w:val="004A7355"/>
    <w:rsid w:val="004A7387"/>
    <w:rsid w:val="004A748F"/>
    <w:rsid w:val="004A74B2"/>
    <w:rsid w:val="004A7514"/>
    <w:rsid w:val="004A7603"/>
    <w:rsid w:val="004A7658"/>
    <w:rsid w:val="004A777F"/>
    <w:rsid w:val="004A7855"/>
    <w:rsid w:val="004A7883"/>
    <w:rsid w:val="004A78C1"/>
    <w:rsid w:val="004A78F4"/>
    <w:rsid w:val="004A78FC"/>
    <w:rsid w:val="004A7927"/>
    <w:rsid w:val="004A7A07"/>
    <w:rsid w:val="004A7AD0"/>
    <w:rsid w:val="004A7AEC"/>
    <w:rsid w:val="004A7AF3"/>
    <w:rsid w:val="004A7AFA"/>
    <w:rsid w:val="004A7B23"/>
    <w:rsid w:val="004A7B2A"/>
    <w:rsid w:val="004A7DA1"/>
    <w:rsid w:val="004A7DAA"/>
    <w:rsid w:val="004A7DD9"/>
    <w:rsid w:val="004A7F5C"/>
    <w:rsid w:val="004A7FF1"/>
    <w:rsid w:val="004B005A"/>
    <w:rsid w:val="004B00BA"/>
    <w:rsid w:val="004B018A"/>
    <w:rsid w:val="004B01C5"/>
    <w:rsid w:val="004B02FD"/>
    <w:rsid w:val="004B0383"/>
    <w:rsid w:val="004B03C9"/>
    <w:rsid w:val="004B03F0"/>
    <w:rsid w:val="004B0448"/>
    <w:rsid w:val="004B0464"/>
    <w:rsid w:val="004B0500"/>
    <w:rsid w:val="004B0609"/>
    <w:rsid w:val="004B061D"/>
    <w:rsid w:val="004B0908"/>
    <w:rsid w:val="004B0916"/>
    <w:rsid w:val="004B0A4C"/>
    <w:rsid w:val="004B0A87"/>
    <w:rsid w:val="004B0B5C"/>
    <w:rsid w:val="004B0B75"/>
    <w:rsid w:val="004B0BC5"/>
    <w:rsid w:val="004B0C25"/>
    <w:rsid w:val="004B0C68"/>
    <w:rsid w:val="004B0C6C"/>
    <w:rsid w:val="004B0C7E"/>
    <w:rsid w:val="004B0CCC"/>
    <w:rsid w:val="004B0D01"/>
    <w:rsid w:val="004B0D1A"/>
    <w:rsid w:val="004B0DD0"/>
    <w:rsid w:val="004B0E32"/>
    <w:rsid w:val="004B0EAF"/>
    <w:rsid w:val="004B0F77"/>
    <w:rsid w:val="004B0F8D"/>
    <w:rsid w:val="004B11E1"/>
    <w:rsid w:val="004B1201"/>
    <w:rsid w:val="004B1258"/>
    <w:rsid w:val="004B12B5"/>
    <w:rsid w:val="004B1443"/>
    <w:rsid w:val="004B14AD"/>
    <w:rsid w:val="004B14D4"/>
    <w:rsid w:val="004B14F1"/>
    <w:rsid w:val="004B155C"/>
    <w:rsid w:val="004B15C5"/>
    <w:rsid w:val="004B17B7"/>
    <w:rsid w:val="004B1893"/>
    <w:rsid w:val="004B1A1A"/>
    <w:rsid w:val="004B1A91"/>
    <w:rsid w:val="004B1AE3"/>
    <w:rsid w:val="004B1B39"/>
    <w:rsid w:val="004B1CA6"/>
    <w:rsid w:val="004B1CFC"/>
    <w:rsid w:val="004B1D0E"/>
    <w:rsid w:val="004B1D67"/>
    <w:rsid w:val="004B1DAD"/>
    <w:rsid w:val="004B1DDA"/>
    <w:rsid w:val="004B1E67"/>
    <w:rsid w:val="004B1FCB"/>
    <w:rsid w:val="004B201F"/>
    <w:rsid w:val="004B2084"/>
    <w:rsid w:val="004B2107"/>
    <w:rsid w:val="004B231F"/>
    <w:rsid w:val="004B23F0"/>
    <w:rsid w:val="004B23FB"/>
    <w:rsid w:val="004B251D"/>
    <w:rsid w:val="004B2687"/>
    <w:rsid w:val="004B2860"/>
    <w:rsid w:val="004B28FE"/>
    <w:rsid w:val="004B291B"/>
    <w:rsid w:val="004B2A26"/>
    <w:rsid w:val="004B2A59"/>
    <w:rsid w:val="004B2A97"/>
    <w:rsid w:val="004B2B1A"/>
    <w:rsid w:val="004B2B3A"/>
    <w:rsid w:val="004B2B6B"/>
    <w:rsid w:val="004B2C2A"/>
    <w:rsid w:val="004B2CB5"/>
    <w:rsid w:val="004B2CE7"/>
    <w:rsid w:val="004B2D25"/>
    <w:rsid w:val="004B2D80"/>
    <w:rsid w:val="004B2DF6"/>
    <w:rsid w:val="004B2E96"/>
    <w:rsid w:val="004B2F0F"/>
    <w:rsid w:val="004B2F9A"/>
    <w:rsid w:val="004B2FAD"/>
    <w:rsid w:val="004B2FCB"/>
    <w:rsid w:val="004B3005"/>
    <w:rsid w:val="004B3035"/>
    <w:rsid w:val="004B3396"/>
    <w:rsid w:val="004B33B4"/>
    <w:rsid w:val="004B3505"/>
    <w:rsid w:val="004B3521"/>
    <w:rsid w:val="004B353A"/>
    <w:rsid w:val="004B35CE"/>
    <w:rsid w:val="004B36DA"/>
    <w:rsid w:val="004B3861"/>
    <w:rsid w:val="004B3961"/>
    <w:rsid w:val="004B3A24"/>
    <w:rsid w:val="004B3A63"/>
    <w:rsid w:val="004B3AD8"/>
    <w:rsid w:val="004B3B22"/>
    <w:rsid w:val="004B3E17"/>
    <w:rsid w:val="004B3F5B"/>
    <w:rsid w:val="004B40BF"/>
    <w:rsid w:val="004B43D0"/>
    <w:rsid w:val="004B4425"/>
    <w:rsid w:val="004B4470"/>
    <w:rsid w:val="004B451C"/>
    <w:rsid w:val="004B4552"/>
    <w:rsid w:val="004B45DB"/>
    <w:rsid w:val="004B461D"/>
    <w:rsid w:val="004B482D"/>
    <w:rsid w:val="004B483B"/>
    <w:rsid w:val="004B4855"/>
    <w:rsid w:val="004B4880"/>
    <w:rsid w:val="004B4937"/>
    <w:rsid w:val="004B49D0"/>
    <w:rsid w:val="004B4AB3"/>
    <w:rsid w:val="004B4B03"/>
    <w:rsid w:val="004B4B35"/>
    <w:rsid w:val="004B4D88"/>
    <w:rsid w:val="004B4F04"/>
    <w:rsid w:val="004B500F"/>
    <w:rsid w:val="004B507E"/>
    <w:rsid w:val="004B513E"/>
    <w:rsid w:val="004B51B4"/>
    <w:rsid w:val="004B5350"/>
    <w:rsid w:val="004B54C5"/>
    <w:rsid w:val="004B5821"/>
    <w:rsid w:val="004B5855"/>
    <w:rsid w:val="004B589A"/>
    <w:rsid w:val="004B58F9"/>
    <w:rsid w:val="004B594A"/>
    <w:rsid w:val="004B594B"/>
    <w:rsid w:val="004B598B"/>
    <w:rsid w:val="004B5A38"/>
    <w:rsid w:val="004B5A96"/>
    <w:rsid w:val="004B5AF4"/>
    <w:rsid w:val="004B5B6E"/>
    <w:rsid w:val="004B5B83"/>
    <w:rsid w:val="004B5C4E"/>
    <w:rsid w:val="004B5CC4"/>
    <w:rsid w:val="004B5D13"/>
    <w:rsid w:val="004B5D4C"/>
    <w:rsid w:val="004B5E4C"/>
    <w:rsid w:val="004B5E7D"/>
    <w:rsid w:val="004B5ECB"/>
    <w:rsid w:val="004B5ED1"/>
    <w:rsid w:val="004B5F21"/>
    <w:rsid w:val="004B5F7F"/>
    <w:rsid w:val="004B5FE9"/>
    <w:rsid w:val="004B6035"/>
    <w:rsid w:val="004B6094"/>
    <w:rsid w:val="004B6134"/>
    <w:rsid w:val="004B617B"/>
    <w:rsid w:val="004B622F"/>
    <w:rsid w:val="004B6233"/>
    <w:rsid w:val="004B62E5"/>
    <w:rsid w:val="004B6402"/>
    <w:rsid w:val="004B649F"/>
    <w:rsid w:val="004B65B6"/>
    <w:rsid w:val="004B65E4"/>
    <w:rsid w:val="004B65FD"/>
    <w:rsid w:val="004B667B"/>
    <w:rsid w:val="004B6699"/>
    <w:rsid w:val="004B6716"/>
    <w:rsid w:val="004B671F"/>
    <w:rsid w:val="004B6737"/>
    <w:rsid w:val="004B68A1"/>
    <w:rsid w:val="004B68E0"/>
    <w:rsid w:val="004B6B4D"/>
    <w:rsid w:val="004B6B73"/>
    <w:rsid w:val="004B6BC5"/>
    <w:rsid w:val="004B6C13"/>
    <w:rsid w:val="004B6C73"/>
    <w:rsid w:val="004B6D60"/>
    <w:rsid w:val="004B6D65"/>
    <w:rsid w:val="004B71DD"/>
    <w:rsid w:val="004B7203"/>
    <w:rsid w:val="004B7246"/>
    <w:rsid w:val="004B729F"/>
    <w:rsid w:val="004B72A8"/>
    <w:rsid w:val="004B72F1"/>
    <w:rsid w:val="004B7356"/>
    <w:rsid w:val="004B747B"/>
    <w:rsid w:val="004B74F3"/>
    <w:rsid w:val="004B7589"/>
    <w:rsid w:val="004B7593"/>
    <w:rsid w:val="004B7599"/>
    <w:rsid w:val="004B76D8"/>
    <w:rsid w:val="004B7AF2"/>
    <w:rsid w:val="004B7B39"/>
    <w:rsid w:val="004B7B84"/>
    <w:rsid w:val="004B7B85"/>
    <w:rsid w:val="004B7C5E"/>
    <w:rsid w:val="004B7D4E"/>
    <w:rsid w:val="004B7D91"/>
    <w:rsid w:val="004B7E8E"/>
    <w:rsid w:val="004B7FD7"/>
    <w:rsid w:val="004C003E"/>
    <w:rsid w:val="004C005B"/>
    <w:rsid w:val="004C006C"/>
    <w:rsid w:val="004C00CB"/>
    <w:rsid w:val="004C00FC"/>
    <w:rsid w:val="004C010B"/>
    <w:rsid w:val="004C0134"/>
    <w:rsid w:val="004C021F"/>
    <w:rsid w:val="004C0300"/>
    <w:rsid w:val="004C0384"/>
    <w:rsid w:val="004C03AC"/>
    <w:rsid w:val="004C04CB"/>
    <w:rsid w:val="004C0511"/>
    <w:rsid w:val="004C05DE"/>
    <w:rsid w:val="004C0666"/>
    <w:rsid w:val="004C0819"/>
    <w:rsid w:val="004C0888"/>
    <w:rsid w:val="004C09F0"/>
    <w:rsid w:val="004C0A4E"/>
    <w:rsid w:val="004C0AB3"/>
    <w:rsid w:val="004C0D39"/>
    <w:rsid w:val="004C0D5F"/>
    <w:rsid w:val="004C0DAC"/>
    <w:rsid w:val="004C0E1E"/>
    <w:rsid w:val="004C0E83"/>
    <w:rsid w:val="004C0FC4"/>
    <w:rsid w:val="004C0FEA"/>
    <w:rsid w:val="004C1020"/>
    <w:rsid w:val="004C103E"/>
    <w:rsid w:val="004C1059"/>
    <w:rsid w:val="004C1073"/>
    <w:rsid w:val="004C10A3"/>
    <w:rsid w:val="004C1101"/>
    <w:rsid w:val="004C1245"/>
    <w:rsid w:val="004C1261"/>
    <w:rsid w:val="004C1263"/>
    <w:rsid w:val="004C13BB"/>
    <w:rsid w:val="004C13DE"/>
    <w:rsid w:val="004C13F2"/>
    <w:rsid w:val="004C15BF"/>
    <w:rsid w:val="004C1614"/>
    <w:rsid w:val="004C1657"/>
    <w:rsid w:val="004C180C"/>
    <w:rsid w:val="004C182E"/>
    <w:rsid w:val="004C1844"/>
    <w:rsid w:val="004C187E"/>
    <w:rsid w:val="004C18D7"/>
    <w:rsid w:val="004C1949"/>
    <w:rsid w:val="004C1A2D"/>
    <w:rsid w:val="004C1C01"/>
    <w:rsid w:val="004C1C69"/>
    <w:rsid w:val="004C1F07"/>
    <w:rsid w:val="004C1FCC"/>
    <w:rsid w:val="004C200C"/>
    <w:rsid w:val="004C208E"/>
    <w:rsid w:val="004C229C"/>
    <w:rsid w:val="004C22B6"/>
    <w:rsid w:val="004C2336"/>
    <w:rsid w:val="004C2346"/>
    <w:rsid w:val="004C23B3"/>
    <w:rsid w:val="004C24C1"/>
    <w:rsid w:val="004C252A"/>
    <w:rsid w:val="004C259A"/>
    <w:rsid w:val="004C25D9"/>
    <w:rsid w:val="004C263E"/>
    <w:rsid w:val="004C26B0"/>
    <w:rsid w:val="004C27E7"/>
    <w:rsid w:val="004C2818"/>
    <w:rsid w:val="004C282A"/>
    <w:rsid w:val="004C2839"/>
    <w:rsid w:val="004C28C6"/>
    <w:rsid w:val="004C295C"/>
    <w:rsid w:val="004C2A66"/>
    <w:rsid w:val="004C2AAE"/>
    <w:rsid w:val="004C2B18"/>
    <w:rsid w:val="004C2B3F"/>
    <w:rsid w:val="004C2B57"/>
    <w:rsid w:val="004C2B5D"/>
    <w:rsid w:val="004C2BE7"/>
    <w:rsid w:val="004C2BF7"/>
    <w:rsid w:val="004C2CAC"/>
    <w:rsid w:val="004C2CD1"/>
    <w:rsid w:val="004C2CE8"/>
    <w:rsid w:val="004C2D00"/>
    <w:rsid w:val="004C2D85"/>
    <w:rsid w:val="004C2ECE"/>
    <w:rsid w:val="004C2F92"/>
    <w:rsid w:val="004C2FD4"/>
    <w:rsid w:val="004C2FF9"/>
    <w:rsid w:val="004C3042"/>
    <w:rsid w:val="004C322B"/>
    <w:rsid w:val="004C322F"/>
    <w:rsid w:val="004C32C3"/>
    <w:rsid w:val="004C32F1"/>
    <w:rsid w:val="004C3376"/>
    <w:rsid w:val="004C33D9"/>
    <w:rsid w:val="004C33E8"/>
    <w:rsid w:val="004C3615"/>
    <w:rsid w:val="004C3676"/>
    <w:rsid w:val="004C368A"/>
    <w:rsid w:val="004C3695"/>
    <w:rsid w:val="004C36C9"/>
    <w:rsid w:val="004C36D3"/>
    <w:rsid w:val="004C3700"/>
    <w:rsid w:val="004C37C8"/>
    <w:rsid w:val="004C3830"/>
    <w:rsid w:val="004C38D9"/>
    <w:rsid w:val="004C3AEF"/>
    <w:rsid w:val="004C3F21"/>
    <w:rsid w:val="004C4038"/>
    <w:rsid w:val="004C405A"/>
    <w:rsid w:val="004C4130"/>
    <w:rsid w:val="004C41C3"/>
    <w:rsid w:val="004C41E0"/>
    <w:rsid w:val="004C4285"/>
    <w:rsid w:val="004C4296"/>
    <w:rsid w:val="004C435E"/>
    <w:rsid w:val="004C43C7"/>
    <w:rsid w:val="004C43EE"/>
    <w:rsid w:val="004C443C"/>
    <w:rsid w:val="004C455C"/>
    <w:rsid w:val="004C4774"/>
    <w:rsid w:val="004C4777"/>
    <w:rsid w:val="004C47BE"/>
    <w:rsid w:val="004C47F2"/>
    <w:rsid w:val="004C4809"/>
    <w:rsid w:val="004C483E"/>
    <w:rsid w:val="004C4991"/>
    <w:rsid w:val="004C49AF"/>
    <w:rsid w:val="004C49DA"/>
    <w:rsid w:val="004C4BB5"/>
    <w:rsid w:val="004C4D09"/>
    <w:rsid w:val="004C4EAB"/>
    <w:rsid w:val="004C4F30"/>
    <w:rsid w:val="004C4FDE"/>
    <w:rsid w:val="004C5033"/>
    <w:rsid w:val="004C50B0"/>
    <w:rsid w:val="004C51ED"/>
    <w:rsid w:val="004C5212"/>
    <w:rsid w:val="004C521D"/>
    <w:rsid w:val="004C5227"/>
    <w:rsid w:val="004C5268"/>
    <w:rsid w:val="004C5378"/>
    <w:rsid w:val="004C53B7"/>
    <w:rsid w:val="004C55F0"/>
    <w:rsid w:val="004C580E"/>
    <w:rsid w:val="004C58BA"/>
    <w:rsid w:val="004C58C9"/>
    <w:rsid w:val="004C5997"/>
    <w:rsid w:val="004C59F3"/>
    <w:rsid w:val="004C5AA9"/>
    <w:rsid w:val="004C5B70"/>
    <w:rsid w:val="004C5C74"/>
    <w:rsid w:val="004C5D5C"/>
    <w:rsid w:val="004C5D80"/>
    <w:rsid w:val="004C5E73"/>
    <w:rsid w:val="004C5EB0"/>
    <w:rsid w:val="004C5F88"/>
    <w:rsid w:val="004C5FBE"/>
    <w:rsid w:val="004C6134"/>
    <w:rsid w:val="004C6177"/>
    <w:rsid w:val="004C61DD"/>
    <w:rsid w:val="004C6221"/>
    <w:rsid w:val="004C6266"/>
    <w:rsid w:val="004C6339"/>
    <w:rsid w:val="004C6368"/>
    <w:rsid w:val="004C6397"/>
    <w:rsid w:val="004C639F"/>
    <w:rsid w:val="004C6608"/>
    <w:rsid w:val="004C6640"/>
    <w:rsid w:val="004C66A9"/>
    <w:rsid w:val="004C66EA"/>
    <w:rsid w:val="004C66F8"/>
    <w:rsid w:val="004C6744"/>
    <w:rsid w:val="004C6780"/>
    <w:rsid w:val="004C68F3"/>
    <w:rsid w:val="004C6922"/>
    <w:rsid w:val="004C696F"/>
    <w:rsid w:val="004C6989"/>
    <w:rsid w:val="004C6A72"/>
    <w:rsid w:val="004C6C15"/>
    <w:rsid w:val="004C6C2B"/>
    <w:rsid w:val="004C6D8B"/>
    <w:rsid w:val="004C6E35"/>
    <w:rsid w:val="004C6E6E"/>
    <w:rsid w:val="004C6EC0"/>
    <w:rsid w:val="004C6FBA"/>
    <w:rsid w:val="004C7097"/>
    <w:rsid w:val="004C7292"/>
    <w:rsid w:val="004C7359"/>
    <w:rsid w:val="004C7417"/>
    <w:rsid w:val="004C742F"/>
    <w:rsid w:val="004C7492"/>
    <w:rsid w:val="004C74A0"/>
    <w:rsid w:val="004C753B"/>
    <w:rsid w:val="004C7587"/>
    <w:rsid w:val="004C764E"/>
    <w:rsid w:val="004C7650"/>
    <w:rsid w:val="004C7685"/>
    <w:rsid w:val="004C77AE"/>
    <w:rsid w:val="004C77B6"/>
    <w:rsid w:val="004C77DE"/>
    <w:rsid w:val="004C7920"/>
    <w:rsid w:val="004C7928"/>
    <w:rsid w:val="004C795E"/>
    <w:rsid w:val="004C7981"/>
    <w:rsid w:val="004C798D"/>
    <w:rsid w:val="004C79A8"/>
    <w:rsid w:val="004C7A1E"/>
    <w:rsid w:val="004C7A7E"/>
    <w:rsid w:val="004C7B44"/>
    <w:rsid w:val="004C7BB1"/>
    <w:rsid w:val="004C7C46"/>
    <w:rsid w:val="004C7CE8"/>
    <w:rsid w:val="004C7D96"/>
    <w:rsid w:val="004C7D9A"/>
    <w:rsid w:val="004C7DEC"/>
    <w:rsid w:val="004C7ECF"/>
    <w:rsid w:val="004C7F66"/>
    <w:rsid w:val="004D007D"/>
    <w:rsid w:val="004D0196"/>
    <w:rsid w:val="004D01DF"/>
    <w:rsid w:val="004D020D"/>
    <w:rsid w:val="004D02C2"/>
    <w:rsid w:val="004D0311"/>
    <w:rsid w:val="004D032E"/>
    <w:rsid w:val="004D0363"/>
    <w:rsid w:val="004D03F5"/>
    <w:rsid w:val="004D0599"/>
    <w:rsid w:val="004D05A5"/>
    <w:rsid w:val="004D0623"/>
    <w:rsid w:val="004D0666"/>
    <w:rsid w:val="004D06EA"/>
    <w:rsid w:val="004D0734"/>
    <w:rsid w:val="004D074B"/>
    <w:rsid w:val="004D0763"/>
    <w:rsid w:val="004D085F"/>
    <w:rsid w:val="004D08AF"/>
    <w:rsid w:val="004D08B3"/>
    <w:rsid w:val="004D08CE"/>
    <w:rsid w:val="004D0931"/>
    <w:rsid w:val="004D0959"/>
    <w:rsid w:val="004D0A1B"/>
    <w:rsid w:val="004D0B93"/>
    <w:rsid w:val="004D0BFD"/>
    <w:rsid w:val="004D0C64"/>
    <w:rsid w:val="004D0CFB"/>
    <w:rsid w:val="004D0DF6"/>
    <w:rsid w:val="004D0E14"/>
    <w:rsid w:val="004D0E93"/>
    <w:rsid w:val="004D0EE3"/>
    <w:rsid w:val="004D0FA7"/>
    <w:rsid w:val="004D1096"/>
    <w:rsid w:val="004D10BC"/>
    <w:rsid w:val="004D113D"/>
    <w:rsid w:val="004D114C"/>
    <w:rsid w:val="004D11CC"/>
    <w:rsid w:val="004D121D"/>
    <w:rsid w:val="004D1270"/>
    <w:rsid w:val="004D127E"/>
    <w:rsid w:val="004D139F"/>
    <w:rsid w:val="004D13E1"/>
    <w:rsid w:val="004D13E7"/>
    <w:rsid w:val="004D15EB"/>
    <w:rsid w:val="004D1628"/>
    <w:rsid w:val="004D16B9"/>
    <w:rsid w:val="004D16EA"/>
    <w:rsid w:val="004D16FA"/>
    <w:rsid w:val="004D18A0"/>
    <w:rsid w:val="004D1AFF"/>
    <w:rsid w:val="004D1BAC"/>
    <w:rsid w:val="004D1BEB"/>
    <w:rsid w:val="004D1CC5"/>
    <w:rsid w:val="004D1D7B"/>
    <w:rsid w:val="004D1EB6"/>
    <w:rsid w:val="004D1F44"/>
    <w:rsid w:val="004D1F59"/>
    <w:rsid w:val="004D1FD6"/>
    <w:rsid w:val="004D200D"/>
    <w:rsid w:val="004D202D"/>
    <w:rsid w:val="004D206C"/>
    <w:rsid w:val="004D2100"/>
    <w:rsid w:val="004D2118"/>
    <w:rsid w:val="004D2212"/>
    <w:rsid w:val="004D2288"/>
    <w:rsid w:val="004D2336"/>
    <w:rsid w:val="004D236B"/>
    <w:rsid w:val="004D236E"/>
    <w:rsid w:val="004D23BD"/>
    <w:rsid w:val="004D2425"/>
    <w:rsid w:val="004D2483"/>
    <w:rsid w:val="004D2505"/>
    <w:rsid w:val="004D2548"/>
    <w:rsid w:val="004D259F"/>
    <w:rsid w:val="004D25A2"/>
    <w:rsid w:val="004D26D1"/>
    <w:rsid w:val="004D2737"/>
    <w:rsid w:val="004D289D"/>
    <w:rsid w:val="004D28E1"/>
    <w:rsid w:val="004D2973"/>
    <w:rsid w:val="004D2A23"/>
    <w:rsid w:val="004D2A3A"/>
    <w:rsid w:val="004D2A79"/>
    <w:rsid w:val="004D2ADD"/>
    <w:rsid w:val="004D2B08"/>
    <w:rsid w:val="004D2D27"/>
    <w:rsid w:val="004D2E2F"/>
    <w:rsid w:val="004D2F84"/>
    <w:rsid w:val="004D300C"/>
    <w:rsid w:val="004D3055"/>
    <w:rsid w:val="004D314D"/>
    <w:rsid w:val="004D32FB"/>
    <w:rsid w:val="004D3346"/>
    <w:rsid w:val="004D3347"/>
    <w:rsid w:val="004D3348"/>
    <w:rsid w:val="004D338A"/>
    <w:rsid w:val="004D339A"/>
    <w:rsid w:val="004D33A3"/>
    <w:rsid w:val="004D33AD"/>
    <w:rsid w:val="004D3556"/>
    <w:rsid w:val="004D3806"/>
    <w:rsid w:val="004D381A"/>
    <w:rsid w:val="004D385F"/>
    <w:rsid w:val="004D393E"/>
    <w:rsid w:val="004D39C5"/>
    <w:rsid w:val="004D39CA"/>
    <w:rsid w:val="004D3BEB"/>
    <w:rsid w:val="004D3CB5"/>
    <w:rsid w:val="004D3F30"/>
    <w:rsid w:val="004D4001"/>
    <w:rsid w:val="004D406C"/>
    <w:rsid w:val="004D4168"/>
    <w:rsid w:val="004D417E"/>
    <w:rsid w:val="004D418F"/>
    <w:rsid w:val="004D41B0"/>
    <w:rsid w:val="004D42FD"/>
    <w:rsid w:val="004D431F"/>
    <w:rsid w:val="004D43CA"/>
    <w:rsid w:val="004D44F2"/>
    <w:rsid w:val="004D4547"/>
    <w:rsid w:val="004D4637"/>
    <w:rsid w:val="004D4755"/>
    <w:rsid w:val="004D479B"/>
    <w:rsid w:val="004D4841"/>
    <w:rsid w:val="004D4930"/>
    <w:rsid w:val="004D4A1E"/>
    <w:rsid w:val="004D4A1F"/>
    <w:rsid w:val="004D4BB5"/>
    <w:rsid w:val="004D4BD5"/>
    <w:rsid w:val="004D4CA5"/>
    <w:rsid w:val="004D4CBD"/>
    <w:rsid w:val="004D4D1E"/>
    <w:rsid w:val="004D4F3D"/>
    <w:rsid w:val="004D4F59"/>
    <w:rsid w:val="004D4FB7"/>
    <w:rsid w:val="004D5044"/>
    <w:rsid w:val="004D5116"/>
    <w:rsid w:val="004D5131"/>
    <w:rsid w:val="004D5190"/>
    <w:rsid w:val="004D51D8"/>
    <w:rsid w:val="004D527D"/>
    <w:rsid w:val="004D52D0"/>
    <w:rsid w:val="004D52DA"/>
    <w:rsid w:val="004D5362"/>
    <w:rsid w:val="004D53E2"/>
    <w:rsid w:val="004D53E9"/>
    <w:rsid w:val="004D53EB"/>
    <w:rsid w:val="004D53F1"/>
    <w:rsid w:val="004D546A"/>
    <w:rsid w:val="004D549F"/>
    <w:rsid w:val="004D5505"/>
    <w:rsid w:val="004D551C"/>
    <w:rsid w:val="004D5583"/>
    <w:rsid w:val="004D55E8"/>
    <w:rsid w:val="004D5636"/>
    <w:rsid w:val="004D5693"/>
    <w:rsid w:val="004D56C5"/>
    <w:rsid w:val="004D5809"/>
    <w:rsid w:val="004D5853"/>
    <w:rsid w:val="004D5878"/>
    <w:rsid w:val="004D5903"/>
    <w:rsid w:val="004D5986"/>
    <w:rsid w:val="004D5A7A"/>
    <w:rsid w:val="004D5A8B"/>
    <w:rsid w:val="004D5AA8"/>
    <w:rsid w:val="004D5AC3"/>
    <w:rsid w:val="004D5B87"/>
    <w:rsid w:val="004D5BD2"/>
    <w:rsid w:val="004D5DAE"/>
    <w:rsid w:val="004D5F68"/>
    <w:rsid w:val="004D6081"/>
    <w:rsid w:val="004D609E"/>
    <w:rsid w:val="004D6203"/>
    <w:rsid w:val="004D6289"/>
    <w:rsid w:val="004D6358"/>
    <w:rsid w:val="004D63CA"/>
    <w:rsid w:val="004D6416"/>
    <w:rsid w:val="004D64FA"/>
    <w:rsid w:val="004D6550"/>
    <w:rsid w:val="004D6564"/>
    <w:rsid w:val="004D6576"/>
    <w:rsid w:val="004D658B"/>
    <w:rsid w:val="004D6631"/>
    <w:rsid w:val="004D66E6"/>
    <w:rsid w:val="004D6712"/>
    <w:rsid w:val="004D6761"/>
    <w:rsid w:val="004D67FC"/>
    <w:rsid w:val="004D68D4"/>
    <w:rsid w:val="004D68E0"/>
    <w:rsid w:val="004D6905"/>
    <w:rsid w:val="004D692C"/>
    <w:rsid w:val="004D6A1E"/>
    <w:rsid w:val="004D6A9D"/>
    <w:rsid w:val="004D6CEC"/>
    <w:rsid w:val="004D6CFF"/>
    <w:rsid w:val="004D6D31"/>
    <w:rsid w:val="004D6D34"/>
    <w:rsid w:val="004D6D96"/>
    <w:rsid w:val="004D6EC3"/>
    <w:rsid w:val="004D6EE6"/>
    <w:rsid w:val="004D7003"/>
    <w:rsid w:val="004D7011"/>
    <w:rsid w:val="004D7087"/>
    <w:rsid w:val="004D70A2"/>
    <w:rsid w:val="004D70FC"/>
    <w:rsid w:val="004D710E"/>
    <w:rsid w:val="004D714D"/>
    <w:rsid w:val="004D7200"/>
    <w:rsid w:val="004D721E"/>
    <w:rsid w:val="004D72AB"/>
    <w:rsid w:val="004D72B9"/>
    <w:rsid w:val="004D7377"/>
    <w:rsid w:val="004D73D7"/>
    <w:rsid w:val="004D742C"/>
    <w:rsid w:val="004D7451"/>
    <w:rsid w:val="004D7539"/>
    <w:rsid w:val="004D7594"/>
    <w:rsid w:val="004D77AF"/>
    <w:rsid w:val="004D79A7"/>
    <w:rsid w:val="004D7A0D"/>
    <w:rsid w:val="004D7A1A"/>
    <w:rsid w:val="004D7A98"/>
    <w:rsid w:val="004D7AAB"/>
    <w:rsid w:val="004D7D12"/>
    <w:rsid w:val="004D7D84"/>
    <w:rsid w:val="004D7D96"/>
    <w:rsid w:val="004D7E9B"/>
    <w:rsid w:val="004D7EA9"/>
    <w:rsid w:val="004D7F11"/>
    <w:rsid w:val="004D7F19"/>
    <w:rsid w:val="004D7F22"/>
    <w:rsid w:val="004D7FE0"/>
    <w:rsid w:val="004E0000"/>
    <w:rsid w:val="004E01F7"/>
    <w:rsid w:val="004E020E"/>
    <w:rsid w:val="004E032A"/>
    <w:rsid w:val="004E03D3"/>
    <w:rsid w:val="004E03E7"/>
    <w:rsid w:val="004E041C"/>
    <w:rsid w:val="004E04BE"/>
    <w:rsid w:val="004E0597"/>
    <w:rsid w:val="004E0762"/>
    <w:rsid w:val="004E078E"/>
    <w:rsid w:val="004E07E9"/>
    <w:rsid w:val="004E0973"/>
    <w:rsid w:val="004E0987"/>
    <w:rsid w:val="004E0994"/>
    <w:rsid w:val="004E09F1"/>
    <w:rsid w:val="004E0B0C"/>
    <w:rsid w:val="004E0B61"/>
    <w:rsid w:val="004E0BFD"/>
    <w:rsid w:val="004E0C29"/>
    <w:rsid w:val="004E0C36"/>
    <w:rsid w:val="004E0C3C"/>
    <w:rsid w:val="004E0CA5"/>
    <w:rsid w:val="004E0DB4"/>
    <w:rsid w:val="004E0DF4"/>
    <w:rsid w:val="004E0E18"/>
    <w:rsid w:val="004E0EDD"/>
    <w:rsid w:val="004E1025"/>
    <w:rsid w:val="004E11ED"/>
    <w:rsid w:val="004E1214"/>
    <w:rsid w:val="004E1225"/>
    <w:rsid w:val="004E1282"/>
    <w:rsid w:val="004E1417"/>
    <w:rsid w:val="004E1418"/>
    <w:rsid w:val="004E14F9"/>
    <w:rsid w:val="004E153F"/>
    <w:rsid w:val="004E156F"/>
    <w:rsid w:val="004E1687"/>
    <w:rsid w:val="004E168D"/>
    <w:rsid w:val="004E16F1"/>
    <w:rsid w:val="004E184E"/>
    <w:rsid w:val="004E18CA"/>
    <w:rsid w:val="004E1934"/>
    <w:rsid w:val="004E198D"/>
    <w:rsid w:val="004E1A06"/>
    <w:rsid w:val="004E1B3B"/>
    <w:rsid w:val="004E1BEC"/>
    <w:rsid w:val="004E1C7E"/>
    <w:rsid w:val="004E1D83"/>
    <w:rsid w:val="004E1E1C"/>
    <w:rsid w:val="004E1FFA"/>
    <w:rsid w:val="004E20E3"/>
    <w:rsid w:val="004E2101"/>
    <w:rsid w:val="004E2117"/>
    <w:rsid w:val="004E212F"/>
    <w:rsid w:val="004E21B5"/>
    <w:rsid w:val="004E2261"/>
    <w:rsid w:val="004E22AA"/>
    <w:rsid w:val="004E2308"/>
    <w:rsid w:val="004E233A"/>
    <w:rsid w:val="004E2351"/>
    <w:rsid w:val="004E2373"/>
    <w:rsid w:val="004E2393"/>
    <w:rsid w:val="004E23B9"/>
    <w:rsid w:val="004E2413"/>
    <w:rsid w:val="004E2472"/>
    <w:rsid w:val="004E24BA"/>
    <w:rsid w:val="004E250A"/>
    <w:rsid w:val="004E2529"/>
    <w:rsid w:val="004E25AB"/>
    <w:rsid w:val="004E27D0"/>
    <w:rsid w:val="004E2976"/>
    <w:rsid w:val="004E298C"/>
    <w:rsid w:val="004E2A70"/>
    <w:rsid w:val="004E2B0E"/>
    <w:rsid w:val="004E2D02"/>
    <w:rsid w:val="004E2DE9"/>
    <w:rsid w:val="004E2E20"/>
    <w:rsid w:val="004E2E3C"/>
    <w:rsid w:val="004E2E3E"/>
    <w:rsid w:val="004E2F46"/>
    <w:rsid w:val="004E2F54"/>
    <w:rsid w:val="004E2FA4"/>
    <w:rsid w:val="004E30B1"/>
    <w:rsid w:val="004E30CB"/>
    <w:rsid w:val="004E3112"/>
    <w:rsid w:val="004E3166"/>
    <w:rsid w:val="004E317B"/>
    <w:rsid w:val="004E3192"/>
    <w:rsid w:val="004E31B6"/>
    <w:rsid w:val="004E31E1"/>
    <w:rsid w:val="004E3301"/>
    <w:rsid w:val="004E3311"/>
    <w:rsid w:val="004E331D"/>
    <w:rsid w:val="004E3361"/>
    <w:rsid w:val="004E33C7"/>
    <w:rsid w:val="004E34C7"/>
    <w:rsid w:val="004E355D"/>
    <w:rsid w:val="004E35C0"/>
    <w:rsid w:val="004E360D"/>
    <w:rsid w:val="004E361E"/>
    <w:rsid w:val="004E36EB"/>
    <w:rsid w:val="004E3755"/>
    <w:rsid w:val="004E3851"/>
    <w:rsid w:val="004E3958"/>
    <w:rsid w:val="004E3AC3"/>
    <w:rsid w:val="004E3AFB"/>
    <w:rsid w:val="004E3B12"/>
    <w:rsid w:val="004E3B4D"/>
    <w:rsid w:val="004E3BF2"/>
    <w:rsid w:val="004E3C50"/>
    <w:rsid w:val="004E3CF6"/>
    <w:rsid w:val="004E3DB5"/>
    <w:rsid w:val="004E3E9D"/>
    <w:rsid w:val="004E3F5C"/>
    <w:rsid w:val="004E4082"/>
    <w:rsid w:val="004E4091"/>
    <w:rsid w:val="004E41E2"/>
    <w:rsid w:val="004E41F4"/>
    <w:rsid w:val="004E4221"/>
    <w:rsid w:val="004E4227"/>
    <w:rsid w:val="004E4352"/>
    <w:rsid w:val="004E43AC"/>
    <w:rsid w:val="004E4425"/>
    <w:rsid w:val="004E4435"/>
    <w:rsid w:val="004E4441"/>
    <w:rsid w:val="004E444D"/>
    <w:rsid w:val="004E450A"/>
    <w:rsid w:val="004E452D"/>
    <w:rsid w:val="004E45EC"/>
    <w:rsid w:val="004E465C"/>
    <w:rsid w:val="004E46B3"/>
    <w:rsid w:val="004E4774"/>
    <w:rsid w:val="004E48D7"/>
    <w:rsid w:val="004E492C"/>
    <w:rsid w:val="004E4968"/>
    <w:rsid w:val="004E49F7"/>
    <w:rsid w:val="004E4A9C"/>
    <w:rsid w:val="004E4AC1"/>
    <w:rsid w:val="004E4C45"/>
    <w:rsid w:val="004E4CD2"/>
    <w:rsid w:val="004E4DAF"/>
    <w:rsid w:val="004E4EDD"/>
    <w:rsid w:val="004E4EDE"/>
    <w:rsid w:val="004E4FBC"/>
    <w:rsid w:val="004E50F5"/>
    <w:rsid w:val="004E5281"/>
    <w:rsid w:val="004E52E1"/>
    <w:rsid w:val="004E5314"/>
    <w:rsid w:val="004E5317"/>
    <w:rsid w:val="004E5340"/>
    <w:rsid w:val="004E53BE"/>
    <w:rsid w:val="004E551C"/>
    <w:rsid w:val="004E55FF"/>
    <w:rsid w:val="004E5705"/>
    <w:rsid w:val="004E573D"/>
    <w:rsid w:val="004E5757"/>
    <w:rsid w:val="004E58E5"/>
    <w:rsid w:val="004E591A"/>
    <w:rsid w:val="004E5997"/>
    <w:rsid w:val="004E59C9"/>
    <w:rsid w:val="004E5A08"/>
    <w:rsid w:val="004E5A7F"/>
    <w:rsid w:val="004E5BCA"/>
    <w:rsid w:val="004E5BDE"/>
    <w:rsid w:val="004E5D23"/>
    <w:rsid w:val="004E5D65"/>
    <w:rsid w:val="004E5E02"/>
    <w:rsid w:val="004E5E2A"/>
    <w:rsid w:val="004E5E51"/>
    <w:rsid w:val="004E5F61"/>
    <w:rsid w:val="004E5F90"/>
    <w:rsid w:val="004E5FB7"/>
    <w:rsid w:val="004E6032"/>
    <w:rsid w:val="004E606B"/>
    <w:rsid w:val="004E60B9"/>
    <w:rsid w:val="004E60BF"/>
    <w:rsid w:val="004E611A"/>
    <w:rsid w:val="004E6161"/>
    <w:rsid w:val="004E619A"/>
    <w:rsid w:val="004E61C3"/>
    <w:rsid w:val="004E61CC"/>
    <w:rsid w:val="004E628D"/>
    <w:rsid w:val="004E6294"/>
    <w:rsid w:val="004E62E5"/>
    <w:rsid w:val="004E63CE"/>
    <w:rsid w:val="004E63F2"/>
    <w:rsid w:val="004E643F"/>
    <w:rsid w:val="004E64BF"/>
    <w:rsid w:val="004E6503"/>
    <w:rsid w:val="004E65D2"/>
    <w:rsid w:val="004E6700"/>
    <w:rsid w:val="004E679D"/>
    <w:rsid w:val="004E687C"/>
    <w:rsid w:val="004E6892"/>
    <w:rsid w:val="004E6928"/>
    <w:rsid w:val="004E6B5D"/>
    <w:rsid w:val="004E6D30"/>
    <w:rsid w:val="004E6EAD"/>
    <w:rsid w:val="004E6ED0"/>
    <w:rsid w:val="004E6FB9"/>
    <w:rsid w:val="004E6FCB"/>
    <w:rsid w:val="004E7178"/>
    <w:rsid w:val="004E717C"/>
    <w:rsid w:val="004E7192"/>
    <w:rsid w:val="004E71AF"/>
    <w:rsid w:val="004E71D4"/>
    <w:rsid w:val="004E7248"/>
    <w:rsid w:val="004E73B1"/>
    <w:rsid w:val="004E7405"/>
    <w:rsid w:val="004E7436"/>
    <w:rsid w:val="004E749D"/>
    <w:rsid w:val="004E75A9"/>
    <w:rsid w:val="004E75DB"/>
    <w:rsid w:val="004E7618"/>
    <w:rsid w:val="004E7623"/>
    <w:rsid w:val="004E762B"/>
    <w:rsid w:val="004E7654"/>
    <w:rsid w:val="004E76D8"/>
    <w:rsid w:val="004E77AC"/>
    <w:rsid w:val="004E7A9F"/>
    <w:rsid w:val="004E7B8F"/>
    <w:rsid w:val="004E7C05"/>
    <w:rsid w:val="004E7C79"/>
    <w:rsid w:val="004E7CF0"/>
    <w:rsid w:val="004E7D25"/>
    <w:rsid w:val="004E7E15"/>
    <w:rsid w:val="004E7E40"/>
    <w:rsid w:val="004E7EEE"/>
    <w:rsid w:val="004E7EF1"/>
    <w:rsid w:val="004E7F01"/>
    <w:rsid w:val="004E7F57"/>
    <w:rsid w:val="004F0046"/>
    <w:rsid w:val="004F00A9"/>
    <w:rsid w:val="004F0105"/>
    <w:rsid w:val="004F010B"/>
    <w:rsid w:val="004F0127"/>
    <w:rsid w:val="004F0129"/>
    <w:rsid w:val="004F0147"/>
    <w:rsid w:val="004F0157"/>
    <w:rsid w:val="004F01DC"/>
    <w:rsid w:val="004F01E8"/>
    <w:rsid w:val="004F022D"/>
    <w:rsid w:val="004F0292"/>
    <w:rsid w:val="004F02BE"/>
    <w:rsid w:val="004F02D3"/>
    <w:rsid w:val="004F03F1"/>
    <w:rsid w:val="004F059D"/>
    <w:rsid w:val="004F074A"/>
    <w:rsid w:val="004F07D7"/>
    <w:rsid w:val="004F0882"/>
    <w:rsid w:val="004F0913"/>
    <w:rsid w:val="004F0A07"/>
    <w:rsid w:val="004F0A70"/>
    <w:rsid w:val="004F0A95"/>
    <w:rsid w:val="004F0BA0"/>
    <w:rsid w:val="004F0BE0"/>
    <w:rsid w:val="004F0BFF"/>
    <w:rsid w:val="004F0CE9"/>
    <w:rsid w:val="004F0D2C"/>
    <w:rsid w:val="004F0DA5"/>
    <w:rsid w:val="004F0DFB"/>
    <w:rsid w:val="004F0EF0"/>
    <w:rsid w:val="004F0FFB"/>
    <w:rsid w:val="004F1170"/>
    <w:rsid w:val="004F139B"/>
    <w:rsid w:val="004F13EE"/>
    <w:rsid w:val="004F153E"/>
    <w:rsid w:val="004F162B"/>
    <w:rsid w:val="004F163A"/>
    <w:rsid w:val="004F16BB"/>
    <w:rsid w:val="004F16D6"/>
    <w:rsid w:val="004F1745"/>
    <w:rsid w:val="004F1952"/>
    <w:rsid w:val="004F19F6"/>
    <w:rsid w:val="004F1A0C"/>
    <w:rsid w:val="004F1A3A"/>
    <w:rsid w:val="004F1A3D"/>
    <w:rsid w:val="004F1B86"/>
    <w:rsid w:val="004F1C0C"/>
    <w:rsid w:val="004F1CB2"/>
    <w:rsid w:val="004F1D48"/>
    <w:rsid w:val="004F1DA9"/>
    <w:rsid w:val="004F1DFE"/>
    <w:rsid w:val="004F1F42"/>
    <w:rsid w:val="004F1F5F"/>
    <w:rsid w:val="004F1FA3"/>
    <w:rsid w:val="004F2013"/>
    <w:rsid w:val="004F203C"/>
    <w:rsid w:val="004F2085"/>
    <w:rsid w:val="004F21C3"/>
    <w:rsid w:val="004F22B1"/>
    <w:rsid w:val="004F22D9"/>
    <w:rsid w:val="004F22DC"/>
    <w:rsid w:val="004F22E5"/>
    <w:rsid w:val="004F23BC"/>
    <w:rsid w:val="004F24A7"/>
    <w:rsid w:val="004F2578"/>
    <w:rsid w:val="004F279C"/>
    <w:rsid w:val="004F28C6"/>
    <w:rsid w:val="004F292E"/>
    <w:rsid w:val="004F2A51"/>
    <w:rsid w:val="004F2B82"/>
    <w:rsid w:val="004F2C03"/>
    <w:rsid w:val="004F2C7F"/>
    <w:rsid w:val="004F2D93"/>
    <w:rsid w:val="004F2E51"/>
    <w:rsid w:val="004F2F2E"/>
    <w:rsid w:val="004F2F92"/>
    <w:rsid w:val="004F3016"/>
    <w:rsid w:val="004F31A6"/>
    <w:rsid w:val="004F3212"/>
    <w:rsid w:val="004F321A"/>
    <w:rsid w:val="004F3258"/>
    <w:rsid w:val="004F32D5"/>
    <w:rsid w:val="004F33FD"/>
    <w:rsid w:val="004F3419"/>
    <w:rsid w:val="004F3507"/>
    <w:rsid w:val="004F350F"/>
    <w:rsid w:val="004F356A"/>
    <w:rsid w:val="004F3646"/>
    <w:rsid w:val="004F365E"/>
    <w:rsid w:val="004F36EE"/>
    <w:rsid w:val="004F370F"/>
    <w:rsid w:val="004F3776"/>
    <w:rsid w:val="004F37E1"/>
    <w:rsid w:val="004F3804"/>
    <w:rsid w:val="004F381A"/>
    <w:rsid w:val="004F38D7"/>
    <w:rsid w:val="004F3918"/>
    <w:rsid w:val="004F399D"/>
    <w:rsid w:val="004F3A6E"/>
    <w:rsid w:val="004F3B29"/>
    <w:rsid w:val="004F3B3B"/>
    <w:rsid w:val="004F3B76"/>
    <w:rsid w:val="004F3CFA"/>
    <w:rsid w:val="004F3D41"/>
    <w:rsid w:val="004F3D4F"/>
    <w:rsid w:val="004F3DDD"/>
    <w:rsid w:val="004F3ED8"/>
    <w:rsid w:val="004F3F34"/>
    <w:rsid w:val="004F40F7"/>
    <w:rsid w:val="004F4175"/>
    <w:rsid w:val="004F41F3"/>
    <w:rsid w:val="004F42E4"/>
    <w:rsid w:val="004F43EC"/>
    <w:rsid w:val="004F44BC"/>
    <w:rsid w:val="004F44BF"/>
    <w:rsid w:val="004F4647"/>
    <w:rsid w:val="004F4658"/>
    <w:rsid w:val="004F471D"/>
    <w:rsid w:val="004F476F"/>
    <w:rsid w:val="004F4787"/>
    <w:rsid w:val="004F47B5"/>
    <w:rsid w:val="004F48BE"/>
    <w:rsid w:val="004F4918"/>
    <w:rsid w:val="004F497C"/>
    <w:rsid w:val="004F497D"/>
    <w:rsid w:val="004F49F4"/>
    <w:rsid w:val="004F4A2D"/>
    <w:rsid w:val="004F4A90"/>
    <w:rsid w:val="004F4B2E"/>
    <w:rsid w:val="004F4C0A"/>
    <w:rsid w:val="004F4C61"/>
    <w:rsid w:val="004F4CFD"/>
    <w:rsid w:val="004F4EBE"/>
    <w:rsid w:val="004F502C"/>
    <w:rsid w:val="004F5072"/>
    <w:rsid w:val="004F5157"/>
    <w:rsid w:val="004F5167"/>
    <w:rsid w:val="004F5173"/>
    <w:rsid w:val="004F51A9"/>
    <w:rsid w:val="004F522B"/>
    <w:rsid w:val="004F5253"/>
    <w:rsid w:val="004F5296"/>
    <w:rsid w:val="004F52DB"/>
    <w:rsid w:val="004F52F3"/>
    <w:rsid w:val="004F5324"/>
    <w:rsid w:val="004F5342"/>
    <w:rsid w:val="004F53C7"/>
    <w:rsid w:val="004F53FB"/>
    <w:rsid w:val="004F5523"/>
    <w:rsid w:val="004F553C"/>
    <w:rsid w:val="004F563B"/>
    <w:rsid w:val="004F56EE"/>
    <w:rsid w:val="004F57D6"/>
    <w:rsid w:val="004F5874"/>
    <w:rsid w:val="004F591E"/>
    <w:rsid w:val="004F5A20"/>
    <w:rsid w:val="004F5A28"/>
    <w:rsid w:val="004F5ACC"/>
    <w:rsid w:val="004F5AEF"/>
    <w:rsid w:val="004F5B2A"/>
    <w:rsid w:val="004F5B85"/>
    <w:rsid w:val="004F5C5F"/>
    <w:rsid w:val="004F5D26"/>
    <w:rsid w:val="004F5E0F"/>
    <w:rsid w:val="004F5E70"/>
    <w:rsid w:val="004F5ED3"/>
    <w:rsid w:val="004F5F53"/>
    <w:rsid w:val="004F6000"/>
    <w:rsid w:val="004F603F"/>
    <w:rsid w:val="004F60DE"/>
    <w:rsid w:val="004F61E5"/>
    <w:rsid w:val="004F6363"/>
    <w:rsid w:val="004F636D"/>
    <w:rsid w:val="004F637C"/>
    <w:rsid w:val="004F63B8"/>
    <w:rsid w:val="004F6465"/>
    <w:rsid w:val="004F646B"/>
    <w:rsid w:val="004F656F"/>
    <w:rsid w:val="004F6595"/>
    <w:rsid w:val="004F666C"/>
    <w:rsid w:val="004F66FC"/>
    <w:rsid w:val="004F6713"/>
    <w:rsid w:val="004F6735"/>
    <w:rsid w:val="004F67E3"/>
    <w:rsid w:val="004F67EA"/>
    <w:rsid w:val="004F6808"/>
    <w:rsid w:val="004F687B"/>
    <w:rsid w:val="004F68DC"/>
    <w:rsid w:val="004F6909"/>
    <w:rsid w:val="004F6943"/>
    <w:rsid w:val="004F697C"/>
    <w:rsid w:val="004F69A0"/>
    <w:rsid w:val="004F6A0F"/>
    <w:rsid w:val="004F6A30"/>
    <w:rsid w:val="004F6A38"/>
    <w:rsid w:val="004F6A58"/>
    <w:rsid w:val="004F6AE2"/>
    <w:rsid w:val="004F6BB4"/>
    <w:rsid w:val="004F6CAC"/>
    <w:rsid w:val="004F6E11"/>
    <w:rsid w:val="004F6E1D"/>
    <w:rsid w:val="004F6E74"/>
    <w:rsid w:val="004F6F20"/>
    <w:rsid w:val="004F6F32"/>
    <w:rsid w:val="004F6F8A"/>
    <w:rsid w:val="004F6FB5"/>
    <w:rsid w:val="004F7061"/>
    <w:rsid w:val="004F706A"/>
    <w:rsid w:val="004F70F2"/>
    <w:rsid w:val="004F7143"/>
    <w:rsid w:val="004F7164"/>
    <w:rsid w:val="004F7186"/>
    <w:rsid w:val="004F7201"/>
    <w:rsid w:val="004F73A6"/>
    <w:rsid w:val="004F73DC"/>
    <w:rsid w:val="004F7517"/>
    <w:rsid w:val="004F759E"/>
    <w:rsid w:val="004F777E"/>
    <w:rsid w:val="004F780D"/>
    <w:rsid w:val="004F7830"/>
    <w:rsid w:val="004F7957"/>
    <w:rsid w:val="004F7A0F"/>
    <w:rsid w:val="004F7C51"/>
    <w:rsid w:val="004F7CC5"/>
    <w:rsid w:val="004F7D52"/>
    <w:rsid w:val="004F7E83"/>
    <w:rsid w:val="004F7EB0"/>
    <w:rsid w:val="004F7F7A"/>
    <w:rsid w:val="004F7FB6"/>
    <w:rsid w:val="00500058"/>
    <w:rsid w:val="005000CE"/>
    <w:rsid w:val="00500251"/>
    <w:rsid w:val="00500488"/>
    <w:rsid w:val="005004AD"/>
    <w:rsid w:val="00500502"/>
    <w:rsid w:val="0050053B"/>
    <w:rsid w:val="0050057D"/>
    <w:rsid w:val="00500648"/>
    <w:rsid w:val="005006A4"/>
    <w:rsid w:val="005006A9"/>
    <w:rsid w:val="00500719"/>
    <w:rsid w:val="0050078F"/>
    <w:rsid w:val="0050081C"/>
    <w:rsid w:val="005008A3"/>
    <w:rsid w:val="005008D9"/>
    <w:rsid w:val="00500945"/>
    <w:rsid w:val="0050097B"/>
    <w:rsid w:val="0050097C"/>
    <w:rsid w:val="005009D3"/>
    <w:rsid w:val="00500A11"/>
    <w:rsid w:val="00500B24"/>
    <w:rsid w:val="00500B31"/>
    <w:rsid w:val="00500BD7"/>
    <w:rsid w:val="00500BE0"/>
    <w:rsid w:val="00500C0C"/>
    <w:rsid w:val="00500C29"/>
    <w:rsid w:val="00500C7E"/>
    <w:rsid w:val="00500D36"/>
    <w:rsid w:val="00500DC8"/>
    <w:rsid w:val="00500EE9"/>
    <w:rsid w:val="00500FD7"/>
    <w:rsid w:val="005010CF"/>
    <w:rsid w:val="005012A5"/>
    <w:rsid w:val="005012C5"/>
    <w:rsid w:val="0050132E"/>
    <w:rsid w:val="005015A6"/>
    <w:rsid w:val="005015D4"/>
    <w:rsid w:val="0050171E"/>
    <w:rsid w:val="0050181D"/>
    <w:rsid w:val="0050183D"/>
    <w:rsid w:val="00501897"/>
    <w:rsid w:val="0050197F"/>
    <w:rsid w:val="00501A4A"/>
    <w:rsid w:val="00501B4F"/>
    <w:rsid w:val="00501C91"/>
    <w:rsid w:val="00501D5C"/>
    <w:rsid w:val="00501DA3"/>
    <w:rsid w:val="00501FA3"/>
    <w:rsid w:val="0050205D"/>
    <w:rsid w:val="005020BF"/>
    <w:rsid w:val="005020EA"/>
    <w:rsid w:val="005022AC"/>
    <w:rsid w:val="005022DB"/>
    <w:rsid w:val="005023C5"/>
    <w:rsid w:val="00502496"/>
    <w:rsid w:val="00502696"/>
    <w:rsid w:val="005027B5"/>
    <w:rsid w:val="00502887"/>
    <w:rsid w:val="00502A08"/>
    <w:rsid w:val="00502A86"/>
    <w:rsid w:val="00502B82"/>
    <w:rsid w:val="00502BB0"/>
    <w:rsid w:val="00502D6B"/>
    <w:rsid w:val="00502DFA"/>
    <w:rsid w:val="0050311A"/>
    <w:rsid w:val="0050317C"/>
    <w:rsid w:val="005031D5"/>
    <w:rsid w:val="00503218"/>
    <w:rsid w:val="00503227"/>
    <w:rsid w:val="005032E1"/>
    <w:rsid w:val="00503412"/>
    <w:rsid w:val="0050342F"/>
    <w:rsid w:val="00503486"/>
    <w:rsid w:val="005034E6"/>
    <w:rsid w:val="00503641"/>
    <w:rsid w:val="0050375B"/>
    <w:rsid w:val="0050377A"/>
    <w:rsid w:val="0050385C"/>
    <w:rsid w:val="005038E2"/>
    <w:rsid w:val="00503BBF"/>
    <w:rsid w:val="00503C38"/>
    <w:rsid w:val="00503C9A"/>
    <w:rsid w:val="00503CF1"/>
    <w:rsid w:val="00503CFE"/>
    <w:rsid w:val="00503D82"/>
    <w:rsid w:val="00503DFA"/>
    <w:rsid w:val="00503FF7"/>
    <w:rsid w:val="00504051"/>
    <w:rsid w:val="005040AF"/>
    <w:rsid w:val="005040CF"/>
    <w:rsid w:val="00504162"/>
    <w:rsid w:val="0050420D"/>
    <w:rsid w:val="0050424C"/>
    <w:rsid w:val="0050427E"/>
    <w:rsid w:val="005043B1"/>
    <w:rsid w:val="00504426"/>
    <w:rsid w:val="0050442F"/>
    <w:rsid w:val="0050459F"/>
    <w:rsid w:val="00504635"/>
    <w:rsid w:val="00504682"/>
    <w:rsid w:val="005046AF"/>
    <w:rsid w:val="0050472B"/>
    <w:rsid w:val="005047B4"/>
    <w:rsid w:val="005047CF"/>
    <w:rsid w:val="00504812"/>
    <w:rsid w:val="00504865"/>
    <w:rsid w:val="0050493A"/>
    <w:rsid w:val="00504940"/>
    <w:rsid w:val="005049A3"/>
    <w:rsid w:val="005049C3"/>
    <w:rsid w:val="00504A91"/>
    <w:rsid w:val="00504AF4"/>
    <w:rsid w:val="00504AF7"/>
    <w:rsid w:val="00504BC6"/>
    <w:rsid w:val="00504C05"/>
    <w:rsid w:val="00504CE7"/>
    <w:rsid w:val="00504D0D"/>
    <w:rsid w:val="00504D13"/>
    <w:rsid w:val="00504EE0"/>
    <w:rsid w:val="0050501D"/>
    <w:rsid w:val="00505118"/>
    <w:rsid w:val="0050512D"/>
    <w:rsid w:val="0050512E"/>
    <w:rsid w:val="00505150"/>
    <w:rsid w:val="00505180"/>
    <w:rsid w:val="005051F9"/>
    <w:rsid w:val="00505205"/>
    <w:rsid w:val="0050529B"/>
    <w:rsid w:val="005052A5"/>
    <w:rsid w:val="005054B0"/>
    <w:rsid w:val="005054CE"/>
    <w:rsid w:val="005054D9"/>
    <w:rsid w:val="0050556F"/>
    <w:rsid w:val="0050558E"/>
    <w:rsid w:val="0050562D"/>
    <w:rsid w:val="00505681"/>
    <w:rsid w:val="005056D4"/>
    <w:rsid w:val="00505735"/>
    <w:rsid w:val="0050574A"/>
    <w:rsid w:val="0050575B"/>
    <w:rsid w:val="005057D6"/>
    <w:rsid w:val="00505816"/>
    <w:rsid w:val="00505879"/>
    <w:rsid w:val="005058E9"/>
    <w:rsid w:val="005058EB"/>
    <w:rsid w:val="005059DB"/>
    <w:rsid w:val="005059F8"/>
    <w:rsid w:val="00505A13"/>
    <w:rsid w:val="00505A6C"/>
    <w:rsid w:val="00505A77"/>
    <w:rsid w:val="00505A7E"/>
    <w:rsid w:val="00505BCB"/>
    <w:rsid w:val="00505BD6"/>
    <w:rsid w:val="00505CBE"/>
    <w:rsid w:val="00505DA2"/>
    <w:rsid w:val="00505E6A"/>
    <w:rsid w:val="00505EB4"/>
    <w:rsid w:val="00505F48"/>
    <w:rsid w:val="00505FC1"/>
    <w:rsid w:val="005060AA"/>
    <w:rsid w:val="005060FE"/>
    <w:rsid w:val="00506199"/>
    <w:rsid w:val="00506251"/>
    <w:rsid w:val="005064A4"/>
    <w:rsid w:val="0050657D"/>
    <w:rsid w:val="0050660E"/>
    <w:rsid w:val="00506667"/>
    <w:rsid w:val="0050681B"/>
    <w:rsid w:val="005069BB"/>
    <w:rsid w:val="00506AC8"/>
    <w:rsid w:val="00506ADA"/>
    <w:rsid w:val="00506B05"/>
    <w:rsid w:val="00506B0B"/>
    <w:rsid w:val="00506BF3"/>
    <w:rsid w:val="00506C66"/>
    <w:rsid w:val="00506C7F"/>
    <w:rsid w:val="00506CEC"/>
    <w:rsid w:val="00506D00"/>
    <w:rsid w:val="00506E39"/>
    <w:rsid w:val="00506FDD"/>
    <w:rsid w:val="00506FF1"/>
    <w:rsid w:val="00507038"/>
    <w:rsid w:val="0050719F"/>
    <w:rsid w:val="0050724B"/>
    <w:rsid w:val="0050727B"/>
    <w:rsid w:val="0050739D"/>
    <w:rsid w:val="00507525"/>
    <w:rsid w:val="005076AA"/>
    <w:rsid w:val="005076DD"/>
    <w:rsid w:val="005076E0"/>
    <w:rsid w:val="00507752"/>
    <w:rsid w:val="00507886"/>
    <w:rsid w:val="005078EE"/>
    <w:rsid w:val="005079D7"/>
    <w:rsid w:val="00507B9F"/>
    <w:rsid w:val="00507D3F"/>
    <w:rsid w:val="00507DFE"/>
    <w:rsid w:val="00507EC0"/>
    <w:rsid w:val="00507F3F"/>
    <w:rsid w:val="00510021"/>
    <w:rsid w:val="00510060"/>
    <w:rsid w:val="00510136"/>
    <w:rsid w:val="00510195"/>
    <w:rsid w:val="005102E7"/>
    <w:rsid w:val="005103E2"/>
    <w:rsid w:val="00510451"/>
    <w:rsid w:val="00510453"/>
    <w:rsid w:val="005105E0"/>
    <w:rsid w:val="005107B4"/>
    <w:rsid w:val="00510808"/>
    <w:rsid w:val="0051085E"/>
    <w:rsid w:val="00510AD4"/>
    <w:rsid w:val="00510AD6"/>
    <w:rsid w:val="00510C89"/>
    <w:rsid w:val="00510CA8"/>
    <w:rsid w:val="00510CF2"/>
    <w:rsid w:val="00510DF0"/>
    <w:rsid w:val="00510F0C"/>
    <w:rsid w:val="00510F86"/>
    <w:rsid w:val="005110FD"/>
    <w:rsid w:val="00511114"/>
    <w:rsid w:val="005111F9"/>
    <w:rsid w:val="00511202"/>
    <w:rsid w:val="00511303"/>
    <w:rsid w:val="00511451"/>
    <w:rsid w:val="00511518"/>
    <w:rsid w:val="0051159D"/>
    <w:rsid w:val="005115A3"/>
    <w:rsid w:val="005115D4"/>
    <w:rsid w:val="005115FE"/>
    <w:rsid w:val="00511622"/>
    <w:rsid w:val="00511654"/>
    <w:rsid w:val="0051167B"/>
    <w:rsid w:val="00511880"/>
    <w:rsid w:val="00511909"/>
    <w:rsid w:val="00511985"/>
    <w:rsid w:val="00511996"/>
    <w:rsid w:val="005119C6"/>
    <w:rsid w:val="005119D4"/>
    <w:rsid w:val="00511B57"/>
    <w:rsid w:val="00511BDE"/>
    <w:rsid w:val="00511D11"/>
    <w:rsid w:val="00511E90"/>
    <w:rsid w:val="00511FA5"/>
    <w:rsid w:val="0051201C"/>
    <w:rsid w:val="0051203B"/>
    <w:rsid w:val="005120C7"/>
    <w:rsid w:val="0051216E"/>
    <w:rsid w:val="00512196"/>
    <w:rsid w:val="005122D4"/>
    <w:rsid w:val="005122FE"/>
    <w:rsid w:val="0051246B"/>
    <w:rsid w:val="00512481"/>
    <w:rsid w:val="00512513"/>
    <w:rsid w:val="005125BF"/>
    <w:rsid w:val="0051268E"/>
    <w:rsid w:val="00512784"/>
    <w:rsid w:val="005127D9"/>
    <w:rsid w:val="005129B1"/>
    <w:rsid w:val="00512A70"/>
    <w:rsid w:val="00512AAA"/>
    <w:rsid w:val="00512AC7"/>
    <w:rsid w:val="00512B0A"/>
    <w:rsid w:val="00512C51"/>
    <w:rsid w:val="00512C6B"/>
    <w:rsid w:val="00512CB6"/>
    <w:rsid w:val="00512D65"/>
    <w:rsid w:val="00512DAD"/>
    <w:rsid w:val="00512E10"/>
    <w:rsid w:val="00512ECC"/>
    <w:rsid w:val="00512ED2"/>
    <w:rsid w:val="00512EF7"/>
    <w:rsid w:val="00512F9F"/>
    <w:rsid w:val="0051306F"/>
    <w:rsid w:val="0051313D"/>
    <w:rsid w:val="00513385"/>
    <w:rsid w:val="00513388"/>
    <w:rsid w:val="005134C7"/>
    <w:rsid w:val="005134D8"/>
    <w:rsid w:val="00513535"/>
    <w:rsid w:val="00513549"/>
    <w:rsid w:val="005135B2"/>
    <w:rsid w:val="005136A0"/>
    <w:rsid w:val="005136A2"/>
    <w:rsid w:val="00513706"/>
    <w:rsid w:val="005137D3"/>
    <w:rsid w:val="0051383D"/>
    <w:rsid w:val="0051386F"/>
    <w:rsid w:val="0051399F"/>
    <w:rsid w:val="005139F9"/>
    <w:rsid w:val="00513A28"/>
    <w:rsid w:val="00513A31"/>
    <w:rsid w:val="00513CB7"/>
    <w:rsid w:val="00513E50"/>
    <w:rsid w:val="00513EB2"/>
    <w:rsid w:val="00513F91"/>
    <w:rsid w:val="00514251"/>
    <w:rsid w:val="00514262"/>
    <w:rsid w:val="00514277"/>
    <w:rsid w:val="0051430D"/>
    <w:rsid w:val="0051432F"/>
    <w:rsid w:val="005143C8"/>
    <w:rsid w:val="00514493"/>
    <w:rsid w:val="005146BD"/>
    <w:rsid w:val="005147CC"/>
    <w:rsid w:val="0051481F"/>
    <w:rsid w:val="00514825"/>
    <w:rsid w:val="00514901"/>
    <w:rsid w:val="00514978"/>
    <w:rsid w:val="005149D6"/>
    <w:rsid w:val="00514A14"/>
    <w:rsid w:val="00514A81"/>
    <w:rsid w:val="00514A9E"/>
    <w:rsid w:val="00514AA6"/>
    <w:rsid w:val="00514B65"/>
    <w:rsid w:val="00514BA6"/>
    <w:rsid w:val="00514D22"/>
    <w:rsid w:val="00514D33"/>
    <w:rsid w:val="00514E47"/>
    <w:rsid w:val="00514F0D"/>
    <w:rsid w:val="00514FAB"/>
    <w:rsid w:val="00514FD7"/>
    <w:rsid w:val="0051520E"/>
    <w:rsid w:val="00515269"/>
    <w:rsid w:val="00515287"/>
    <w:rsid w:val="005152C6"/>
    <w:rsid w:val="005154E9"/>
    <w:rsid w:val="00515530"/>
    <w:rsid w:val="00515536"/>
    <w:rsid w:val="005155D3"/>
    <w:rsid w:val="005155DE"/>
    <w:rsid w:val="0051564E"/>
    <w:rsid w:val="00515684"/>
    <w:rsid w:val="00515773"/>
    <w:rsid w:val="0051585C"/>
    <w:rsid w:val="005158C1"/>
    <w:rsid w:val="005158F2"/>
    <w:rsid w:val="00515919"/>
    <w:rsid w:val="00515ACE"/>
    <w:rsid w:val="00515B37"/>
    <w:rsid w:val="00515B54"/>
    <w:rsid w:val="00515C08"/>
    <w:rsid w:val="00515C0A"/>
    <w:rsid w:val="00515C23"/>
    <w:rsid w:val="00515C45"/>
    <w:rsid w:val="00515CD6"/>
    <w:rsid w:val="00515DB0"/>
    <w:rsid w:val="00515E1A"/>
    <w:rsid w:val="00515E5B"/>
    <w:rsid w:val="00515E71"/>
    <w:rsid w:val="00515F8D"/>
    <w:rsid w:val="00516016"/>
    <w:rsid w:val="005160EA"/>
    <w:rsid w:val="005160FF"/>
    <w:rsid w:val="00516161"/>
    <w:rsid w:val="005162AA"/>
    <w:rsid w:val="00516357"/>
    <w:rsid w:val="0051635F"/>
    <w:rsid w:val="005164A8"/>
    <w:rsid w:val="005164D6"/>
    <w:rsid w:val="00516622"/>
    <w:rsid w:val="00516628"/>
    <w:rsid w:val="00516742"/>
    <w:rsid w:val="0051676C"/>
    <w:rsid w:val="00516A40"/>
    <w:rsid w:val="00516A4F"/>
    <w:rsid w:val="00516BA4"/>
    <w:rsid w:val="00516BDC"/>
    <w:rsid w:val="00516C10"/>
    <w:rsid w:val="00516C1D"/>
    <w:rsid w:val="00516CD7"/>
    <w:rsid w:val="00516D69"/>
    <w:rsid w:val="00516D72"/>
    <w:rsid w:val="00516E51"/>
    <w:rsid w:val="00516E67"/>
    <w:rsid w:val="00516E96"/>
    <w:rsid w:val="00516F53"/>
    <w:rsid w:val="00517068"/>
    <w:rsid w:val="00517167"/>
    <w:rsid w:val="00517170"/>
    <w:rsid w:val="00517183"/>
    <w:rsid w:val="00517230"/>
    <w:rsid w:val="0051734D"/>
    <w:rsid w:val="0051738F"/>
    <w:rsid w:val="00517395"/>
    <w:rsid w:val="0051744E"/>
    <w:rsid w:val="0051747A"/>
    <w:rsid w:val="00517509"/>
    <w:rsid w:val="005175DA"/>
    <w:rsid w:val="00517656"/>
    <w:rsid w:val="00517715"/>
    <w:rsid w:val="00517745"/>
    <w:rsid w:val="00517766"/>
    <w:rsid w:val="005177D3"/>
    <w:rsid w:val="00517858"/>
    <w:rsid w:val="0051793A"/>
    <w:rsid w:val="005179B7"/>
    <w:rsid w:val="00517B13"/>
    <w:rsid w:val="00517B1E"/>
    <w:rsid w:val="00517BAE"/>
    <w:rsid w:val="00517BC0"/>
    <w:rsid w:val="00517BE1"/>
    <w:rsid w:val="00517BE5"/>
    <w:rsid w:val="00517C96"/>
    <w:rsid w:val="00517D56"/>
    <w:rsid w:val="00517E9A"/>
    <w:rsid w:val="00517EA4"/>
    <w:rsid w:val="00517F0B"/>
    <w:rsid w:val="00517F8F"/>
    <w:rsid w:val="00517FCE"/>
    <w:rsid w:val="0052002F"/>
    <w:rsid w:val="0052005A"/>
    <w:rsid w:val="00520098"/>
    <w:rsid w:val="00520155"/>
    <w:rsid w:val="00520175"/>
    <w:rsid w:val="00520287"/>
    <w:rsid w:val="005202A4"/>
    <w:rsid w:val="00520326"/>
    <w:rsid w:val="0052035E"/>
    <w:rsid w:val="005203F3"/>
    <w:rsid w:val="0052047A"/>
    <w:rsid w:val="00520486"/>
    <w:rsid w:val="005205F0"/>
    <w:rsid w:val="00520727"/>
    <w:rsid w:val="00520740"/>
    <w:rsid w:val="00520755"/>
    <w:rsid w:val="00520759"/>
    <w:rsid w:val="005207C8"/>
    <w:rsid w:val="00520834"/>
    <w:rsid w:val="00520896"/>
    <w:rsid w:val="005208D1"/>
    <w:rsid w:val="00520977"/>
    <w:rsid w:val="00520988"/>
    <w:rsid w:val="005209AF"/>
    <w:rsid w:val="00520A8E"/>
    <w:rsid w:val="00520BE9"/>
    <w:rsid w:val="00520C64"/>
    <w:rsid w:val="00520D88"/>
    <w:rsid w:val="00520E13"/>
    <w:rsid w:val="00520E50"/>
    <w:rsid w:val="00520F7F"/>
    <w:rsid w:val="00520F93"/>
    <w:rsid w:val="00520FA5"/>
    <w:rsid w:val="005211E7"/>
    <w:rsid w:val="00521245"/>
    <w:rsid w:val="005212D8"/>
    <w:rsid w:val="0052130C"/>
    <w:rsid w:val="00521324"/>
    <w:rsid w:val="0052133A"/>
    <w:rsid w:val="00521368"/>
    <w:rsid w:val="00521443"/>
    <w:rsid w:val="0052151E"/>
    <w:rsid w:val="00521529"/>
    <w:rsid w:val="00521592"/>
    <w:rsid w:val="005215F4"/>
    <w:rsid w:val="005216D2"/>
    <w:rsid w:val="005216EB"/>
    <w:rsid w:val="005217D2"/>
    <w:rsid w:val="005218FD"/>
    <w:rsid w:val="00521AE0"/>
    <w:rsid w:val="00521B75"/>
    <w:rsid w:val="00521BF8"/>
    <w:rsid w:val="00521C3E"/>
    <w:rsid w:val="00521CBF"/>
    <w:rsid w:val="00521CE9"/>
    <w:rsid w:val="00521EAA"/>
    <w:rsid w:val="00521EBC"/>
    <w:rsid w:val="00521EC4"/>
    <w:rsid w:val="00521F2C"/>
    <w:rsid w:val="00522007"/>
    <w:rsid w:val="0052207C"/>
    <w:rsid w:val="005220D9"/>
    <w:rsid w:val="005220DF"/>
    <w:rsid w:val="005220ED"/>
    <w:rsid w:val="00522110"/>
    <w:rsid w:val="005222BD"/>
    <w:rsid w:val="00522407"/>
    <w:rsid w:val="0052250D"/>
    <w:rsid w:val="00522548"/>
    <w:rsid w:val="0052255F"/>
    <w:rsid w:val="0052256E"/>
    <w:rsid w:val="0052259E"/>
    <w:rsid w:val="0052286D"/>
    <w:rsid w:val="005228A0"/>
    <w:rsid w:val="00522944"/>
    <w:rsid w:val="005229B5"/>
    <w:rsid w:val="005229C6"/>
    <w:rsid w:val="005229F8"/>
    <w:rsid w:val="00522A91"/>
    <w:rsid w:val="00522AC3"/>
    <w:rsid w:val="00522AD3"/>
    <w:rsid w:val="00522B43"/>
    <w:rsid w:val="00522BEC"/>
    <w:rsid w:val="00522CDA"/>
    <w:rsid w:val="00522D62"/>
    <w:rsid w:val="00522D94"/>
    <w:rsid w:val="00522DD8"/>
    <w:rsid w:val="00522DDF"/>
    <w:rsid w:val="00522F18"/>
    <w:rsid w:val="00523047"/>
    <w:rsid w:val="00523065"/>
    <w:rsid w:val="005230AB"/>
    <w:rsid w:val="005230E4"/>
    <w:rsid w:val="0052314E"/>
    <w:rsid w:val="0052322D"/>
    <w:rsid w:val="0052334A"/>
    <w:rsid w:val="0052341D"/>
    <w:rsid w:val="0052353F"/>
    <w:rsid w:val="0052355E"/>
    <w:rsid w:val="00523579"/>
    <w:rsid w:val="005237C9"/>
    <w:rsid w:val="005237EA"/>
    <w:rsid w:val="00523915"/>
    <w:rsid w:val="00523C04"/>
    <w:rsid w:val="00523CF1"/>
    <w:rsid w:val="00523D25"/>
    <w:rsid w:val="00523E8C"/>
    <w:rsid w:val="00523E98"/>
    <w:rsid w:val="00523F85"/>
    <w:rsid w:val="00523FCE"/>
    <w:rsid w:val="00523FDA"/>
    <w:rsid w:val="00524070"/>
    <w:rsid w:val="0052407B"/>
    <w:rsid w:val="0052408F"/>
    <w:rsid w:val="005240DD"/>
    <w:rsid w:val="00524194"/>
    <w:rsid w:val="00524341"/>
    <w:rsid w:val="00524363"/>
    <w:rsid w:val="005243A0"/>
    <w:rsid w:val="005243E9"/>
    <w:rsid w:val="00524563"/>
    <w:rsid w:val="00524595"/>
    <w:rsid w:val="005245D0"/>
    <w:rsid w:val="00524669"/>
    <w:rsid w:val="00524774"/>
    <w:rsid w:val="005247C0"/>
    <w:rsid w:val="005247DD"/>
    <w:rsid w:val="00524814"/>
    <w:rsid w:val="0052487A"/>
    <w:rsid w:val="0052490C"/>
    <w:rsid w:val="0052497C"/>
    <w:rsid w:val="005249B8"/>
    <w:rsid w:val="005249EA"/>
    <w:rsid w:val="005249EE"/>
    <w:rsid w:val="00524B8B"/>
    <w:rsid w:val="00524C2F"/>
    <w:rsid w:val="00524DA4"/>
    <w:rsid w:val="00524EED"/>
    <w:rsid w:val="00524F2D"/>
    <w:rsid w:val="00524FD4"/>
    <w:rsid w:val="00525151"/>
    <w:rsid w:val="00525277"/>
    <w:rsid w:val="005252D6"/>
    <w:rsid w:val="00525360"/>
    <w:rsid w:val="0052538D"/>
    <w:rsid w:val="00525462"/>
    <w:rsid w:val="0052546A"/>
    <w:rsid w:val="00525599"/>
    <w:rsid w:val="00525602"/>
    <w:rsid w:val="00525632"/>
    <w:rsid w:val="00525654"/>
    <w:rsid w:val="00525734"/>
    <w:rsid w:val="005257BE"/>
    <w:rsid w:val="00525815"/>
    <w:rsid w:val="00525885"/>
    <w:rsid w:val="00525902"/>
    <w:rsid w:val="0052590E"/>
    <w:rsid w:val="0052594D"/>
    <w:rsid w:val="00525A1B"/>
    <w:rsid w:val="00525A5A"/>
    <w:rsid w:val="00525AB5"/>
    <w:rsid w:val="00525AC6"/>
    <w:rsid w:val="00525D40"/>
    <w:rsid w:val="00525D7A"/>
    <w:rsid w:val="00525FEC"/>
    <w:rsid w:val="00526111"/>
    <w:rsid w:val="0052619F"/>
    <w:rsid w:val="005263A5"/>
    <w:rsid w:val="00526441"/>
    <w:rsid w:val="0052651C"/>
    <w:rsid w:val="00526555"/>
    <w:rsid w:val="0052673A"/>
    <w:rsid w:val="005267CB"/>
    <w:rsid w:val="00526828"/>
    <w:rsid w:val="005268B1"/>
    <w:rsid w:val="005268F3"/>
    <w:rsid w:val="00526910"/>
    <w:rsid w:val="005269E8"/>
    <w:rsid w:val="00526A9F"/>
    <w:rsid w:val="00526B1F"/>
    <w:rsid w:val="00526B25"/>
    <w:rsid w:val="00526B39"/>
    <w:rsid w:val="00526BAB"/>
    <w:rsid w:val="00526BEF"/>
    <w:rsid w:val="00526C90"/>
    <w:rsid w:val="00526CE2"/>
    <w:rsid w:val="00526D27"/>
    <w:rsid w:val="00526D4D"/>
    <w:rsid w:val="00526D93"/>
    <w:rsid w:val="00526DAD"/>
    <w:rsid w:val="00526EB2"/>
    <w:rsid w:val="00526F7F"/>
    <w:rsid w:val="00527058"/>
    <w:rsid w:val="0052708B"/>
    <w:rsid w:val="0052710E"/>
    <w:rsid w:val="00527176"/>
    <w:rsid w:val="0052734E"/>
    <w:rsid w:val="005273B6"/>
    <w:rsid w:val="00527495"/>
    <w:rsid w:val="00527591"/>
    <w:rsid w:val="0052762E"/>
    <w:rsid w:val="005276BF"/>
    <w:rsid w:val="005277D1"/>
    <w:rsid w:val="0052781F"/>
    <w:rsid w:val="00527830"/>
    <w:rsid w:val="005278AF"/>
    <w:rsid w:val="00527A03"/>
    <w:rsid w:val="00527CFB"/>
    <w:rsid w:val="00527E0D"/>
    <w:rsid w:val="00527E2E"/>
    <w:rsid w:val="00527E3F"/>
    <w:rsid w:val="00527EC0"/>
    <w:rsid w:val="00527EEB"/>
    <w:rsid w:val="00527EED"/>
    <w:rsid w:val="0053001A"/>
    <w:rsid w:val="00530031"/>
    <w:rsid w:val="0053005E"/>
    <w:rsid w:val="005300AF"/>
    <w:rsid w:val="00530136"/>
    <w:rsid w:val="00530231"/>
    <w:rsid w:val="005302A1"/>
    <w:rsid w:val="005302FD"/>
    <w:rsid w:val="0053031B"/>
    <w:rsid w:val="005303E4"/>
    <w:rsid w:val="005303EA"/>
    <w:rsid w:val="005306B8"/>
    <w:rsid w:val="0053070C"/>
    <w:rsid w:val="00530796"/>
    <w:rsid w:val="005307A7"/>
    <w:rsid w:val="005307CE"/>
    <w:rsid w:val="00530878"/>
    <w:rsid w:val="00530977"/>
    <w:rsid w:val="00530A05"/>
    <w:rsid w:val="00530A98"/>
    <w:rsid w:val="00530C65"/>
    <w:rsid w:val="00530C94"/>
    <w:rsid w:val="00530CB4"/>
    <w:rsid w:val="00530D75"/>
    <w:rsid w:val="00530E13"/>
    <w:rsid w:val="00530EC7"/>
    <w:rsid w:val="00530EE3"/>
    <w:rsid w:val="00530F0A"/>
    <w:rsid w:val="00530FD4"/>
    <w:rsid w:val="00531125"/>
    <w:rsid w:val="0053112B"/>
    <w:rsid w:val="00531150"/>
    <w:rsid w:val="0053125C"/>
    <w:rsid w:val="005312DB"/>
    <w:rsid w:val="005312DC"/>
    <w:rsid w:val="0053136D"/>
    <w:rsid w:val="005313F9"/>
    <w:rsid w:val="005314DC"/>
    <w:rsid w:val="00531686"/>
    <w:rsid w:val="005316C9"/>
    <w:rsid w:val="0053171B"/>
    <w:rsid w:val="005317E0"/>
    <w:rsid w:val="00531842"/>
    <w:rsid w:val="00531887"/>
    <w:rsid w:val="005318A1"/>
    <w:rsid w:val="00531ADF"/>
    <w:rsid w:val="00531B8F"/>
    <w:rsid w:val="00531BC6"/>
    <w:rsid w:val="00531BC9"/>
    <w:rsid w:val="00531C5A"/>
    <w:rsid w:val="00531C70"/>
    <w:rsid w:val="00531C96"/>
    <w:rsid w:val="00531CE2"/>
    <w:rsid w:val="00531D80"/>
    <w:rsid w:val="00531E08"/>
    <w:rsid w:val="00531E13"/>
    <w:rsid w:val="00531E8F"/>
    <w:rsid w:val="00531F18"/>
    <w:rsid w:val="00531F87"/>
    <w:rsid w:val="00531F9F"/>
    <w:rsid w:val="0053205A"/>
    <w:rsid w:val="00532192"/>
    <w:rsid w:val="005321F8"/>
    <w:rsid w:val="0053222F"/>
    <w:rsid w:val="00532256"/>
    <w:rsid w:val="005322B6"/>
    <w:rsid w:val="005322E8"/>
    <w:rsid w:val="0053243A"/>
    <w:rsid w:val="005324E7"/>
    <w:rsid w:val="0053250D"/>
    <w:rsid w:val="0053257E"/>
    <w:rsid w:val="00532599"/>
    <w:rsid w:val="005325A5"/>
    <w:rsid w:val="00532604"/>
    <w:rsid w:val="005326A1"/>
    <w:rsid w:val="005326DF"/>
    <w:rsid w:val="00532726"/>
    <w:rsid w:val="005328C3"/>
    <w:rsid w:val="00532983"/>
    <w:rsid w:val="005329AE"/>
    <w:rsid w:val="00532A8D"/>
    <w:rsid w:val="00532AAA"/>
    <w:rsid w:val="00532C69"/>
    <w:rsid w:val="00532CAE"/>
    <w:rsid w:val="00532E62"/>
    <w:rsid w:val="00532F4A"/>
    <w:rsid w:val="0053300E"/>
    <w:rsid w:val="00533047"/>
    <w:rsid w:val="00533220"/>
    <w:rsid w:val="00533292"/>
    <w:rsid w:val="005332A0"/>
    <w:rsid w:val="00533344"/>
    <w:rsid w:val="005333DB"/>
    <w:rsid w:val="005333F5"/>
    <w:rsid w:val="00533449"/>
    <w:rsid w:val="0053347A"/>
    <w:rsid w:val="0053348E"/>
    <w:rsid w:val="005334ED"/>
    <w:rsid w:val="0053356A"/>
    <w:rsid w:val="0053357C"/>
    <w:rsid w:val="00533589"/>
    <w:rsid w:val="00533628"/>
    <w:rsid w:val="00533635"/>
    <w:rsid w:val="005336FC"/>
    <w:rsid w:val="0053371E"/>
    <w:rsid w:val="0053372E"/>
    <w:rsid w:val="00533893"/>
    <w:rsid w:val="00533980"/>
    <w:rsid w:val="00533994"/>
    <w:rsid w:val="005339AB"/>
    <w:rsid w:val="00533B3B"/>
    <w:rsid w:val="00533B6A"/>
    <w:rsid w:val="00533C07"/>
    <w:rsid w:val="00533C17"/>
    <w:rsid w:val="00533C41"/>
    <w:rsid w:val="00533C65"/>
    <w:rsid w:val="00533D4F"/>
    <w:rsid w:val="00533EA6"/>
    <w:rsid w:val="00533EA7"/>
    <w:rsid w:val="00533FAE"/>
    <w:rsid w:val="00534077"/>
    <w:rsid w:val="005340D6"/>
    <w:rsid w:val="00534191"/>
    <w:rsid w:val="0053424A"/>
    <w:rsid w:val="00534464"/>
    <w:rsid w:val="005344F9"/>
    <w:rsid w:val="00534573"/>
    <w:rsid w:val="00534758"/>
    <w:rsid w:val="00534775"/>
    <w:rsid w:val="00534777"/>
    <w:rsid w:val="005347C4"/>
    <w:rsid w:val="00534882"/>
    <w:rsid w:val="00534927"/>
    <w:rsid w:val="0053498B"/>
    <w:rsid w:val="00534AF3"/>
    <w:rsid w:val="00534B9C"/>
    <w:rsid w:val="00534BAB"/>
    <w:rsid w:val="00534BC3"/>
    <w:rsid w:val="00534D2B"/>
    <w:rsid w:val="00534E14"/>
    <w:rsid w:val="00534FFF"/>
    <w:rsid w:val="0053513F"/>
    <w:rsid w:val="0053518C"/>
    <w:rsid w:val="005352DB"/>
    <w:rsid w:val="00535300"/>
    <w:rsid w:val="00535342"/>
    <w:rsid w:val="00535562"/>
    <w:rsid w:val="005355B2"/>
    <w:rsid w:val="0053564F"/>
    <w:rsid w:val="00535741"/>
    <w:rsid w:val="005357A8"/>
    <w:rsid w:val="005357B3"/>
    <w:rsid w:val="005359F8"/>
    <w:rsid w:val="00535A95"/>
    <w:rsid w:val="00535ACA"/>
    <w:rsid w:val="00535B7E"/>
    <w:rsid w:val="00535D32"/>
    <w:rsid w:val="00535DCB"/>
    <w:rsid w:val="00535E41"/>
    <w:rsid w:val="00535E57"/>
    <w:rsid w:val="00535EC7"/>
    <w:rsid w:val="00535F42"/>
    <w:rsid w:val="005360D4"/>
    <w:rsid w:val="0053615F"/>
    <w:rsid w:val="00536173"/>
    <w:rsid w:val="00536241"/>
    <w:rsid w:val="005362EE"/>
    <w:rsid w:val="0053631D"/>
    <w:rsid w:val="00536388"/>
    <w:rsid w:val="005363E0"/>
    <w:rsid w:val="0053640B"/>
    <w:rsid w:val="00536465"/>
    <w:rsid w:val="0053646A"/>
    <w:rsid w:val="005364B8"/>
    <w:rsid w:val="00536523"/>
    <w:rsid w:val="005366E3"/>
    <w:rsid w:val="005366F3"/>
    <w:rsid w:val="0053680D"/>
    <w:rsid w:val="0053685E"/>
    <w:rsid w:val="0053689E"/>
    <w:rsid w:val="00536A0C"/>
    <w:rsid w:val="00536B2C"/>
    <w:rsid w:val="00536CA0"/>
    <w:rsid w:val="00536D42"/>
    <w:rsid w:val="00536D60"/>
    <w:rsid w:val="00536DB9"/>
    <w:rsid w:val="00536E83"/>
    <w:rsid w:val="0053702D"/>
    <w:rsid w:val="005370A9"/>
    <w:rsid w:val="00537101"/>
    <w:rsid w:val="00537103"/>
    <w:rsid w:val="0053713D"/>
    <w:rsid w:val="00537151"/>
    <w:rsid w:val="005371A1"/>
    <w:rsid w:val="0053726B"/>
    <w:rsid w:val="005372DF"/>
    <w:rsid w:val="005372EE"/>
    <w:rsid w:val="005372F1"/>
    <w:rsid w:val="00537301"/>
    <w:rsid w:val="0053747D"/>
    <w:rsid w:val="00537521"/>
    <w:rsid w:val="005375AA"/>
    <w:rsid w:val="00537605"/>
    <w:rsid w:val="005376A2"/>
    <w:rsid w:val="005376A7"/>
    <w:rsid w:val="005376B1"/>
    <w:rsid w:val="0053780B"/>
    <w:rsid w:val="0053789C"/>
    <w:rsid w:val="005378A8"/>
    <w:rsid w:val="005379BB"/>
    <w:rsid w:val="00537A32"/>
    <w:rsid w:val="00537B56"/>
    <w:rsid w:val="00537C4B"/>
    <w:rsid w:val="00537C73"/>
    <w:rsid w:val="00537CDE"/>
    <w:rsid w:val="00537D7D"/>
    <w:rsid w:val="00537E8E"/>
    <w:rsid w:val="00537ED6"/>
    <w:rsid w:val="00537F0D"/>
    <w:rsid w:val="00537F45"/>
    <w:rsid w:val="00537FA0"/>
    <w:rsid w:val="00537FB6"/>
    <w:rsid w:val="00540078"/>
    <w:rsid w:val="00540089"/>
    <w:rsid w:val="005400FA"/>
    <w:rsid w:val="00540196"/>
    <w:rsid w:val="005401D6"/>
    <w:rsid w:val="005402F4"/>
    <w:rsid w:val="00540316"/>
    <w:rsid w:val="005403F2"/>
    <w:rsid w:val="00540454"/>
    <w:rsid w:val="005404F1"/>
    <w:rsid w:val="00540506"/>
    <w:rsid w:val="00540611"/>
    <w:rsid w:val="005406CB"/>
    <w:rsid w:val="005406ED"/>
    <w:rsid w:val="005407F1"/>
    <w:rsid w:val="005408F3"/>
    <w:rsid w:val="005408FA"/>
    <w:rsid w:val="005409A8"/>
    <w:rsid w:val="00540B5E"/>
    <w:rsid w:val="00540BF3"/>
    <w:rsid w:val="00540BFF"/>
    <w:rsid w:val="00540C18"/>
    <w:rsid w:val="00540CB2"/>
    <w:rsid w:val="00540CDD"/>
    <w:rsid w:val="00540D53"/>
    <w:rsid w:val="00540D6C"/>
    <w:rsid w:val="00540DE6"/>
    <w:rsid w:val="00540DFF"/>
    <w:rsid w:val="00540E02"/>
    <w:rsid w:val="00540E4D"/>
    <w:rsid w:val="00540EA0"/>
    <w:rsid w:val="00540EE7"/>
    <w:rsid w:val="00540F27"/>
    <w:rsid w:val="00541033"/>
    <w:rsid w:val="005410D5"/>
    <w:rsid w:val="00541131"/>
    <w:rsid w:val="005411BE"/>
    <w:rsid w:val="00541375"/>
    <w:rsid w:val="005413CA"/>
    <w:rsid w:val="005413E7"/>
    <w:rsid w:val="005413FB"/>
    <w:rsid w:val="00541507"/>
    <w:rsid w:val="0054162A"/>
    <w:rsid w:val="00541700"/>
    <w:rsid w:val="0054172D"/>
    <w:rsid w:val="00541733"/>
    <w:rsid w:val="00541802"/>
    <w:rsid w:val="00541862"/>
    <w:rsid w:val="00541918"/>
    <w:rsid w:val="0054199C"/>
    <w:rsid w:val="005419CF"/>
    <w:rsid w:val="00541B10"/>
    <w:rsid w:val="00541C60"/>
    <w:rsid w:val="00541DE9"/>
    <w:rsid w:val="00541E48"/>
    <w:rsid w:val="00541EDD"/>
    <w:rsid w:val="00541FA5"/>
    <w:rsid w:val="00541FD5"/>
    <w:rsid w:val="00542100"/>
    <w:rsid w:val="005421E5"/>
    <w:rsid w:val="00542229"/>
    <w:rsid w:val="005422A2"/>
    <w:rsid w:val="0054248A"/>
    <w:rsid w:val="005424E9"/>
    <w:rsid w:val="00542557"/>
    <w:rsid w:val="0054259B"/>
    <w:rsid w:val="00542622"/>
    <w:rsid w:val="005426C0"/>
    <w:rsid w:val="005427AD"/>
    <w:rsid w:val="0054280E"/>
    <w:rsid w:val="00542835"/>
    <w:rsid w:val="005429C3"/>
    <w:rsid w:val="00542A4F"/>
    <w:rsid w:val="00542A77"/>
    <w:rsid w:val="00542AE5"/>
    <w:rsid w:val="00542D66"/>
    <w:rsid w:val="00542D83"/>
    <w:rsid w:val="00542DA6"/>
    <w:rsid w:val="00542EC2"/>
    <w:rsid w:val="00542EC5"/>
    <w:rsid w:val="00542ED6"/>
    <w:rsid w:val="00542EE1"/>
    <w:rsid w:val="00543044"/>
    <w:rsid w:val="0054331B"/>
    <w:rsid w:val="00543345"/>
    <w:rsid w:val="005433DA"/>
    <w:rsid w:val="00543461"/>
    <w:rsid w:val="005434A8"/>
    <w:rsid w:val="00543532"/>
    <w:rsid w:val="00543608"/>
    <w:rsid w:val="0054361F"/>
    <w:rsid w:val="00543663"/>
    <w:rsid w:val="005437DD"/>
    <w:rsid w:val="005437F3"/>
    <w:rsid w:val="00543804"/>
    <w:rsid w:val="00543823"/>
    <w:rsid w:val="00543927"/>
    <w:rsid w:val="005439DC"/>
    <w:rsid w:val="005439E0"/>
    <w:rsid w:val="005439F0"/>
    <w:rsid w:val="00543A0B"/>
    <w:rsid w:val="00543AB9"/>
    <w:rsid w:val="00543B17"/>
    <w:rsid w:val="00543B1F"/>
    <w:rsid w:val="00543C96"/>
    <w:rsid w:val="00543DE8"/>
    <w:rsid w:val="00543E46"/>
    <w:rsid w:val="00543E97"/>
    <w:rsid w:val="00543F2F"/>
    <w:rsid w:val="00543F37"/>
    <w:rsid w:val="005440C7"/>
    <w:rsid w:val="00544148"/>
    <w:rsid w:val="00544166"/>
    <w:rsid w:val="00544273"/>
    <w:rsid w:val="005442A7"/>
    <w:rsid w:val="005442D5"/>
    <w:rsid w:val="00544320"/>
    <w:rsid w:val="00544349"/>
    <w:rsid w:val="005443C1"/>
    <w:rsid w:val="00544503"/>
    <w:rsid w:val="00544529"/>
    <w:rsid w:val="00544539"/>
    <w:rsid w:val="0054457F"/>
    <w:rsid w:val="005445F2"/>
    <w:rsid w:val="0054477C"/>
    <w:rsid w:val="005448A1"/>
    <w:rsid w:val="005448BD"/>
    <w:rsid w:val="0054496E"/>
    <w:rsid w:val="005449E1"/>
    <w:rsid w:val="005449E6"/>
    <w:rsid w:val="00544A41"/>
    <w:rsid w:val="00544A45"/>
    <w:rsid w:val="00544AA9"/>
    <w:rsid w:val="00544B3E"/>
    <w:rsid w:val="00544BC2"/>
    <w:rsid w:val="00544CAF"/>
    <w:rsid w:val="00544CCA"/>
    <w:rsid w:val="00544D42"/>
    <w:rsid w:val="00544D5F"/>
    <w:rsid w:val="00544DCA"/>
    <w:rsid w:val="00544DD7"/>
    <w:rsid w:val="00544E5F"/>
    <w:rsid w:val="00544E67"/>
    <w:rsid w:val="00544E68"/>
    <w:rsid w:val="00544E71"/>
    <w:rsid w:val="00544E88"/>
    <w:rsid w:val="00544EDC"/>
    <w:rsid w:val="00544F44"/>
    <w:rsid w:val="00544FE0"/>
    <w:rsid w:val="00544FF6"/>
    <w:rsid w:val="0054501E"/>
    <w:rsid w:val="0054512E"/>
    <w:rsid w:val="00545176"/>
    <w:rsid w:val="005451F9"/>
    <w:rsid w:val="0054522B"/>
    <w:rsid w:val="00545279"/>
    <w:rsid w:val="0054533B"/>
    <w:rsid w:val="00545381"/>
    <w:rsid w:val="00545382"/>
    <w:rsid w:val="005453C7"/>
    <w:rsid w:val="005454EB"/>
    <w:rsid w:val="00545621"/>
    <w:rsid w:val="00545852"/>
    <w:rsid w:val="0054585F"/>
    <w:rsid w:val="00545868"/>
    <w:rsid w:val="00545A47"/>
    <w:rsid w:val="00545B54"/>
    <w:rsid w:val="00545B6F"/>
    <w:rsid w:val="00545BCE"/>
    <w:rsid w:val="00545C63"/>
    <w:rsid w:val="00545C70"/>
    <w:rsid w:val="00545CC2"/>
    <w:rsid w:val="00545D3A"/>
    <w:rsid w:val="00545E3E"/>
    <w:rsid w:val="00545EE3"/>
    <w:rsid w:val="00545F0F"/>
    <w:rsid w:val="00545F65"/>
    <w:rsid w:val="00545F77"/>
    <w:rsid w:val="00545FC2"/>
    <w:rsid w:val="005460D8"/>
    <w:rsid w:val="0054610B"/>
    <w:rsid w:val="0054625A"/>
    <w:rsid w:val="0054627C"/>
    <w:rsid w:val="005462AE"/>
    <w:rsid w:val="00546378"/>
    <w:rsid w:val="005463C4"/>
    <w:rsid w:val="005464A9"/>
    <w:rsid w:val="005464BD"/>
    <w:rsid w:val="005465E1"/>
    <w:rsid w:val="00546622"/>
    <w:rsid w:val="00546674"/>
    <w:rsid w:val="0054676A"/>
    <w:rsid w:val="005469B5"/>
    <w:rsid w:val="00546A2C"/>
    <w:rsid w:val="00546A54"/>
    <w:rsid w:val="00546A68"/>
    <w:rsid w:val="00546AA8"/>
    <w:rsid w:val="00546AB6"/>
    <w:rsid w:val="00546AB8"/>
    <w:rsid w:val="00546AE9"/>
    <w:rsid w:val="00546C25"/>
    <w:rsid w:val="00546CCA"/>
    <w:rsid w:val="00546D08"/>
    <w:rsid w:val="00546DC0"/>
    <w:rsid w:val="00546E06"/>
    <w:rsid w:val="00546E24"/>
    <w:rsid w:val="00546E29"/>
    <w:rsid w:val="00546F98"/>
    <w:rsid w:val="0054700B"/>
    <w:rsid w:val="0054702E"/>
    <w:rsid w:val="0054709C"/>
    <w:rsid w:val="00547146"/>
    <w:rsid w:val="0054714C"/>
    <w:rsid w:val="005471A3"/>
    <w:rsid w:val="005471F4"/>
    <w:rsid w:val="00547224"/>
    <w:rsid w:val="00547334"/>
    <w:rsid w:val="00547398"/>
    <w:rsid w:val="005473F3"/>
    <w:rsid w:val="0054746A"/>
    <w:rsid w:val="005475DA"/>
    <w:rsid w:val="0054764C"/>
    <w:rsid w:val="00547659"/>
    <w:rsid w:val="00547691"/>
    <w:rsid w:val="005476B9"/>
    <w:rsid w:val="00547739"/>
    <w:rsid w:val="00547779"/>
    <w:rsid w:val="0054781B"/>
    <w:rsid w:val="005478CD"/>
    <w:rsid w:val="00547904"/>
    <w:rsid w:val="00547985"/>
    <w:rsid w:val="005479B2"/>
    <w:rsid w:val="00547AC0"/>
    <w:rsid w:val="00547B12"/>
    <w:rsid w:val="00547C8D"/>
    <w:rsid w:val="00547CB7"/>
    <w:rsid w:val="00547CC6"/>
    <w:rsid w:val="00547CFD"/>
    <w:rsid w:val="00547D85"/>
    <w:rsid w:val="00547DF9"/>
    <w:rsid w:val="00547FE0"/>
    <w:rsid w:val="005500CC"/>
    <w:rsid w:val="00550167"/>
    <w:rsid w:val="005501B1"/>
    <w:rsid w:val="00550272"/>
    <w:rsid w:val="0055029C"/>
    <w:rsid w:val="0055033B"/>
    <w:rsid w:val="00550380"/>
    <w:rsid w:val="005504E5"/>
    <w:rsid w:val="0055051E"/>
    <w:rsid w:val="00550552"/>
    <w:rsid w:val="00550631"/>
    <w:rsid w:val="00550670"/>
    <w:rsid w:val="00550716"/>
    <w:rsid w:val="005507CE"/>
    <w:rsid w:val="0055088A"/>
    <w:rsid w:val="00550981"/>
    <w:rsid w:val="005509CA"/>
    <w:rsid w:val="00550A93"/>
    <w:rsid w:val="00550AE0"/>
    <w:rsid w:val="00550AFC"/>
    <w:rsid w:val="00550B10"/>
    <w:rsid w:val="00550B50"/>
    <w:rsid w:val="00550CDE"/>
    <w:rsid w:val="00550D6D"/>
    <w:rsid w:val="00550DBE"/>
    <w:rsid w:val="00550F18"/>
    <w:rsid w:val="00550F56"/>
    <w:rsid w:val="005511B3"/>
    <w:rsid w:val="005513BA"/>
    <w:rsid w:val="0055142E"/>
    <w:rsid w:val="0055145C"/>
    <w:rsid w:val="00551508"/>
    <w:rsid w:val="00551509"/>
    <w:rsid w:val="0055151B"/>
    <w:rsid w:val="005515A1"/>
    <w:rsid w:val="005515BA"/>
    <w:rsid w:val="00551667"/>
    <w:rsid w:val="005516DC"/>
    <w:rsid w:val="005516DF"/>
    <w:rsid w:val="005516FA"/>
    <w:rsid w:val="0055172C"/>
    <w:rsid w:val="0055172D"/>
    <w:rsid w:val="00551742"/>
    <w:rsid w:val="00551780"/>
    <w:rsid w:val="00551829"/>
    <w:rsid w:val="00551A1B"/>
    <w:rsid w:val="00551A22"/>
    <w:rsid w:val="00551A50"/>
    <w:rsid w:val="00551AD1"/>
    <w:rsid w:val="00551AFC"/>
    <w:rsid w:val="00551BAE"/>
    <w:rsid w:val="00551BF5"/>
    <w:rsid w:val="00551C01"/>
    <w:rsid w:val="00551DBC"/>
    <w:rsid w:val="00551DFC"/>
    <w:rsid w:val="00551E42"/>
    <w:rsid w:val="00551E5A"/>
    <w:rsid w:val="00551EB7"/>
    <w:rsid w:val="00551EF1"/>
    <w:rsid w:val="00551F62"/>
    <w:rsid w:val="00551F86"/>
    <w:rsid w:val="0055205E"/>
    <w:rsid w:val="005521FA"/>
    <w:rsid w:val="0055228D"/>
    <w:rsid w:val="00552374"/>
    <w:rsid w:val="005523A5"/>
    <w:rsid w:val="00552586"/>
    <w:rsid w:val="005525C0"/>
    <w:rsid w:val="0055265C"/>
    <w:rsid w:val="00552732"/>
    <w:rsid w:val="0055273A"/>
    <w:rsid w:val="00552750"/>
    <w:rsid w:val="005527D1"/>
    <w:rsid w:val="0055281C"/>
    <w:rsid w:val="00552886"/>
    <w:rsid w:val="005528AC"/>
    <w:rsid w:val="005528E2"/>
    <w:rsid w:val="00552A43"/>
    <w:rsid w:val="00552AEE"/>
    <w:rsid w:val="00552BC6"/>
    <w:rsid w:val="00552C24"/>
    <w:rsid w:val="00552C3B"/>
    <w:rsid w:val="00552CF5"/>
    <w:rsid w:val="00552D33"/>
    <w:rsid w:val="00552D6C"/>
    <w:rsid w:val="00552D94"/>
    <w:rsid w:val="00552DB3"/>
    <w:rsid w:val="00552DC7"/>
    <w:rsid w:val="00552E12"/>
    <w:rsid w:val="00552E26"/>
    <w:rsid w:val="00552E2C"/>
    <w:rsid w:val="00552EBD"/>
    <w:rsid w:val="00552F4F"/>
    <w:rsid w:val="00552FDC"/>
    <w:rsid w:val="00552FDF"/>
    <w:rsid w:val="00552FEE"/>
    <w:rsid w:val="00553121"/>
    <w:rsid w:val="00553190"/>
    <w:rsid w:val="00553207"/>
    <w:rsid w:val="00553256"/>
    <w:rsid w:val="005535DD"/>
    <w:rsid w:val="005536B5"/>
    <w:rsid w:val="005536C2"/>
    <w:rsid w:val="00553757"/>
    <w:rsid w:val="0055376E"/>
    <w:rsid w:val="005537DC"/>
    <w:rsid w:val="00553832"/>
    <w:rsid w:val="005538B2"/>
    <w:rsid w:val="005539B0"/>
    <w:rsid w:val="00553B1A"/>
    <w:rsid w:val="00553B1C"/>
    <w:rsid w:val="00553BB5"/>
    <w:rsid w:val="00553BDC"/>
    <w:rsid w:val="00553C04"/>
    <w:rsid w:val="00553C5E"/>
    <w:rsid w:val="00553C7B"/>
    <w:rsid w:val="00553C89"/>
    <w:rsid w:val="00553C8A"/>
    <w:rsid w:val="00553CB7"/>
    <w:rsid w:val="00553CC6"/>
    <w:rsid w:val="00553D10"/>
    <w:rsid w:val="00553D13"/>
    <w:rsid w:val="00553DA8"/>
    <w:rsid w:val="00553E4C"/>
    <w:rsid w:val="00553E5A"/>
    <w:rsid w:val="00553F2B"/>
    <w:rsid w:val="00554064"/>
    <w:rsid w:val="00554074"/>
    <w:rsid w:val="005540A2"/>
    <w:rsid w:val="005540E0"/>
    <w:rsid w:val="005540EB"/>
    <w:rsid w:val="0055416F"/>
    <w:rsid w:val="00554233"/>
    <w:rsid w:val="00554256"/>
    <w:rsid w:val="005543ED"/>
    <w:rsid w:val="00554528"/>
    <w:rsid w:val="005545F9"/>
    <w:rsid w:val="00554680"/>
    <w:rsid w:val="0055469A"/>
    <w:rsid w:val="005546AA"/>
    <w:rsid w:val="0055474E"/>
    <w:rsid w:val="00554766"/>
    <w:rsid w:val="005547ED"/>
    <w:rsid w:val="00554801"/>
    <w:rsid w:val="00554875"/>
    <w:rsid w:val="00554885"/>
    <w:rsid w:val="00554A75"/>
    <w:rsid w:val="00554AD0"/>
    <w:rsid w:val="00554B0B"/>
    <w:rsid w:val="00554B4C"/>
    <w:rsid w:val="00554BDD"/>
    <w:rsid w:val="00554C20"/>
    <w:rsid w:val="00554D44"/>
    <w:rsid w:val="00554DD6"/>
    <w:rsid w:val="00554E5B"/>
    <w:rsid w:val="00554E5F"/>
    <w:rsid w:val="00554E6E"/>
    <w:rsid w:val="00554EDE"/>
    <w:rsid w:val="0055500F"/>
    <w:rsid w:val="00555010"/>
    <w:rsid w:val="005552AE"/>
    <w:rsid w:val="00555305"/>
    <w:rsid w:val="00555325"/>
    <w:rsid w:val="0055533B"/>
    <w:rsid w:val="00555404"/>
    <w:rsid w:val="00555480"/>
    <w:rsid w:val="005554DA"/>
    <w:rsid w:val="0055556D"/>
    <w:rsid w:val="00555651"/>
    <w:rsid w:val="00555657"/>
    <w:rsid w:val="00555691"/>
    <w:rsid w:val="005556A5"/>
    <w:rsid w:val="0055576C"/>
    <w:rsid w:val="0055592E"/>
    <w:rsid w:val="0055593C"/>
    <w:rsid w:val="00555AEB"/>
    <w:rsid w:val="00555B17"/>
    <w:rsid w:val="00555B18"/>
    <w:rsid w:val="00555B77"/>
    <w:rsid w:val="00555BCD"/>
    <w:rsid w:val="00555CD3"/>
    <w:rsid w:val="00555E86"/>
    <w:rsid w:val="00555EC8"/>
    <w:rsid w:val="0055600F"/>
    <w:rsid w:val="00556246"/>
    <w:rsid w:val="00556286"/>
    <w:rsid w:val="00556394"/>
    <w:rsid w:val="00556465"/>
    <w:rsid w:val="00556494"/>
    <w:rsid w:val="005564F3"/>
    <w:rsid w:val="00556521"/>
    <w:rsid w:val="00556565"/>
    <w:rsid w:val="005565E8"/>
    <w:rsid w:val="005565F8"/>
    <w:rsid w:val="00556676"/>
    <w:rsid w:val="005567A5"/>
    <w:rsid w:val="005567B0"/>
    <w:rsid w:val="0055680E"/>
    <w:rsid w:val="0055698F"/>
    <w:rsid w:val="00556999"/>
    <w:rsid w:val="005569CE"/>
    <w:rsid w:val="005569CF"/>
    <w:rsid w:val="005569DA"/>
    <w:rsid w:val="00556A09"/>
    <w:rsid w:val="00556A9D"/>
    <w:rsid w:val="00556BAE"/>
    <w:rsid w:val="00556C94"/>
    <w:rsid w:val="00556E3B"/>
    <w:rsid w:val="00556E45"/>
    <w:rsid w:val="00556E64"/>
    <w:rsid w:val="00556E92"/>
    <w:rsid w:val="00556FAD"/>
    <w:rsid w:val="00557008"/>
    <w:rsid w:val="00557107"/>
    <w:rsid w:val="005571A3"/>
    <w:rsid w:val="005572A0"/>
    <w:rsid w:val="005572A5"/>
    <w:rsid w:val="005573B8"/>
    <w:rsid w:val="005574C3"/>
    <w:rsid w:val="00557590"/>
    <w:rsid w:val="005575F9"/>
    <w:rsid w:val="00557653"/>
    <w:rsid w:val="005576C1"/>
    <w:rsid w:val="00557792"/>
    <w:rsid w:val="00557806"/>
    <w:rsid w:val="00557896"/>
    <w:rsid w:val="0055791F"/>
    <w:rsid w:val="005579A9"/>
    <w:rsid w:val="005579AB"/>
    <w:rsid w:val="00557B30"/>
    <w:rsid w:val="00557BA9"/>
    <w:rsid w:val="00557D58"/>
    <w:rsid w:val="00557D64"/>
    <w:rsid w:val="00557DE1"/>
    <w:rsid w:val="00557EC4"/>
    <w:rsid w:val="00557ED9"/>
    <w:rsid w:val="00560054"/>
    <w:rsid w:val="00560073"/>
    <w:rsid w:val="005600CE"/>
    <w:rsid w:val="00560133"/>
    <w:rsid w:val="00560179"/>
    <w:rsid w:val="005602D7"/>
    <w:rsid w:val="005603F7"/>
    <w:rsid w:val="0056043C"/>
    <w:rsid w:val="00560443"/>
    <w:rsid w:val="005604A7"/>
    <w:rsid w:val="005605B7"/>
    <w:rsid w:val="0056060E"/>
    <w:rsid w:val="00560747"/>
    <w:rsid w:val="00560750"/>
    <w:rsid w:val="00560761"/>
    <w:rsid w:val="005607C0"/>
    <w:rsid w:val="00560896"/>
    <w:rsid w:val="005608B0"/>
    <w:rsid w:val="005608DF"/>
    <w:rsid w:val="0056099F"/>
    <w:rsid w:val="00560A87"/>
    <w:rsid w:val="00560AB5"/>
    <w:rsid w:val="00560C36"/>
    <w:rsid w:val="00560C3C"/>
    <w:rsid w:val="00560CA5"/>
    <w:rsid w:val="00560CB6"/>
    <w:rsid w:val="00560D13"/>
    <w:rsid w:val="00560FB6"/>
    <w:rsid w:val="00560FBB"/>
    <w:rsid w:val="0056106F"/>
    <w:rsid w:val="00561168"/>
    <w:rsid w:val="0056128C"/>
    <w:rsid w:val="005612A6"/>
    <w:rsid w:val="005612C9"/>
    <w:rsid w:val="005612F1"/>
    <w:rsid w:val="00561326"/>
    <w:rsid w:val="005614A7"/>
    <w:rsid w:val="0056153D"/>
    <w:rsid w:val="00561557"/>
    <w:rsid w:val="005615A7"/>
    <w:rsid w:val="00561641"/>
    <w:rsid w:val="00561679"/>
    <w:rsid w:val="005616A0"/>
    <w:rsid w:val="00561837"/>
    <w:rsid w:val="005618D5"/>
    <w:rsid w:val="00561949"/>
    <w:rsid w:val="005619B3"/>
    <w:rsid w:val="00561A10"/>
    <w:rsid w:val="00561A63"/>
    <w:rsid w:val="00561A83"/>
    <w:rsid w:val="00561AE6"/>
    <w:rsid w:val="00561B25"/>
    <w:rsid w:val="00561BFD"/>
    <w:rsid w:val="00561C3E"/>
    <w:rsid w:val="00561E09"/>
    <w:rsid w:val="00561E4D"/>
    <w:rsid w:val="00561EA3"/>
    <w:rsid w:val="00561EFF"/>
    <w:rsid w:val="00561F2E"/>
    <w:rsid w:val="00561FD7"/>
    <w:rsid w:val="0056214C"/>
    <w:rsid w:val="00562214"/>
    <w:rsid w:val="00562329"/>
    <w:rsid w:val="00562348"/>
    <w:rsid w:val="00562409"/>
    <w:rsid w:val="00562424"/>
    <w:rsid w:val="005624C3"/>
    <w:rsid w:val="005624D8"/>
    <w:rsid w:val="0056258C"/>
    <w:rsid w:val="005626FA"/>
    <w:rsid w:val="005627A7"/>
    <w:rsid w:val="00562878"/>
    <w:rsid w:val="005628F6"/>
    <w:rsid w:val="005629C7"/>
    <w:rsid w:val="005629E9"/>
    <w:rsid w:val="00562A43"/>
    <w:rsid w:val="00562A85"/>
    <w:rsid w:val="00562C67"/>
    <w:rsid w:val="00562CFA"/>
    <w:rsid w:val="00562E5E"/>
    <w:rsid w:val="00562E7E"/>
    <w:rsid w:val="00562EEC"/>
    <w:rsid w:val="00562EED"/>
    <w:rsid w:val="00562F3A"/>
    <w:rsid w:val="00562F53"/>
    <w:rsid w:val="005630F3"/>
    <w:rsid w:val="0056313A"/>
    <w:rsid w:val="00563241"/>
    <w:rsid w:val="005634BB"/>
    <w:rsid w:val="00563552"/>
    <w:rsid w:val="005635B3"/>
    <w:rsid w:val="005637DD"/>
    <w:rsid w:val="005637DE"/>
    <w:rsid w:val="0056382E"/>
    <w:rsid w:val="0056391A"/>
    <w:rsid w:val="0056391F"/>
    <w:rsid w:val="00563938"/>
    <w:rsid w:val="00563A59"/>
    <w:rsid w:val="00563A75"/>
    <w:rsid w:val="00563B58"/>
    <w:rsid w:val="00563BB1"/>
    <w:rsid w:val="00563BD7"/>
    <w:rsid w:val="00563C78"/>
    <w:rsid w:val="00563C7F"/>
    <w:rsid w:val="00563E2D"/>
    <w:rsid w:val="00563E6F"/>
    <w:rsid w:val="00563E8F"/>
    <w:rsid w:val="005640B2"/>
    <w:rsid w:val="005640D9"/>
    <w:rsid w:val="005640E8"/>
    <w:rsid w:val="00564140"/>
    <w:rsid w:val="005641B6"/>
    <w:rsid w:val="005641D3"/>
    <w:rsid w:val="005641EE"/>
    <w:rsid w:val="00564211"/>
    <w:rsid w:val="005643E3"/>
    <w:rsid w:val="00564446"/>
    <w:rsid w:val="005645FE"/>
    <w:rsid w:val="00564620"/>
    <w:rsid w:val="00564866"/>
    <w:rsid w:val="0056496E"/>
    <w:rsid w:val="00564BC4"/>
    <w:rsid w:val="00564D29"/>
    <w:rsid w:val="00564D68"/>
    <w:rsid w:val="00564E72"/>
    <w:rsid w:val="00564EE2"/>
    <w:rsid w:val="00564FCB"/>
    <w:rsid w:val="00565173"/>
    <w:rsid w:val="00565178"/>
    <w:rsid w:val="00565403"/>
    <w:rsid w:val="005654C4"/>
    <w:rsid w:val="005654DB"/>
    <w:rsid w:val="005654FF"/>
    <w:rsid w:val="00565589"/>
    <w:rsid w:val="00565596"/>
    <w:rsid w:val="0056563B"/>
    <w:rsid w:val="0056564C"/>
    <w:rsid w:val="00565716"/>
    <w:rsid w:val="00565736"/>
    <w:rsid w:val="00565761"/>
    <w:rsid w:val="0056576C"/>
    <w:rsid w:val="005657A1"/>
    <w:rsid w:val="005657C8"/>
    <w:rsid w:val="005657D2"/>
    <w:rsid w:val="00565835"/>
    <w:rsid w:val="00565908"/>
    <w:rsid w:val="00565933"/>
    <w:rsid w:val="00565C0D"/>
    <w:rsid w:val="00565C4A"/>
    <w:rsid w:val="00565C75"/>
    <w:rsid w:val="00565D48"/>
    <w:rsid w:val="00565EE7"/>
    <w:rsid w:val="00565F47"/>
    <w:rsid w:val="00565F75"/>
    <w:rsid w:val="00566047"/>
    <w:rsid w:val="005660A7"/>
    <w:rsid w:val="0056613F"/>
    <w:rsid w:val="0056614D"/>
    <w:rsid w:val="00566193"/>
    <w:rsid w:val="005661E2"/>
    <w:rsid w:val="0056625A"/>
    <w:rsid w:val="005662DA"/>
    <w:rsid w:val="005663ED"/>
    <w:rsid w:val="00566424"/>
    <w:rsid w:val="0056646D"/>
    <w:rsid w:val="00566498"/>
    <w:rsid w:val="00566556"/>
    <w:rsid w:val="0056658A"/>
    <w:rsid w:val="005665A0"/>
    <w:rsid w:val="0056668C"/>
    <w:rsid w:val="005667CD"/>
    <w:rsid w:val="00566885"/>
    <w:rsid w:val="00566A56"/>
    <w:rsid w:val="00566AE4"/>
    <w:rsid w:val="00566AEE"/>
    <w:rsid w:val="00566B07"/>
    <w:rsid w:val="00566BAB"/>
    <w:rsid w:val="00566C55"/>
    <w:rsid w:val="00566C62"/>
    <w:rsid w:val="00566D4D"/>
    <w:rsid w:val="00566DAA"/>
    <w:rsid w:val="00566E1B"/>
    <w:rsid w:val="00566F09"/>
    <w:rsid w:val="00566F66"/>
    <w:rsid w:val="00567059"/>
    <w:rsid w:val="00567176"/>
    <w:rsid w:val="0056718D"/>
    <w:rsid w:val="00567228"/>
    <w:rsid w:val="0056727D"/>
    <w:rsid w:val="00567326"/>
    <w:rsid w:val="00567355"/>
    <w:rsid w:val="005673BF"/>
    <w:rsid w:val="005674C7"/>
    <w:rsid w:val="00567522"/>
    <w:rsid w:val="00567572"/>
    <w:rsid w:val="005675A9"/>
    <w:rsid w:val="005675BA"/>
    <w:rsid w:val="00567698"/>
    <w:rsid w:val="0056778A"/>
    <w:rsid w:val="005677B4"/>
    <w:rsid w:val="005677BD"/>
    <w:rsid w:val="00567818"/>
    <w:rsid w:val="005678A8"/>
    <w:rsid w:val="00567980"/>
    <w:rsid w:val="005679CD"/>
    <w:rsid w:val="00567A35"/>
    <w:rsid w:val="00567A62"/>
    <w:rsid w:val="00567AC8"/>
    <w:rsid w:val="00567C37"/>
    <w:rsid w:val="00567EDB"/>
    <w:rsid w:val="00567EE6"/>
    <w:rsid w:val="00567FA4"/>
    <w:rsid w:val="00567FA6"/>
    <w:rsid w:val="005700BC"/>
    <w:rsid w:val="005700F1"/>
    <w:rsid w:val="005700FB"/>
    <w:rsid w:val="00570172"/>
    <w:rsid w:val="00570215"/>
    <w:rsid w:val="00570285"/>
    <w:rsid w:val="00570328"/>
    <w:rsid w:val="00570374"/>
    <w:rsid w:val="0057038D"/>
    <w:rsid w:val="005703C6"/>
    <w:rsid w:val="005704E9"/>
    <w:rsid w:val="00570820"/>
    <w:rsid w:val="0057085A"/>
    <w:rsid w:val="00570BE0"/>
    <w:rsid w:val="00570CCF"/>
    <w:rsid w:val="00570CEA"/>
    <w:rsid w:val="00570D08"/>
    <w:rsid w:val="00570D0D"/>
    <w:rsid w:val="00570D2F"/>
    <w:rsid w:val="00570ECD"/>
    <w:rsid w:val="00570EFE"/>
    <w:rsid w:val="00570F5C"/>
    <w:rsid w:val="00570FE5"/>
    <w:rsid w:val="00570FE8"/>
    <w:rsid w:val="00571068"/>
    <w:rsid w:val="0057106A"/>
    <w:rsid w:val="00571077"/>
    <w:rsid w:val="0057111E"/>
    <w:rsid w:val="00571214"/>
    <w:rsid w:val="0057121B"/>
    <w:rsid w:val="005712F1"/>
    <w:rsid w:val="0057130D"/>
    <w:rsid w:val="00571342"/>
    <w:rsid w:val="005713A6"/>
    <w:rsid w:val="005713AB"/>
    <w:rsid w:val="005713B8"/>
    <w:rsid w:val="00571428"/>
    <w:rsid w:val="0057144E"/>
    <w:rsid w:val="00571549"/>
    <w:rsid w:val="0057157E"/>
    <w:rsid w:val="005715A3"/>
    <w:rsid w:val="00571604"/>
    <w:rsid w:val="00571641"/>
    <w:rsid w:val="00571655"/>
    <w:rsid w:val="005717B9"/>
    <w:rsid w:val="005717CC"/>
    <w:rsid w:val="005718D4"/>
    <w:rsid w:val="0057196D"/>
    <w:rsid w:val="00571B62"/>
    <w:rsid w:val="00571C00"/>
    <w:rsid w:val="00571C21"/>
    <w:rsid w:val="00571C2F"/>
    <w:rsid w:val="00571C3B"/>
    <w:rsid w:val="00571C89"/>
    <w:rsid w:val="00571CAD"/>
    <w:rsid w:val="00571D87"/>
    <w:rsid w:val="00571D89"/>
    <w:rsid w:val="00571EA4"/>
    <w:rsid w:val="00571F7A"/>
    <w:rsid w:val="00571F80"/>
    <w:rsid w:val="0057204F"/>
    <w:rsid w:val="00572065"/>
    <w:rsid w:val="005720EB"/>
    <w:rsid w:val="00572110"/>
    <w:rsid w:val="00572230"/>
    <w:rsid w:val="00572309"/>
    <w:rsid w:val="005724FD"/>
    <w:rsid w:val="0057259D"/>
    <w:rsid w:val="005725BE"/>
    <w:rsid w:val="005725EE"/>
    <w:rsid w:val="005725FC"/>
    <w:rsid w:val="005726F0"/>
    <w:rsid w:val="00572702"/>
    <w:rsid w:val="0057271F"/>
    <w:rsid w:val="00572794"/>
    <w:rsid w:val="005727AE"/>
    <w:rsid w:val="005728BA"/>
    <w:rsid w:val="005728FC"/>
    <w:rsid w:val="005729C8"/>
    <w:rsid w:val="005729D8"/>
    <w:rsid w:val="00572B32"/>
    <w:rsid w:val="00572B63"/>
    <w:rsid w:val="00572D5F"/>
    <w:rsid w:val="00572D7B"/>
    <w:rsid w:val="00572DA5"/>
    <w:rsid w:val="00572DF0"/>
    <w:rsid w:val="00572E09"/>
    <w:rsid w:val="00572E7F"/>
    <w:rsid w:val="00572F8A"/>
    <w:rsid w:val="00573055"/>
    <w:rsid w:val="005731B0"/>
    <w:rsid w:val="00573255"/>
    <w:rsid w:val="0057325D"/>
    <w:rsid w:val="005732DC"/>
    <w:rsid w:val="005733C7"/>
    <w:rsid w:val="00573427"/>
    <w:rsid w:val="005736D6"/>
    <w:rsid w:val="005737ED"/>
    <w:rsid w:val="00573857"/>
    <w:rsid w:val="00573865"/>
    <w:rsid w:val="0057390B"/>
    <w:rsid w:val="00573AA9"/>
    <w:rsid w:val="00573B8B"/>
    <w:rsid w:val="00573BC0"/>
    <w:rsid w:val="00573BC8"/>
    <w:rsid w:val="00573CBA"/>
    <w:rsid w:val="00573DF5"/>
    <w:rsid w:val="00573E12"/>
    <w:rsid w:val="00573E3A"/>
    <w:rsid w:val="00573ED7"/>
    <w:rsid w:val="00573EFC"/>
    <w:rsid w:val="00573F2A"/>
    <w:rsid w:val="00573F3F"/>
    <w:rsid w:val="00573FD5"/>
    <w:rsid w:val="005740C2"/>
    <w:rsid w:val="005741F4"/>
    <w:rsid w:val="00574303"/>
    <w:rsid w:val="00574337"/>
    <w:rsid w:val="00574385"/>
    <w:rsid w:val="005743AB"/>
    <w:rsid w:val="00574479"/>
    <w:rsid w:val="0057448D"/>
    <w:rsid w:val="005744AA"/>
    <w:rsid w:val="0057459D"/>
    <w:rsid w:val="0057460F"/>
    <w:rsid w:val="005748D1"/>
    <w:rsid w:val="00574922"/>
    <w:rsid w:val="005749AB"/>
    <w:rsid w:val="00574A3C"/>
    <w:rsid w:val="00574A60"/>
    <w:rsid w:val="00574A69"/>
    <w:rsid w:val="00574BB0"/>
    <w:rsid w:val="00574C63"/>
    <w:rsid w:val="00574C90"/>
    <w:rsid w:val="00574D6C"/>
    <w:rsid w:val="00574DCA"/>
    <w:rsid w:val="00574EAE"/>
    <w:rsid w:val="00574ED7"/>
    <w:rsid w:val="00575139"/>
    <w:rsid w:val="00575146"/>
    <w:rsid w:val="00575169"/>
    <w:rsid w:val="005752C4"/>
    <w:rsid w:val="00575401"/>
    <w:rsid w:val="00575499"/>
    <w:rsid w:val="005755B0"/>
    <w:rsid w:val="00575601"/>
    <w:rsid w:val="0057567F"/>
    <w:rsid w:val="00575737"/>
    <w:rsid w:val="0057577A"/>
    <w:rsid w:val="00575902"/>
    <w:rsid w:val="00575908"/>
    <w:rsid w:val="00575935"/>
    <w:rsid w:val="00575959"/>
    <w:rsid w:val="005759E3"/>
    <w:rsid w:val="00575B44"/>
    <w:rsid w:val="00575C12"/>
    <w:rsid w:val="00575C37"/>
    <w:rsid w:val="00575CC8"/>
    <w:rsid w:val="00575D08"/>
    <w:rsid w:val="00575D3D"/>
    <w:rsid w:val="00575D9B"/>
    <w:rsid w:val="00575DDA"/>
    <w:rsid w:val="00575EE6"/>
    <w:rsid w:val="00575F32"/>
    <w:rsid w:val="00575F46"/>
    <w:rsid w:val="00575F5B"/>
    <w:rsid w:val="00575FF2"/>
    <w:rsid w:val="00576006"/>
    <w:rsid w:val="00576077"/>
    <w:rsid w:val="0057616B"/>
    <w:rsid w:val="005761BD"/>
    <w:rsid w:val="0057622E"/>
    <w:rsid w:val="00576289"/>
    <w:rsid w:val="0057629F"/>
    <w:rsid w:val="005762BE"/>
    <w:rsid w:val="00576309"/>
    <w:rsid w:val="00576415"/>
    <w:rsid w:val="00576463"/>
    <w:rsid w:val="00576467"/>
    <w:rsid w:val="0057648F"/>
    <w:rsid w:val="005764F5"/>
    <w:rsid w:val="0057654A"/>
    <w:rsid w:val="00576669"/>
    <w:rsid w:val="005766EC"/>
    <w:rsid w:val="00576773"/>
    <w:rsid w:val="00576790"/>
    <w:rsid w:val="005768D1"/>
    <w:rsid w:val="00576A09"/>
    <w:rsid w:val="00576A20"/>
    <w:rsid w:val="00576A74"/>
    <w:rsid w:val="00576B09"/>
    <w:rsid w:val="00576C75"/>
    <w:rsid w:val="00576CB5"/>
    <w:rsid w:val="00576CC1"/>
    <w:rsid w:val="00576D03"/>
    <w:rsid w:val="00576DB0"/>
    <w:rsid w:val="00576E52"/>
    <w:rsid w:val="00576EA9"/>
    <w:rsid w:val="00576F4E"/>
    <w:rsid w:val="00577031"/>
    <w:rsid w:val="0057719D"/>
    <w:rsid w:val="005771A5"/>
    <w:rsid w:val="0057721F"/>
    <w:rsid w:val="00577227"/>
    <w:rsid w:val="005772AB"/>
    <w:rsid w:val="005772AC"/>
    <w:rsid w:val="005773AC"/>
    <w:rsid w:val="005773E9"/>
    <w:rsid w:val="00577445"/>
    <w:rsid w:val="0057750C"/>
    <w:rsid w:val="00577549"/>
    <w:rsid w:val="005775DC"/>
    <w:rsid w:val="005776D5"/>
    <w:rsid w:val="0057776E"/>
    <w:rsid w:val="00577A9C"/>
    <w:rsid w:val="00577B82"/>
    <w:rsid w:val="00577CEE"/>
    <w:rsid w:val="00577D41"/>
    <w:rsid w:val="00577E4A"/>
    <w:rsid w:val="00577F24"/>
    <w:rsid w:val="00577F33"/>
    <w:rsid w:val="00577F7A"/>
    <w:rsid w:val="00580027"/>
    <w:rsid w:val="00580076"/>
    <w:rsid w:val="005801EE"/>
    <w:rsid w:val="00580289"/>
    <w:rsid w:val="00580338"/>
    <w:rsid w:val="005803AA"/>
    <w:rsid w:val="00580449"/>
    <w:rsid w:val="00580458"/>
    <w:rsid w:val="005804CB"/>
    <w:rsid w:val="005805D6"/>
    <w:rsid w:val="005805D7"/>
    <w:rsid w:val="0058069C"/>
    <w:rsid w:val="005807AD"/>
    <w:rsid w:val="00580948"/>
    <w:rsid w:val="00580956"/>
    <w:rsid w:val="00580993"/>
    <w:rsid w:val="00580A55"/>
    <w:rsid w:val="00580BE9"/>
    <w:rsid w:val="00580CEB"/>
    <w:rsid w:val="00580D63"/>
    <w:rsid w:val="00581050"/>
    <w:rsid w:val="00581234"/>
    <w:rsid w:val="005812EA"/>
    <w:rsid w:val="0058131B"/>
    <w:rsid w:val="005813BE"/>
    <w:rsid w:val="0058153B"/>
    <w:rsid w:val="00581541"/>
    <w:rsid w:val="0058154E"/>
    <w:rsid w:val="005815B9"/>
    <w:rsid w:val="005815F5"/>
    <w:rsid w:val="005816F6"/>
    <w:rsid w:val="005817DF"/>
    <w:rsid w:val="00581831"/>
    <w:rsid w:val="00581919"/>
    <w:rsid w:val="00581954"/>
    <w:rsid w:val="00581973"/>
    <w:rsid w:val="005819D1"/>
    <w:rsid w:val="005819DF"/>
    <w:rsid w:val="00581A94"/>
    <w:rsid w:val="00581AAE"/>
    <w:rsid w:val="00581AE6"/>
    <w:rsid w:val="00581BB8"/>
    <w:rsid w:val="00581C39"/>
    <w:rsid w:val="00581C8F"/>
    <w:rsid w:val="00581D20"/>
    <w:rsid w:val="00581DBE"/>
    <w:rsid w:val="00581DE7"/>
    <w:rsid w:val="00581E37"/>
    <w:rsid w:val="00581E64"/>
    <w:rsid w:val="00581E86"/>
    <w:rsid w:val="00581EFA"/>
    <w:rsid w:val="00581F35"/>
    <w:rsid w:val="0058204E"/>
    <w:rsid w:val="00582075"/>
    <w:rsid w:val="005820A3"/>
    <w:rsid w:val="005821CB"/>
    <w:rsid w:val="00582240"/>
    <w:rsid w:val="00582437"/>
    <w:rsid w:val="00582538"/>
    <w:rsid w:val="00582590"/>
    <w:rsid w:val="005825BB"/>
    <w:rsid w:val="005825FD"/>
    <w:rsid w:val="00582608"/>
    <w:rsid w:val="00582614"/>
    <w:rsid w:val="0058270D"/>
    <w:rsid w:val="005827AB"/>
    <w:rsid w:val="005828A5"/>
    <w:rsid w:val="005828DB"/>
    <w:rsid w:val="005829DB"/>
    <w:rsid w:val="00582A24"/>
    <w:rsid w:val="00582A27"/>
    <w:rsid w:val="00582A80"/>
    <w:rsid w:val="00582AC7"/>
    <w:rsid w:val="00582BA3"/>
    <w:rsid w:val="00582BD8"/>
    <w:rsid w:val="00582BE0"/>
    <w:rsid w:val="00582BF8"/>
    <w:rsid w:val="00582C7B"/>
    <w:rsid w:val="00582C9D"/>
    <w:rsid w:val="00582CC7"/>
    <w:rsid w:val="00582CD7"/>
    <w:rsid w:val="00582D05"/>
    <w:rsid w:val="00582D97"/>
    <w:rsid w:val="00582DF7"/>
    <w:rsid w:val="00582E05"/>
    <w:rsid w:val="00582E52"/>
    <w:rsid w:val="00582E60"/>
    <w:rsid w:val="00582EF9"/>
    <w:rsid w:val="00582F69"/>
    <w:rsid w:val="00582F7F"/>
    <w:rsid w:val="00582FF6"/>
    <w:rsid w:val="00582FF8"/>
    <w:rsid w:val="005830A6"/>
    <w:rsid w:val="00583165"/>
    <w:rsid w:val="00583176"/>
    <w:rsid w:val="00583224"/>
    <w:rsid w:val="0058330A"/>
    <w:rsid w:val="0058331D"/>
    <w:rsid w:val="00583352"/>
    <w:rsid w:val="0058338A"/>
    <w:rsid w:val="00583425"/>
    <w:rsid w:val="00583497"/>
    <w:rsid w:val="005834C6"/>
    <w:rsid w:val="0058362E"/>
    <w:rsid w:val="005836C4"/>
    <w:rsid w:val="0058371A"/>
    <w:rsid w:val="00583830"/>
    <w:rsid w:val="0058384E"/>
    <w:rsid w:val="0058393B"/>
    <w:rsid w:val="0058395A"/>
    <w:rsid w:val="00583965"/>
    <w:rsid w:val="00583972"/>
    <w:rsid w:val="00583A10"/>
    <w:rsid w:val="00583A6A"/>
    <w:rsid w:val="00583AD6"/>
    <w:rsid w:val="00583B91"/>
    <w:rsid w:val="00583BB1"/>
    <w:rsid w:val="00583BD6"/>
    <w:rsid w:val="00583BFD"/>
    <w:rsid w:val="00583C2C"/>
    <w:rsid w:val="00583C4D"/>
    <w:rsid w:val="00583CD5"/>
    <w:rsid w:val="00583D13"/>
    <w:rsid w:val="00583E65"/>
    <w:rsid w:val="00583F84"/>
    <w:rsid w:val="00583F8A"/>
    <w:rsid w:val="00583FA9"/>
    <w:rsid w:val="00584013"/>
    <w:rsid w:val="005840A1"/>
    <w:rsid w:val="00584229"/>
    <w:rsid w:val="0058424A"/>
    <w:rsid w:val="005842AA"/>
    <w:rsid w:val="005842DC"/>
    <w:rsid w:val="0058437D"/>
    <w:rsid w:val="00584430"/>
    <w:rsid w:val="00584453"/>
    <w:rsid w:val="005844CC"/>
    <w:rsid w:val="00584520"/>
    <w:rsid w:val="0058453F"/>
    <w:rsid w:val="005846E2"/>
    <w:rsid w:val="00584707"/>
    <w:rsid w:val="00584837"/>
    <w:rsid w:val="00584889"/>
    <w:rsid w:val="00584992"/>
    <w:rsid w:val="005849DE"/>
    <w:rsid w:val="00584A1B"/>
    <w:rsid w:val="00584A23"/>
    <w:rsid w:val="00584AB4"/>
    <w:rsid w:val="00584B0F"/>
    <w:rsid w:val="00584B3C"/>
    <w:rsid w:val="00584B72"/>
    <w:rsid w:val="00584BDB"/>
    <w:rsid w:val="00584BF5"/>
    <w:rsid w:val="00584C8B"/>
    <w:rsid w:val="00584E57"/>
    <w:rsid w:val="00584F19"/>
    <w:rsid w:val="00584FCB"/>
    <w:rsid w:val="00584FE8"/>
    <w:rsid w:val="00585042"/>
    <w:rsid w:val="0058507D"/>
    <w:rsid w:val="0058509E"/>
    <w:rsid w:val="00585108"/>
    <w:rsid w:val="00585183"/>
    <w:rsid w:val="005851BC"/>
    <w:rsid w:val="0058524E"/>
    <w:rsid w:val="00585345"/>
    <w:rsid w:val="0058544D"/>
    <w:rsid w:val="00585488"/>
    <w:rsid w:val="0058548C"/>
    <w:rsid w:val="005854CD"/>
    <w:rsid w:val="0058552E"/>
    <w:rsid w:val="005855AF"/>
    <w:rsid w:val="00585619"/>
    <w:rsid w:val="005856A7"/>
    <w:rsid w:val="005856FA"/>
    <w:rsid w:val="0058573A"/>
    <w:rsid w:val="00585746"/>
    <w:rsid w:val="00585756"/>
    <w:rsid w:val="0058580F"/>
    <w:rsid w:val="0058586B"/>
    <w:rsid w:val="005858D1"/>
    <w:rsid w:val="00585905"/>
    <w:rsid w:val="00585AED"/>
    <w:rsid w:val="00585BF8"/>
    <w:rsid w:val="00585BFF"/>
    <w:rsid w:val="00585C6B"/>
    <w:rsid w:val="00585C9F"/>
    <w:rsid w:val="00585CE1"/>
    <w:rsid w:val="00585D5B"/>
    <w:rsid w:val="00585DA5"/>
    <w:rsid w:val="00585F24"/>
    <w:rsid w:val="00585FB5"/>
    <w:rsid w:val="00586031"/>
    <w:rsid w:val="005860CF"/>
    <w:rsid w:val="005860D7"/>
    <w:rsid w:val="005860FE"/>
    <w:rsid w:val="005861AD"/>
    <w:rsid w:val="0058636C"/>
    <w:rsid w:val="00586412"/>
    <w:rsid w:val="00586445"/>
    <w:rsid w:val="0058649D"/>
    <w:rsid w:val="0058656F"/>
    <w:rsid w:val="005866E7"/>
    <w:rsid w:val="0058678C"/>
    <w:rsid w:val="00586813"/>
    <w:rsid w:val="0058688E"/>
    <w:rsid w:val="005868BA"/>
    <w:rsid w:val="0058696D"/>
    <w:rsid w:val="0058697E"/>
    <w:rsid w:val="00586A78"/>
    <w:rsid w:val="00586AC4"/>
    <w:rsid w:val="00586BAA"/>
    <w:rsid w:val="00586BF2"/>
    <w:rsid w:val="00586C4E"/>
    <w:rsid w:val="00586CF6"/>
    <w:rsid w:val="00586DE6"/>
    <w:rsid w:val="00586E84"/>
    <w:rsid w:val="00586F01"/>
    <w:rsid w:val="00586F10"/>
    <w:rsid w:val="00586F77"/>
    <w:rsid w:val="00587235"/>
    <w:rsid w:val="005872A0"/>
    <w:rsid w:val="005872A1"/>
    <w:rsid w:val="005872E1"/>
    <w:rsid w:val="00587333"/>
    <w:rsid w:val="0058752B"/>
    <w:rsid w:val="0058758B"/>
    <w:rsid w:val="00587618"/>
    <w:rsid w:val="0058772F"/>
    <w:rsid w:val="0058775C"/>
    <w:rsid w:val="005877F8"/>
    <w:rsid w:val="00587853"/>
    <w:rsid w:val="00587996"/>
    <w:rsid w:val="00587B1C"/>
    <w:rsid w:val="00587C09"/>
    <w:rsid w:val="00587CF0"/>
    <w:rsid w:val="00587D8A"/>
    <w:rsid w:val="00587DB1"/>
    <w:rsid w:val="00587DC5"/>
    <w:rsid w:val="00587E00"/>
    <w:rsid w:val="00587F89"/>
    <w:rsid w:val="00587FED"/>
    <w:rsid w:val="00590090"/>
    <w:rsid w:val="00590336"/>
    <w:rsid w:val="005903AC"/>
    <w:rsid w:val="005903B2"/>
    <w:rsid w:val="00590592"/>
    <w:rsid w:val="0059061F"/>
    <w:rsid w:val="0059065F"/>
    <w:rsid w:val="005906CE"/>
    <w:rsid w:val="00590743"/>
    <w:rsid w:val="00590746"/>
    <w:rsid w:val="00590762"/>
    <w:rsid w:val="00590806"/>
    <w:rsid w:val="00590826"/>
    <w:rsid w:val="005909D3"/>
    <w:rsid w:val="00590A5E"/>
    <w:rsid w:val="00590B30"/>
    <w:rsid w:val="00590B94"/>
    <w:rsid w:val="00590BC1"/>
    <w:rsid w:val="00590C03"/>
    <w:rsid w:val="00590C2F"/>
    <w:rsid w:val="00590C56"/>
    <w:rsid w:val="00590C95"/>
    <w:rsid w:val="00590CB0"/>
    <w:rsid w:val="00590CBA"/>
    <w:rsid w:val="005910F0"/>
    <w:rsid w:val="00591229"/>
    <w:rsid w:val="005912A8"/>
    <w:rsid w:val="005912E9"/>
    <w:rsid w:val="00591367"/>
    <w:rsid w:val="0059152A"/>
    <w:rsid w:val="0059153B"/>
    <w:rsid w:val="00591591"/>
    <w:rsid w:val="0059161C"/>
    <w:rsid w:val="00591719"/>
    <w:rsid w:val="0059171A"/>
    <w:rsid w:val="00591785"/>
    <w:rsid w:val="005917D4"/>
    <w:rsid w:val="005917D5"/>
    <w:rsid w:val="00591C7B"/>
    <w:rsid w:val="00591CAB"/>
    <w:rsid w:val="00591CF1"/>
    <w:rsid w:val="00591D58"/>
    <w:rsid w:val="00591DAC"/>
    <w:rsid w:val="00591DF7"/>
    <w:rsid w:val="00591DFF"/>
    <w:rsid w:val="00591E18"/>
    <w:rsid w:val="00592002"/>
    <w:rsid w:val="00592047"/>
    <w:rsid w:val="0059217D"/>
    <w:rsid w:val="005921F0"/>
    <w:rsid w:val="00592213"/>
    <w:rsid w:val="0059229E"/>
    <w:rsid w:val="005922D6"/>
    <w:rsid w:val="00592328"/>
    <w:rsid w:val="00592370"/>
    <w:rsid w:val="005923DC"/>
    <w:rsid w:val="0059243B"/>
    <w:rsid w:val="00592526"/>
    <w:rsid w:val="00592537"/>
    <w:rsid w:val="0059268D"/>
    <w:rsid w:val="005926BB"/>
    <w:rsid w:val="005926D1"/>
    <w:rsid w:val="00592882"/>
    <w:rsid w:val="005928A9"/>
    <w:rsid w:val="00592904"/>
    <w:rsid w:val="005929FD"/>
    <w:rsid w:val="00592A5F"/>
    <w:rsid w:val="00592C62"/>
    <w:rsid w:val="00592CA6"/>
    <w:rsid w:val="00592CD8"/>
    <w:rsid w:val="00592D3F"/>
    <w:rsid w:val="00592DE3"/>
    <w:rsid w:val="00592F1E"/>
    <w:rsid w:val="0059306A"/>
    <w:rsid w:val="00593102"/>
    <w:rsid w:val="00593235"/>
    <w:rsid w:val="00593343"/>
    <w:rsid w:val="005933D5"/>
    <w:rsid w:val="00593522"/>
    <w:rsid w:val="0059355C"/>
    <w:rsid w:val="005935A5"/>
    <w:rsid w:val="005935A8"/>
    <w:rsid w:val="005937EA"/>
    <w:rsid w:val="00593808"/>
    <w:rsid w:val="005939D9"/>
    <w:rsid w:val="00593A76"/>
    <w:rsid w:val="00593B54"/>
    <w:rsid w:val="00593C13"/>
    <w:rsid w:val="00593D0E"/>
    <w:rsid w:val="00593E34"/>
    <w:rsid w:val="00593E8C"/>
    <w:rsid w:val="00593E96"/>
    <w:rsid w:val="00593ED3"/>
    <w:rsid w:val="0059405F"/>
    <w:rsid w:val="00594062"/>
    <w:rsid w:val="005940B6"/>
    <w:rsid w:val="00594115"/>
    <w:rsid w:val="005941A2"/>
    <w:rsid w:val="00594387"/>
    <w:rsid w:val="005943C8"/>
    <w:rsid w:val="005944EC"/>
    <w:rsid w:val="00594501"/>
    <w:rsid w:val="0059453D"/>
    <w:rsid w:val="00594597"/>
    <w:rsid w:val="005945FD"/>
    <w:rsid w:val="005946CA"/>
    <w:rsid w:val="00594704"/>
    <w:rsid w:val="00594763"/>
    <w:rsid w:val="00594769"/>
    <w:rsid w:val="005947AA"/>
    <w:rsid w:val="005947DD"/>
    <w:rsid w:val="00594802"/>
    <w:rsid w:val="00594805"/>
    <w:rsid w:val="0059483F"/>
    <w:rsid w:val="005948AA"/>
    <w:rsid w:val="005948EA"/>
    <w:rsid w:val="005949D5"/>
    <w:rsid w:val="00594A5C"/>
    <w:rsid w:val="00594B47"/>
    <w:rsid w:val="00594C77"/>
    <w:rsid w:val="00594C85"/>
    <w:rsid w:val="00594FAF"/>
    <w:rsid w:val="00594FD3"/>
    <w:rsid w:val="0059503E"/>
    <w:rsid w:val="00595045"/>
    <w:rsid w:val="00595063"/>
    <w:rsid w:val="00595067"/>
    <w:rsid w:val="00595083"/>
    <w:rsid w:val="005950C5"/>
    <w:rsid w:val="005950E5"/>
    <w:rsid w:val="00595127"/>
    <w:rsid w:val="0059513D"/>
    <w:rsid w:val="00595167"/>
    <w:rsid w:val="005951E6"/>
    <w:rsid w:val="00595254"/>
    <w:rsid w:val="005952E9"/>
    <w:rsid w:val="005953D9"/>
    <w:rsid w:val="0059552E"/>
    <w:rsid w:val="0059554B"/>
    <w:rsid w:val="005955FF"/>
    <w:rsid w:val="00595610"/>
    <w:rsid w:val="00595614"/>
    <w:rsid w:val="00595697"/>
    <w:rsid w:val="0059579C"/>
    <w:rsid w:val="0059585F"/>
    <w:rsid w:val="00595922"/>
    <w:rsid w:val="00595986"/>
    <w:rsid w:val="005959A4"/>
    <w:rsid w:val="00595B78"/>
    <w:rsid w:val="00595BD2"/>
    <w:rsid w:val="00595D83"/>
    <w:rsid w:val="00595DBF"/>
    <w:rsid w:val="00595EF2"/>
    <w:rsid w:val="00595FA4"/>
    <w:rsid w:val="00596078"/>
    <w:rsid w:val="005960E1"/>
    <w:rsid w:val="00596197"/>
    <w:rsid w:val="005961AE"/>
    <w:rsid w:val="00596223"/>
    <w:rsid w:val="005962E2"/>
    <w:rsid w:val="005963EF"/>
    <w:rsid w:val="00596477"/>
    <w:rsid w:val="005966BB"/>
    <w:rsid w:val="00596726"/>
    <w:rsid w:val="0059682E"/>
    <w:rsid w:val="005969B5"/>
    <w:rsid w:val="00596A18"/>
    <w:rsid w:val="00596A68"/>
    <w:rsid w:val="00596A81"/>
    <w:rsid w:val="00596AC4"/>
    <w:rsid w:val="00596AE2"/>
    <w:rsid w:val="00596BCA"/>
    <w:rsid w:val="00596C03"/>
    <w:rsid w:val="00596CCB"/>
    <w:rsid w:val="00596DD9"/>
    <w:rsid w:val="00596EF4"/>
    <w:rsid w:val="00596F26"/>
    <w:rsid w:val="00597086"/>
    <w:rsid w:val="005970BC"/>
    <w:rsid w:val="005970F2"/>
    <w:rsid w:val="005970F3"/>
    <w:rsid w:val="0059715C"/>
    <w:rsid w:val="00597188"/>
    <w:rsid w:val="0059726D"/>
    <w:rsid w:val="00597385"/>
    <w:rsid w:val="00597404"/>
    <w:rsid w:val="005974A4"/>
    <w:rsid w:val="00597602"/>
    <w:rsid w:val="00597758"/>
    <w:rsid w:val="00597772"/>
    <w:rsid w:val="005977A8"/>
    <w:rsid w:val="00597820"/>
    <w:rsid w:val="00597865"/>
    <w:rsid w:val="0059794E"/>
    <w:rsid w:val="005979B7"/>
    <w:rsid w:val="005979E9"/>
    <w:rsid w:val="005979FB"/>
    <w:rsid w:val="00597A9E"/>
    <w:rsid w:val="00597AE6"/>
    <w:rsid w:val="00597AEC"/>
    <w:rsid w:val="00597B07"/>
    <w:rsid w:val="00597B29"/>
    <w:rsid w:val="00597C41"/>
    <w:rsid w:val="00597CD8"/>
    <w:rsid w:val="00597D3F"/>
    <w:rsid w:val="00597D4A"/>
    <w:rsid w:val="00597DD7"/>
    <w:rsid w:val="00597EEE"/>
    <w:rsid w:val="00597F9C"/>
    <w:rsid w:val="00597FF2"/>
    <w:rsid w:val="005A01B4"/>
    <w:rsid w:val="005A0371"/>
    <w:rsid w:val="005A03CA"/>
    <w:rsid w:val="005A03E3"/>
    <w:rsid w:val="005A040B"/>
    <w:rsid w:val="005A0476"/>
    <w:rsid w:val="005A04AE"/>
    <w:rsid w:val="005A0635"/>
    <w:rsid w:val="005A0761"/>
    <w:rsid w:val="005A079C"/>
    <w:rsid w:val="005A07C1"/>
    <w:rsid w:val="005A07CF"/>
    <w:rsid w:val="005A0810"/>
    <w:rsid w:val="005A0958"/>
    <w:rsid w:val="005A097D"/>
    <w:rsid w:val="005A099D"/>
    <w:rsid w:val="005A0B16"/>
    <w:rsid w:val="005A0CDF"/>
    <w:rsid w:val="005A0D8D"/>
    <w:rsid w:val="005A0EE3"/>
    <w:rsid w:val="005A0EF1"/>
    <w:rsid w:val="005A0F33"/>
    <w:rsid w:val="005A0F38"/>
    <w:rsid w:val="005A0FEE"/>
    <w:rsid w:val="005A1007"/>
    <w:rsid w:val="005A1009"/>
    <w:rsid w:val="005A1097"/>
    <w:rsid w:val="005A1142"/>
    <w:rsid w:val="005A11A8"/>
    <w:rsid w:val="005A126F"/>
    <w:rsid w:val="005A127F"/>
    <w:rsid w:val="005A12FB"/>
    <w:rsid w:val="005A1376"/>
    <w:rsid w:val="005A1497"/>
    <w:rsid w:val="005A1696"/>
    <w:rsid w:val="005A16E3"/>
    <w:rsid w:val="005A17B0"/>
    <w:rsid w:val="005A17DE"/>
    <w:rsid w:val="005A17F8"/>
    <w:rsid w:val="005A19E8"/>
    <w:rsid w:val="005A19F2"/>
    <w:rsid w:val="005A1A37"/>
    <w:rsid w:val="005A1A39"/>
    <w:rsid w:val="005A1B0A"/>
    <w:rsid w:val="005A1BC5"/>
    <w:rsid w:val="005A1C6D"/>
    <w:rsid w:val="005A1CA5"/>
    <w:rsid w:val="005A1CC1"/>
    <w:rsid w:val="005A1CCE"/>
    <w:rsid w:val="005A1D02"/>
    <w:rsid w:val="005A1D67"/>
    <w:rsid w:val="005A1D6E"/>
    <w:rsid w:val="005A1DDA"/>
    <w:rsid w:val="005A1E25"/>
    <w:rsid w:val="005A1E50"/>
    <w:rsid w:val="005A1E54"/>
    <w:rsid w:val="005A1FD0"/>
    <w:rsid w:val="005A1FFF"/>
    <w:rsid w:val="005A2089"/>
    <w:rsid w:val="005A20BE"/>
    <w:rsid w:val="005A21EF"/>
    <w:rsid w:val="005A2211"/>
    <w:rsid w:val="005A2319"/>
    <w:rsid w:val="005A243E"/>
    <w:rsid w:val="005A24D3"/>
    <w:rsid w:val="005A24FE"/>
    <w:rsid w:val="005A253E"/>
    <w:rsid w:val="005A25F7"/>
    <w:rsid w:val="005A2602"/>
    <w:rsid w:val="005A27BD"/>
    <w:rsid w:val="005A27E1"/>
    <w:rsid w:val="005A292D"/>
    <w:rsid w:val="005A293C"/>
    <w:rsid w:val="005A297A"/>
    <w:rsid w:val="005A2BEB"/>
    <w:rsid w:val="005A2C30"/>
    <w:rsid w:val="005A2C33"/>
    <w:rsid w:val="005A2C54"/>
    <w:rsid w:val="005A2C6D"/>
    <w:rsid w:val="005A2CAC"/>
    <w:rsid w:val="005A2CCA"/>
    <w:rsid w:val="005A2D4B"/>
    <w:rsid w:val="005A2D5F"/>
    <w:rsid w:val="005A2F39"/>
    <w:rsid w:val="005A326C"/>
    <w:rsid w:val="005A337E"/>
    <w:rsid w:val="005A343C"/>
    <w:rsid w:val="005A3458"/>
    <w:rsid w:val="005A34C9"/>
    <w:rsid w:val="005A3592"/>
    <w:rsid w:val="005A363D"/>
    <w:rsid w:val="005A36E0"/>
    <w:rsid w:val="005A37FE"/>
    <w:rsid w:val="005A382F"/>
    <w:rsid w:val="005A38D6"/>
    <w:rsid w:val="005A390A"/>
    <w:rsid w:val="005A3937"/>
    <w:rsid w:val="005A3A15"/>
    <w:rsid w:val="005A3A95"/>
    <w:rsid w:val="005A3B24"/>
    <w:rsid w:val="005A3BAF"/>
    <w:rsid w:val="005A3D28"/>
    <w:rsid w:val="005A3D52"/>
    <w:rsid w:val="005A3F09"/>
    <w:rsid w:val="005A3FDB"/>
    <w:rsid w:val="005A406D"/>
    <w:rsid w:val="005A408B"/>
    <w:rsid w:val="005A4240"/>
    <w:rsid w:val="005A4268"/>
    <w:rsid w:val="005A42F7"/>
    <w:rsid w:val="005A4359"/>
    <w:rsid w:val="005A43CA"/>
    <w:rsid w:val="005A4405"/>
    <w:rsid w:val="005A4415"/>
    <w:rsid w:val="005A4489"/>
    <w:rsid w:val="005A4547"/>
    <w:rsid w:val="005A4556"/>
    <w:rsid w:val="005A459F"/>
    <w:rsid w:val="005A45CA"/>
    <w:rsid w:val="005A4714"/>
    <w:rsid w:val="005A4798"/>
    <w:rsid w:val="005A47CC"/>
    <w:rsid w:val="005A47DC"/>
    <w:rsid w:val="005A490D"/>
    <w:rsid w:val="005A4915"/>
    <w:rsid w:val="005A4998"/>
    <w:rsid w:val="005A499A"/>
    <w:rsid w:val="005A4A84"/>
    <w:rsid w:val="005A4AEC"/>
    <w:rsid w:val="005A4B18"/>
    <w:rsid w:val="005A4B73"/>
    <w:rsid w:val="005A4C3E"/>
    <w:rsid w:val="005A4C7C"/>
    <w:rsid w:val="005A4D44"/>
    <w:rsid w:val="005A4D4D"/>
    <w:rsid w:val="005A4DAA"/>
    <w:rsid w:val="005A4DAE"/>
    <w:rsid w:val="005A4E2F"/>
    <w:rsid w:val="005A4FBF"/>
    <w:rsid w:val="005A50C5"/>
    <w:rsid w:val="005A5183"/>
    <w:rsid w:val="005A5206"/>
    <w:rsid w:val="005A524D"/>
    <w:rsid w:val="005A5277"/>
    <w:rsid w:val="005A52E0"/>
    <w:rsid w:val="005A541B"/>
    <w:rsid w:val="005A54A0"/>
    <w:rsid w:val="005A55BC"/>
    <w:rsid w:val="005A5615"/>
    <w:rsid w:val="005A5692"/>
    <w:rsid w:val="005A56EA"/>
    <w:rsid w:val="005A579B"/>
    <w:rsid w:val="005A5844"/>
    <w:rsid w:val="005A5894"/>
    <w:rsid w:val="005A58A4"/>
    <w:rsid w:val="005A58C9"/>
    <w:rsid w:val="005A593F"/>
    <w:rsid w:val="005A5943"/>
    <w:rsid w:val="005A59FB"/>
    <w:rsid w:val="005A5A05"/>
    <w:rsid w:val="005A5C57"/>
    <w:rsid w:val="005A5DC2"/>
    <w:rsid w:val="005A5FAA"/>
    <w:rsid w:val="005A5FD3"/>
    <w:rsid w:val="005A607F"/>
    <w:rsid w:val="005A6124"/>
    <w:rsid w:val="005A61E6"/>
    <w:rsid w:val="005A6246"/>
    <w:rsid w:val="005A629E"/>
    <w:rsid w:val="005A631A"/>
    <w:rsid w:val="005A6500"/>
    <w:rsid w:val="005A651D"/>
    <w:rsid w:val="005A6759"/>
    <w:rsid w:val="005A67A4"/>
    <w:rsid w:val="005A6939"/>
    <w:rsid w:val="005A6953"/>
    <w:rsid w:val="005A69ED"/>
    <w:rsid w:val="005A6A14"/>
    <w:rsid w:val="005A6A9B"/>
    <w:rsid w:val="005A6AE1"/>
    <w:rsid w:val="005A6B6D"/>
    <w:rsid w:val="005A6CA9"/>
    <w:rsid w:val="005A6D58"/>
    <w:rsid w:val="005A6DBC"/>
    <w:rsid w:val="005A6EBE"/>
    <w:rsid w:val="005A6F4F"/>
    <w:rsid w:val="005A6FD6"/>
    <w:rsid w:val="005A713D"/>
    <w:rsid w:val="005A714D"/>
    <w:rsid w:val="005A71C5"/>
    <w:rsid w:val="005A7237"/>
    <w:rsid w:val="005A724F"/>
    <w:rsid w:val="005A725C"/>
    <w:rsid w:val="005A7307"/>
    <w:rsid w:val="005A7376"/>
    <w:rsid w:val="005A7389"/>
    <w:rsid w:val="005A7420"/>
    <w:rsid w:val="005A7436"/>
    <w:rsid w:val="005A74E4"/>
    <w:rsid w:val="005A757B"/>
    <w:rsid w:val="005A75D7"/>
    <w:rsid w:val="005A76B8"/>
    <w:rsid w:val="005A76FF"/>
    <w:rsid w:val="005A77B1"/>
    <w:rsid w:val="005A784F"/>
    <w:rsid w:val="005A78A4"/>
    <w:rsid w:val="005A78C2"/>
    <w:rsid w:val="005A78EC"/>
    <w:rsid w:val="005A7999"/>
    <w:rsid w:val="005A79A0"/>
    <w:rsid w:val="005A79B9"/>
    <w:rsid w:val="005A7A0D"/>
    <w:rsid w:val="005A7AB3"/>
    <w:rsid w:val="005A7B0C"/>
    <w:rsid w:val="005A7B41"/>
    <w:rsid w:val="005A7E48"/>
    <w:rsid w:val="005A7E74"/>
    <w:rsid w:val="005A7E9B"/>
    <w:rsid w:val="005A7EC2"/>
    <w:rsid w:val="005A7F4C"/>
    <w:rsid w:val="005A7FB3"/>
    <w:rsid w:val="005A7FBB"/>
    <w:rsid w:val="005B0057"/>
    <w:rsid w:val="005B0078"/>
    <w:rsid w:val="005B0112"/>
    <w:rsid w:val="005B01A6"/>
    <w:rsid w:val="005B01B7"/>
    <w:rsid w:val="005B02FB"/>
    <w:rsid w:val="005B03F9"/>
    <w:rsid w:val="005B050A"/>
    <w:rsid w:val="005B065A"/>
    <w:rsid w:val="005B06D6"/>
    <w:rsid w:val="005B0732"/>
    <w:rsid w:val="005B0753"/>
    <w:rsid w:val="005B0774"/>
    <w:rsid w:val="005B07E8"/>
    <w:rsid w:val="005B081B"/>
    <w:rsid w:val="005B0824"/>
    <w:rsid w:val="005B0866"/>
    <w:rsid w:val="005B0888"/>
    <w:rsid w:val="005B0929"/>
    <w:rsid w:val="005B0933"/>
    <w:rsid w:val="005B0A86"/>
    <w:rsid w:val="005B0AC4"/>
    <w:rsid w:val="005B0B13"/>
    <w:rsid w:val="005B0C57"/>
    <w:rsid w:val="005B0D7A"/>
    <w:rsid w:val="005B0DE1"/>
    <w:rsid w:val="005B0EEF"/>
    <w:rsid w:val="005B0F52"/>
    <w:rsid w:val="005B100A"/>
    <w:rsid w:val="005B1010"/>
    <w:rsid w:val="005B113B"/>
    <w:rsid w:val="005B1150"/>
    <w:rsid w:val="005B1240"/>
    <w:rsid w:val="005B1343"/>
    <w:rsid w:val="005B13A0"/>
    <w:rsid w:val="005B13FC"/>
    <w:rsid w:val="005B1401"/>
    <w:rsid w:val="005B1499"/>
    <w:rsid w:val="005B14EC"/>
    <w:rsid w:val="005B15A2"/>
    <w:rsid w:val="005B1674"/>
    <w:rsid w:val="005B16E3"/>
    <w:rsid w:val="005B17CD"/>
    <w:rsid w:val="005B1810"/>
    <w:rsid w:val="005B1875"/>
    <w:rsid w:val="005B190C"/>
    <w:rsid w:val="005B1995"/>
    <w:rsid w:val="005B1A0F"/>
    <w:rsid w:val="005B1A40"/>
    <w:rsid w:val="005B1A9A"/>
    <w:rsid w:val="005B1ADD"/>
    <w:rsid w:val="005B1B1B"/>
    <w:rsid w:val="005B1B47"/>
    <w:rsid w:val="005B1C3F"/>
    <w:rsid w:val="005B1CCB"/>
    <w:rsid w:val="005B1CF8"/>
    <w:rsid w:val="005B1E49"/>
    <w:rsid w:val="005B2022"/>
    <w:rsid w:val="005B22AC"/>
    <w:rsid w:val="005B2302"/>
    <w:rsid w:val="005B2370"/>
    <w:rsid w:val="005B23ED"/>
    <w:rsid w:val="005B2456"/>
    <w:rsid w:val="005B247B"/>
    <w:rsid w:val="005B2503"/>
    <w:rsid w:val="005B2540"/>
    <w:rsid w:val="005B25C9"/>
    <w:rsid w:val="005B290D"/>
    <w:rsid w:val="005B2916"/>
    <w:rsid w:val="005B294F"/>
    <w:rsid w:val="005B29EE"/>
    <w:rsid w:val="005B2A43"/>
    <w:rsid w:val="005B2CBD"/>
    <w:rsid w:val="005B2DD7"/>
    <w:rsid w:val="005B2E2D"/>
    <w:rsid w:val="005B2E80"/>
    <w:rsid w:val="005B2E89"/>
    <w:rsid w:val="005B2FE6"/>
    <w:rsid w:val="005B31C1"/>
    <w:rsid w:val="005B31CF"/>
    <w:rsid w:val="005B31E2"/>
    <w:rsid w:val="005B31F1"/>
    <w:rsid w:val="005B320E"/>
    <w:rsid w:val="005B3278"/>
    <w:rsid w:val="005B33DF"/>
    <w:rsid w:val="005B33E6"/>
    <w:rsid w:val="005B3546"/>
    <w:rsid w:val="005B362C"/>
    <w:rsid w:val="005B363E"/>
    <w:rsid w:val="005B3660"/>
    <w:rsid w:val="005B36F0"/>
    <w:rsid w:val="005B3762"/>
    <w:rsid w:val="005B38E6"/>
    <w:rsid w:val="005B3912"/>
    <w:rsid w:val="005B396D"/>
    <w:rsid w:val="005B3990"/>
    <w:rsid w:val="005B3A1B"/>
    <w:rsid w:val="005B3A58"/>
    <w:rsid w:val="005B3B02"/>
    <w:rsid w:val="005B3CCF"/>
    <w:rsid w:val="005B3D11"/>
    <w:rsid w:val="005B3FA9"/>
    <w:rsid w:val="005B4093"/>
    <w:rsid w:val="005B4139"/>
    <w:rsid w:val="005B4167"/>
    <w:rsid w:val="005B423C"/>
    <w:rsid w:val="005B426C"/>
    <w:rsid w:val="005B44F8"/>
    <w:rsid w:val="005B4555"/>
    <w:rsid w:val="005B4663"/>
    <w:rsid w:val="005B4738"/>
    <w:rsid w:val="005B4795"/>
    <w:rsid w:val="005B4882"/>
    <w:rsid w:val="005B48E0"/>
    <w:rsid w:val="005B499D"/>
    <w:rsid w:val="005B49F1"/>
    <w:rsid w:val="005B4A02"/>
    <w:rsid w:val="005B4A3E"/>
    <w:rsid w:val="005B4B2B"/>
    <w:rsid w:val="005B4B93"/>
    <w:rsid w:val="005B4BC4"/>
    <w:rsid w:val="005B4C00"/>
    <w:rsid w:val="005B4CFE"/>
    <w:rsid w:val="005B4DA8"/>
    <w:rsid w:val="005B4EC1"/>
    <w:rsid w:val="005B4F21"/>
    <w:rsid w:val="005B50C4"/>
    <w:rsid w:val="005B521C"/>
    <w:rsid w:val="005B5293"/>
    <w:rsid w:val="005B5294"/>
    <w:rsid w:val="005B52C3"/>
    <w:rsid w:val="005B52C4"/>
    <w:rsid w:val="005B5308"/>
    <w:rsid w:val="005B5436"/>
    <w:rsid w:val="005B549C"/>
    <w:rsid w:val="005B54D9"/>
    <w:rsid w:val="005B5511"/>
    <w:rsid w:val="005B5568"/>
    <w:rsid w:val="005B5581"/>
    <w:rsid w:val="005B55CE"/>
    <w:rsid w:val="005B56A2"/>
    <w:rsid w:val="005B56B8"/>
    <w:rsid w:val="005B579D"/>
    <w:rsid w:val="005B57DE"/>
    <w:rsid w:val="005B5804"/>
    <w:rsid w:val="005B5821"/>
    <w:rsid w:val="005B5839"/>
    <w:rsid w:val="005B5843"/>
    <w:rsid w:val="005B58BC"/>
    <w:rsid w:val="005B5978"/>
    <w:rsid w:val="005B5988"/>
    <w:rsid w:val="005B59AA"/>
    <w:rsid w:val="005B5A16"/>
    <w:rsid w:val="005B5AB3"/>
    <w:rsid w:val="005B5B7C"/>
    <w:rsid w:val="005B5C37"/>
    <w:rsid w:val="005B5C5A"/>
    <w:rsid w:val="005B5CC0"/>
    <w:rsid w:val="005B5DCA"/>
    <w:rsid w:val="005B5E49"/>
    <w:rsid w:val="005B5E95"/>
    <w:rsid w:val="005B5F92"/>
    <w:rsid w:val="005B5F9E"/>
    <w:rsid w:val="005B605E"/>
    <w:rsid w:val="005B6063"/>
    <w:rsid w:val="005B60A4"/>
    <w:rsid w:val="005B6138"/>
    <w:rsid w:val="005B618D"/>
    <w:rsid w:val="005B6221"/>
    <w:rsid w:val="005B6227"/>
    <w:rsid w:val="005B626E"/>
    <w:rsid w:val="005B630A"/>
    <w:rsid w:val="005B6342"/>
    <w:rsid w:val="005B63A4"/>
    <w:rsid w:val="005B644D"/>
    <w:rsid w:val="005B6474"/>
    <w:rsid w:val="005B6531"/>
    <w:rsid w:val="005B65BA"/>
    <w:rsid w:val="005B65DE"/>
    <w:rsid w:val="005B662B"/>
    <w:rsid w:val="005B6687"/>
    <w:rsid w:val="005B66CC"/>
    <w:rsid w:val="005B66E9"/>
    <w:rsid w:val="005B670F"/>
    <w:rsid w:val="005B672A"/>
    <w:rsid w:val="005B6732"/>
    <w:rsid w:val="005B674C"/>
    <w:rsid w:val="005B6784"/>
    <w:rsid w:val="005B6825"/>
    <w:rsid w:val="005B6837"/>
    <w:rsid w:val="005B6857"/>
    <w:rsid w:val="005B694C"/>
    <w:rsid w:val="005B6AAC"/>
    <w:rsid w:val="005B6B09"/>
    <w:rsid w:val="005B6B13"/>
    <w:rsid w:val="005B6B88"/>
    <w:rsid w:val="005B6C91"/>
    <w:rsid w:val="005B6CE0"/>
    <w:rsid w:val="005B6D07"/>
    <w:rsid w:val="005B6D40"/>
    <w:rsid w:val="005B6DCA"/>
    <w:rsid w:val="005B6E19"/>
    <w:rsid w:val="005B6E69"/>
    <w:rsid w:val="005B6EF9"/>
    <w:rsid w:val="005B6F9E"/>
    <w:rsid w:val="005B6FCA"/>
    <w:rsid w:val="005B7304"/>
    <w:rsid w:val="005B7435"/>
    <w:rsid w:val="005B748B"/>
    <w:rsid w:val="005B7514"/>
    <w:rsid w:val="005B751C"/>
    <w:rsid w:val="005B75D4"/>
    <w:rsid w:val="005B764D"/>
    <w:rsid w:val="005B7686"/>
    <w:rsid w:val="005B7753"/>
    <w:rsid w:val="005B7756"/>
    <w:rsid w:val="005B7787"/>
    <w:rsid w:val="005B799A"/>
    <w:rsid w:val="005B7A46"/>
    <w:rsid w:val="005B7B09"/>
    <w:rsid w:val="005B7B88"/>
    <w:rsid w:val="005B7BC3"/>
    <w:rsid w:val="005B7BEA"/>
    <w:rsid w:val="005B7CA9"/>
    <w:rsid w:val="005B7E2F"/>
    <w:rsid w:val="005B7E64"/>
    <w:rsid w:val="005B7F3D"/>
    <w:rsid w:val="005B7F7F"/>
    <w:rsid w:val="005C01EC"/>
    <w:rsid w:val="005C01EF"/>
    <w:rsid w:val="005C01F3"/>
    <w:rsid w:val="005C0206"/>
    <w:rsid w:val="005C02E5"/>
    <w:rsid w:val="005C037F"/>
    <w:rsid w:val="005C039F"/>
    <w:rsid w:val="005C03E9"/>
    <w:rsid w:val="005C040E"/>
    <w:rsid w:val="005C05D4"/>
    <w:rsid w:val="005C07E9"/>
    <w:rsid w:val="005C0853"/>
    <w:rsid w:val="005C094E"/>
    <w:rsid w:val="005C0967"/>
    <w:rsid w:val="005C09B7"/>
    <w:rsid w:val="005C0B72"/>
    <w:rsid w:val="005C0BDD"/>
    <w:rsid w:val="005C0C04"/>
    <w:rsid w:val="005C0C15"/>
    <w:rsid w:val="005C0C76"/>
    <w:rsid w:val="005C0D6D"/>
    <w:rsid w:val="005C0ECC"/>
    <w:rsid w:val="005C0F15"/>
    <w:rsid w:val="005C0F1F"/>
    <w:rsid w:val="005C0FF7"/>
    <w:rsid w:val="005C104D"/>
    <w:rsid w:val="005C1056"/>
    <w:rsid w:val="005C1104"/>
    <w:rsid w:val="005C1149"/>
    <w:rsid w:val="005C115B"/>
    <w:rsid w:val="005C11EB"/>
    <w:rsid w:val="005C1309"/>
    <w:rsid w:val="005C1464"/>
    <w:rsid w:val="005C14CC"/>
    <w:rsid w:val="005C14D8"/>
    <w:rsid w:val="005C1684"/>
    <w:rsid w:val="005C1703"/>
    <w:rsid w:val="005C1825"/>
    <w:rsid w:val="005C1849"/>
    <w:rsid w:val="005C1893"/>
    <w:rsid w:val="005C18E4"/>
    <w:rsid w:val="005C1991"/>
    <w:rsid w:val="005C19B8"/>
    <w:rsid w:val="005C19D6"/>
    <w:rsid w:val="005C1A55"/>
    <w:rsid w:val="005C1AF9"/>
    <w:rsid w:val="005C1B99"/>
    <w:rsid w:val="005C1BA8"/>
    <w:rsid w:val="005C1C9C"/>
    <w:rsid w:val="005C1D7E"/>
    <w:rsid w:val="005C1E19"/>
    <w:rsid w:val="005C1E35"/>
    <w:rsid w:val="005C2018"/>
    <w:rsid w:val="005C20F8"/>
    <w:rsid w:val="005C215E"/>
    <w:rsid w:val="005C2208"/>
    <w:rsid w:val="005C220E"/>
    <w:rsid w:val="005C228E"/>
    <w:rsid w:val="005C22BE"/>
    <w:rsid w:val="005C2350"/>
    <w:rsid w:val="005C2394"/>
    <w:rsid w:val="005C239A"/>
    <w:rsid w:val="005C2546"/>
    <w:rsid w:val="005C2598"/>
    <w:rsid w:val="005C26FC"/>
    <w:rsid w:val="005C274B"/>
    <w:rsid w:val="005C27BB"/>
    <w:rsid w:val="005C289B"/>
    <w:rsid w:val="005C28BC"/>
    <w:rsid w:val="005C291E"/>
    <w:rsid w:val="005C2926"/>
    <w:rsid w:val="005C299C"/>
    <w:rsid w:val="005C29F8"/>
    <w:rsid w:val="005C2A01"/>
    <w:rsid w:val="005C2A1B"/>
    <w:rsid w:val="005C2A3A"/>
    <w:rsid w:val="005C2AA0"/>
    <w:rsid w:val="005C2ABE"/>
    <w:rsid w:val="005C2B0A"/>
    <w:rsid w:val="005C2B5D"/>
    <w:rsid w:val="005C2C26"/>
    <w:rsid w:val="005C2C93"/>
    <w:rsid w:val="005C2CEA"/>
    <w:rsid w:val="005C2D9A"/>
    <w:rsid w:val="005C2DFF"/>
    <w:rsid w:val="005C2F32"/>
    <w:rsid w:val="005C2FA4"/>
    <w:rsid w:val="005C310B"/>
    <w:rsid w:val="005C313C"/>
    <w:rsid w:val="005C3147"/>
    <w:rsid w:val="005C31F1"/>
    <w:rsid w:val="005C3378"/>
    <w:rsid w:val="005C353A"/>
    <w:rsid w:val="005C355A"/>
    <w:rsid w:val="005C35F6"/>
    <w:rsid w:val="005C35FD"/>
    <w:rsid w:val="005C364A"/>
    <w:rsid w:val="005C36AD"/>
    <w:rsid w:val="005C36D9"/>
    <w:rsid w:val="005C36E9"/>
    <w:rsid w:val="005C375E"/>
    <w:rsid w:val="005C37EA"/>
    <w:rsid w:val="005C385D"/>
    <w:rsid w:val="005C3879"/>
    <w:rsid w:val="005C398B"/>
    <w:rsid w:val="005C39FD"/>
    <w:rsid w:val="005C3BD7"/>
    <w:rsid w:val="005C3C15"/>
    <w:rsid w:val="005C3C55"/>
    <w:rsid w:val="005C3CF4"/>
    <w:rsid w:val="005C3DA7"/>
    <w:rsid w:val="005C3DB6"/>
    <w:rsid w:val="005C3E78"/>
    <w:rsid w:val="005C3EA7"/>
    <w:rsid w:val="005C3EDB"/>
    <w:rsid w:val="005C3EED"/>
    <w:rsid w:val="005C3F8A"/>
    <w:rsid w:val="005C3FA7"/>
    <w:rsid w:val="005C3FEB"/>
    <w:rsid w:val="005C4055"/>
    <w:rsid w:val="005C406D"/>
    <w:rsid w:val="005C4099"/>
    <w:rsid w:val="005C418F"/>
    <w:rsid w:val="005C4278"/>
    <w:rsid w:val="005C4293"/>
    <w:rsid w:val="005C429B"/>
    <w:rsid w:val="005C43B4"/>
    <w:rsid w:val="005C44D6"/>
    <w:rsid w:val="005C4538"/>
    <w:rsid w:val="005C458D"/>
    <w:rsid w:val="005C4595"/>
    <w:rsid w:val="005C45BB"/>
    <w:rsid w:val="005C45F2"/>
    <w:rsid w:val="005C463C"/>
    <w:rsid w:val="005C46A5"/>
    <w:rsid w:val="005C4793"/>
    <w:rsid w:val="005C479D"/>
    <w:rsid w:val="005C4826"/>
    <w:rsid w:val="005C48B5"/>
    <w:rsid w:val="005C492E"/>
    <w:rsid w:val="005C49DE"/>
    <w:rsid w:val="005C49F0"/>
    <w:rsid w:val="005C4A5A"/>
    <w:rsid w:val="005C4AC2"/>
    <w:rsid w:val="005C4B3E"/>
    <w:rsid w:val="005C4B46"/>
    <w:rsid w:val="005C4B4D"/>
    <w:rsid w:val="005C4B5B"/>
    <w:rsid w:val="005C4C31"/>
    <w:rsid w:val="005C4C55"/>
    <w:rsid w:val="005C4D2F"/>
    <w:rsid w:val="005C4D6A"/>
    <w:rsid w:val="005C4D92"/>
    <w:rsid w:val="005C4DA3"/>
    <w:rsid w:val="005C4E55"/>
    <w:rsid w:val="005C4E70"/>
    <w:rsid w:val="005C4EF8"/>
    <w:rsid w:val="005C510E"/>
    <w:rsid w:val="005C52DD"/>
    <w:rsid w:val="005C52E8"/>
    <w:rsid w:val="005C52EA"/>
    <w:rsid w:val="005C533D"/>
    <w:rsid w:val="005C53BC"/>
    <w:rsid w:val="005C546F"/>
    <w:rsid w:val="005C5489"/>
    <w:rsid w:val="005C54C6"/>
    <w:rsid w:val="005C56EB"/>
    <w:rsid w:val="005C5725"/>
    <w:rsid w:val="005C577F"/>
    <w:rsid w:val="005C57B9"/>
    <w:rsid w:val="005C588A"/>
    <w:rsid w:val="005C5958"/>
    <w:rsid w:val="005C5969"/>
    <w:rsid w:val="005C59EC"/>
    <w:rsid w:val="005C5AA9"/>
    <w:rsid w:val="005C5B6B"/>
    <w:rsid w:val="005C5BB6"/>
    <w:rsid w:val="005C5D8F"/>
    <w:rsid w:val="005C5DA8"/>
    <w:rsid w:val="005C5F42"/>
    <w:rsid w:val="005C5F79"/>
    <w:rsid w:val="005C5FBB"/>
    <w:rsid w:val="005C5FF5"/>
    <w:rsid w:val="005C6052"/>
    <w:rsid w:val="005C608E"/>
    <w:rsid w:val="005C60A8"/>
    <w:rsid w:val="005C61A1"/>
    <w:rsid w:val="005C61E2"/>
    <w:rsid w:val="005C61EC"/>
    <w:rsid w:val="005C6209"/>
    <w:rsid w:val="005C6213"/>
    <w:rsid w:val="005C63DA"/>
    <w:rsid w:val="005C6414"/>
    <w:rsid w:val="005C64D5"/>
    <w:rsid w:val="005C6551"/>
    <w:rsid w:val="005C6567"/>
    <w:rsid w:val="005C65E5"/>
    <w:rsid w:val="005C65FE"/>
    <w:rsid w:val="005C6620"/>
    <w:rsid w:val="005C669D"/>
    <w:rsid w:val="005C6807"/>
    <w:rsid w:val="005C680B"/>
    <w:rsid w:val="005C69C0"/>
    <w:rsid w:val="005C6A1F"/>
    <w:rsid w:val="005C6A63"/>
    <w:rsid w:val="005C6AA2"/>
    <w:rsid w:val="005C6B9C"/>
    <w:rsid w:val="005C6BC3"/>
    <w:rsid w:val="005C6BF0"/>
    <w:rsid w:val="005C6BFD"/>
    <w:rsid w:val="005C6C53"/>
    <w:rsid w:val="005C6D75"/>
    <w:rsid w:val="005C6D98"/>
    <w:rsid w:val="005C6EA2"/>
    <w:rsid w:val="005C6F29"/>
    <w:rsid w:val="005C6F5A"/>
    <w:rsid w:val="005C7099"/>
    <w:rsid w:val="005C7111"/>
    <w:rsid w:val="005C718B"/>
    <w:rsid w:val="005C735D"/>
    <w:rsid w:val="005C736D"/>
    <w:rsid w:val="005C73A6"/>
    <w:rsid w:val="005C7457"/>
    <w:rsid w:val="005C74E3"/>
    <w:rsid w:val="005C7661"/>
    <w:rsid w:val="005C76A2"/>
    <w:rsid w:val="005C76F9"/>
    <w:rsid w:val="005C7752"/>
    <w:rsid w:val="005C7793"/>
    <w:rsid w:val="005C77D3"/>
    <w:rsid w:val="005C77EC"/>
    <w:rsid w:val="005C77F5"/>
    <w:rsid w:val="005C7824"/>
    <w:rsid w:val="005C7844"/>
    <w:rsid w:val="005C7870"/>
    <w:rsid w:val="005C78AB"/>
    <w:rsid w:val="005C78B2"/>
    <w:rsid w:val="005C78B6"/>
    <w:rsid w:val="005C79CE"/>
    <w:rsid w:val="005C7A10"/>
    <w:rsid w:val="005C7A6B"/>
    <w:rsid w:val="005C7A82"/>
    <w:rsid w:val="005C7AB8"/>
    <w:rsid w:val="005C7AEC"/>
    <w:rsid w:val="005C7C15"/>
    <w:rsid w:val="005C7C31"/>
    <w:rsid w:val="005C7D89"/>
    <w:rsid w:val="005C7E68"/>
    <w:rsid w:val="005C7F13"/>
    <w:rsid w:val="005C7F29"/>
    <w:rsid w:val="005C7FDD"/>
    <w:rsid w:val="005D0002"/>
    <w:rsid w:val="005D0044"/>
    <w:rsid w:val="005D010D"/>
    <w:rsid w:val="005D012B"/>
    <w:rsid w:val="005D015C"/>
    <w:rsid w:val="005D0181"/>
    <w:rsid w:val="005D01CE"/>
    <w:rsid w:val="005D01F4"/>
    <w:rsid w:val="005D022D"/>
    <w:rsid w:val="005D034B"/>
    <w:rsid w:val="005D04CC"/>
    <w:rsid w:val="005D056E"/>
    <w:rsid w:val="005D0646"/>
    <w:rsid w:val="005D0648"/>
    <w:rsid w:val="005D0654"/>
    <w:rsid w:val="005D0678"/>
    <w:rsid w:val="005D0737"/>
    <w:rsid w:val="005D0741"/>
    <w:rsid w:val="005D078A"/>
    <w:rsid w:val="005D0809"/>
    <w:rsid w:val="005D083F"/>
    <w:rsid w:val="005D0992"/>
    <w:rsid w:val="005D09BC"/>
    <w:rsid w:val="005D0A01"/>
    <w:rsid w:val="005D0AAA"/>
    <w:rsid w:val="005D0B26"/>
    <w:rsid w:val="005D0B9D"/>
    <w:rsid w:val="005D0BF4"/>
    <w:rsid w:val="005D0C1F"/>
    <w:rsid w:val="005D0CA9"/>
    <w:rsid w:val="005D0CC3"/>
    <w:rsid w:val="005D0D44"/>
    <w:rsid w:val="005D0FD4"/>
    <w:rsid w:val="005D1080"/>
    <w:rsid w:val="005D108B"/>
    <w:rsid w:val="005D11F1"/>
    <w:rsid w:val="005D1251"/>
    <w:rsid w:val="005D1288"/>
    <w:rsid w:val="005D1366"/>
    <w:rsid w:val="005D1493"/>
    <w:rsid w:val="005D1574"/>
    <w:rsid w:val="005D1665"/>
    <w:rsid w:val="005D1667"/>
    <w:rsid w:val="005D16C4"/>
    <w:rsid w:val="005D171F"/>
    <w:rsid w:val="005D17C5"/>
    <w:rsid w:val="005D17E9"/>
    <w:rsid w:val="005D181B"/>
    <w:rsid w:val="005D18E1"/>
    <w:rsid w:val="005D1958"/>
    <w:rsid w:val="005D1A96"/>
    <w:rsid w:val="005D1C09"/>
    <w:rsid w:val="005D1C42"/>
    <w:rsid w:val="005D1D79"/>
    <w:rsid w:val="005D1E2B"/>
    <w:rsid w:val="005D1E5E"/>
    <w:rsid w:val="005D1EB4"/>
    <w:rsid w:val="005D1F31"/>
    <w:rsid w:val="005D1F9B"/>
    <w:rsid w:val="005D203E"/>
    <w:rsid w:val="005D2097"/>
    <w:rsid w:val="005D2283"/>
    <w:rsid w:val="005D2445"/>
    <w:rsid w:val="005D247A"/>
    <w:rsid w:val="005D2581"/>
    <w:rsid w:val="005D2836"/>
    <w:rsid w:val="005D290B"/>
    <w:rsid w:val="005D29A2"/>
    <w:rsid w:val="005D29FD"/>
    <w:rsid w:val="005D2B5A"/>
    <w:rsid w:val="005D2CBA"/>
    <w:rsid w:val="005D2D0A"/>
    <w:rsid w:val="005D2D9C"/>
    <w:rsid w:val="005D2DB4"/>
    <w:rsid w:val="005D2EB1"/>
    <w:rsid w:val="005D2ECB"/>
    <w:rsid w:val="005D2EE2"/>
    <w:rsid w:val="005D2F32"/>
    <w:rsid w:val="005D2FFE"/>
    <w:rsid w:val="005D316E"/>
    <w:rsid w:val="005D3242"/>
    <w:rsid w:val="005D3313"/>
    <w:rsid w:val="005D3319"/>
    <w:rsid w:val="005D3334"/>
    <w:rsid w:val="005D33E2"/>
    <w:rsid w:val="005D34F5"/>
    <w:rsid w:val="005D3504"/>
    <w:rsid w:val="005D352B"/>
    <w:rsid w:val="005D3558"/>
    <w:rsid w:val="005D35C0"/>
    <w:rsid w:val="005D3602"/>
    <w:rsid w:val="005D36A4"/>
    <w:rsid w:val="005D36DD"/>
    <w:rsid w:val="005D37E5"/>
    <w:rsid w:val="005D38B6"/>
    <w:rsid w:val="005D38D8"/>
    <w:rsid w:val="005D396B"/>
    <w:rsid w:val="005D39C5"/>
    <w:rsid w:val="005D39EF"/>
    <w:rsid w:val="005D3AE2"/>
    <w:rsid w:val="005D3D01"/>
    <w:rsid w:val="005D3D8C"/>
    <w:rsid w:val="005D3E1B"/>
    <w:rsid w:val="005D3E87"/>
    <w:rsid w:val="005D3EB8"/>
    <w:rsid w:val="005D3FD9"/>
    <w:rsid w:val="005D3FF0"/>
    <w:rsid w:val="005D40AD"/>
    <w:rsid w:val="005D40B3"/>
    <w:rsid w:val="005D4144"/>
    <w:rsid w:val="005D416F"/>
    <w:rsid w:val="005D4215"/>
    <w:rsid w:val="005D4230"/>
    <w:rsid w:val="005D4341"/>
    <w:rsid w:val="005D44C7"/>
    <w:rsid w:val="005D45BC"/>
    <w:rsid w:val="005D46B2"/>
    <w:rsid w:val="005D47E6"/>
    <w:rsid w:val="005D47EB"/>
    <w:rsid w:val="005D4861"/>
    <w:rsid w:val="005D492B"/>
    <w:rsid w:val="005D4A7F"/>
    <w:rsid w:val="005D4B86"/>
    <w:rsid w:val="005D4C3C"/>
    <w:rsid w:val="005D4C76"/>
    <w:rsid w:val="005D4FF0"/>
    <w:rsid w:val="005D5058"/>
    <w:rsid w:val="005D5061"/>
    <w:rsid w:val="005D50EC"/>
    <w:rsid w:val="005D518E"/>
    <w:rsid w:val="005D51B0"/>
    <w:rsid w:val="005D51BA"/>
    <w:rsid w:val="005D51FB"/>
    <w:rsid w:val="005D5224"/>
    <w:rsid w:val="005D5253"/>
    <w:rsid w:val="005D52A6"/>
    <w:rsid w:val="005D52B6"/>
    <w:rsid w:val="005D52F9"/>
    <w:rsid w:val="005D534F"/>
    <w:rsid w:val="005D5468"/>
    <w:rsid w:val="005D5521"/>
    <w:rsid w:val="005D5586"/>
    <w:rsid w:val="005D56FA"/>
    <w:rsid w:val="005D57E3"/>
    <w:rsid w:val="005D58E4"/>
    <w:rsid w:val="005D5987"/>
    <w:rsid w:val="005D5A48"/>
    <w:rsid w:val="005D5A82"/>
    <w:rsid w:val="005D5A89"/>
    <w:rsid w:val="005D5AA5"/>
    <w:rsid w:val="005D5ADA"/>
    <w:rsid w:val="005D5C95"/>
    <w:rsid w:val="005D5CAE"/>
    <w:rsid w:val="005D5D67"/>
    <w:rsid w:val="005D5F1B"/>
    <w:rsid w:val="005D5F24"/>
    <w:rsid w:val="005D6081"/>
    <w:rsid w:val="005D60A2"/>
    <w:rsid w:val="005D6252"/>
    <w:rsid w:val="005D6261"/>
    <w:rsid w:val="005D631D"/>
    <w:rsid w:val="005D6384"/>
    <w:rsid w:val="005D63EB"/>
    <w:rsid w:val="005D6508"/>
    <w:rsid w:val="005D656D"/>
    <w:rsid w:val="005D664B"/>
    <w:rsid w:val="005D6662"/>
    <w:rsid w:val="005D6676"/>
    <w:rsid w:val="005D66EC"/>
    <w:rsid w:val="005D6764"/>
    <w:rsid w:val="005D688D"/>
    <w:rsid w:val="005D6897"/>
    <w:rsid w:val="005D697F"/>
    <w:rsid w:val="005D69E7"/>
    <w:rsid w:val="005D6AD2"/>
    <w:rsid w:val="005D6B8E"/>
    <w:rsid w:val="005D6C41"/>
    <w:rsid w:val="005D6C86"/>
    <w:rsid w:val="005D6D11"/>
    <w:rsid w:val="005D6D3B"/>
    <w:rsid w:val="005D6D58"/>
    <w:rsid w:val="005D6F44"/>
    <w:rsid w:val="005D7009"/>
    <w:rsid w:val="005D7079"/>
    <w:rsid w:val="005D70C8"/>
    <w:rsid w:val="005D7138"/>
    <w:rsid w:val="005D71FC"/>
    <w:rsid w:val="005D725B"/>
    <w:rsid w:val="005D7260"/>
    <w:rsid w:val="005D72A3"/>
    <w:rsid w:val="005D73A6"/>
    <w:rsid w:val="005D75F1"/>
    <w:rsid w:val="005D76A1"/>
    <w:rsid w:val="005D776A"/>
    <w:rsid w:val="005D779B"/>
    <w:rsid w:val="005D7857"/>
    <w:rsid w:val="005D795E"/>
    <w:rsid w:val="005D7A27"/>
    <w:rsid w:val="005D7AFD"/>
    <w:rsid w:val="005D7B1D"/>
    <w:rsid w:val="005D7C7F"/>
    <w:rsid w:val="005D7C91"/>
    <w:rsid w:val="005D7D02"/>
    <w:rsid w:val="005D7D2C"/>
    <w:rsid w:val="005D7DF9"/>
    <w:rsid w:val="005D7F3A"/>
    <w:rsid w:val="005D7F9C"/>
    <w:rsid w:val="005E01E0"/>
    <w:rsid w:val="005E026C"/>
    <w:rsid w:val="005E0475"/>
    <w:rsid w:val="005E0482"/>
    <w:rsid w:val="005E04BE"/>
    <w:rsid w:val="005E052D"/>
    <w:rsid w:val="005E05BF"/>
    <w:rsid w:val="005E05C0"/>
    <w:rsid w:val="005E06E4"/>
    <w:rsid w:val="005E0731"/>
    <w:rsid w:val="005E0756"/>
    <w:rsid w:val="005E0782"/>
    <w:rsid w:val="005E07A3"/>
    <w:rsid w:val="005E0878"/>
    <w:rsid w:val="005E094E"/>
    <w:rsid w:val="005E0950"/>
    <w:rsid w:val="005E09C4"/>
    <w:rsid w:val="005E0A35"/>
    <w:rsid w:val="005E0BA8"/>
    <w:rsid w:val="005E0BD8"/>
    <w:rsid w:val="005E0C03"/>
    <w:rsid w:val="005E0CF6"/>
    <w:rsid w:val="005E0D59"/>
    <w:rsid w:val="005E0E4B"/>
    <w:rsid w:val="005E0EC3"/>
    <w:rsid w:val="005E101E"/>
    <w:rsid w:val="005E114C"/>
    <w:rsid w:val="005E11C1"/>
    <w:rsid w:val="005E1205"/>
    <w:rsid w:val="005E126B"/>
    <w:rsid w:val="005E15C2"/>
    <w:rsid w:val="005E16E8"/>
    <w:rsid w:val="005E1795"/>
    <w:rsid w:val="005E17DE"/>
    <w:rsid w:val="005E190A"/>
    <w:rsid w:val="005E19E6"/>
    <w:rsid w:val="005E1C05"/>
    <w:rsid w:val="005E1C4C"/>
    <w:rsid w:val="005E1C5A"/>
    <w:rsid w:val="005E1CB3"/>
    <w:rsid w:val="005E1D46"/>
    <w:rsid w:val="005E1E44"/>
    <w:rsid w:val="005E1E68"/>
    <w:rsid w:val="005E1F7A"/>
    <w:rsid w:val="005E1FFC"/>
    <w:rsid w:val="005E2094"/>
    <w:rsid w:val="005E20A9"/>
    <w:rsid w:val="005E2144"/>
    <w:rsid w:val="005E2165"/>
    <w:rsid w:val="005E218B"/>
    <w:rsid w:val="005E2231"/>
    <w:rsid w:val="005E2248"/>
    <w:rsid w:val="005E2272"/>
    <w:rsid w:val="005E2274"/>
    <w:rsid w:val="005E232F"/>
    <w:rsid w:val="005E2365"/>
    <w:rsid w:val="005E24C3"/>
    <w:rsid w:val="005E2589"/>
    <w:rsid w:val="005E25BE"/>
    <w:rsid w:val="005E26A9"/>
    <w:rsid w:val="005E26F4"/>
    <w:rsid w:val="005E2761"/>
    <w:rsid w:val="005E2786"/>
    <w:rsid w:val="005E27E8"/>
    <w:rsid w:val="005E27F2"/>
    <w:rsid w:val="005E2823"/>
    <w:rsid w:val="005E2841"/>
    <w:rsid w:val="005E28A1"/>
    <w:rsid w:val="005E290C"/>
    <w:rsid w:val="005E29E5"/>
    <w:rsid w:val="005E2A4D"/>
    <w:rsid w:val="005E2A78"/>
    <w:rsid w:val="005E2B87"/>
    <w:rsid w:val="005E2CBE"/>
    <w:rsid w:val="005E2D4F"/>
    <w:rsid w:val="005E2F19"/>
    <w:rsid w:val="005E2F1B"/>
    <w:rsid w:val="005E2FA0"/>
    <w:rsid w:val="005E30FC"/>
    <w:rsid w:val="005E3100"/>
    <w:rsid w:val="005E3132"/>
    <w:rsid w:val="005E3217"/>
    <w:rsid w:val="005E3273"/>
    <w:rsid w:val="005E32F4"/>
    <w:rsid w:val="005E331A"/>
    <w:rsid w:val="005E33C0"/>
    <w:rsid w:val="005E3428"/>
    <w:rsid w:val="005E34A7"/>
    <w:rsid w:val="005E35A0"/>
    <w:rsid w:val="005E35CB"/>
    <w:rsid w:val="005E36AB"/>
    <w:rsid w:val="005E36F5"/>
    <w:rsid w:val="005E3729"/>
    <w:rsid w:val="005E374F"/>
    <w:rsid w:val="005E37DC"/>
    <w:rsid w:val="005E383A"/>
    <w:rsid w:val="005E3895"/>
    <w:rsid w:val="005E38ED"/>
    <w:rsid w:val="005E394B"/>
    <w:rsid w:val="005E3A3C"/>
    <w:rsid w:val="005E3C2D"/>
    <w:rsid w:val="005E3DE1"/>
    <w:rsid w:val="005E3E49"/>
    <w:rsid w:val="005E3EE1"/>
    <w:rsid w:val="005E3F6E"/>
    <w:rsid w:val="005E3FD4"/>
    <w:rsid w:val="005E4024"/>
    <w:rsid w:val="005E4061"/>
    <w:rsid w:val="005E4098"/>
    <w:rsid w:val="005E40D7"/>
    <w:rsid w:val="005E4105"/>
    <w:rsid w:val="005E4293"/>
    <w:rsid w:val="005E42AE"/>
    <w:rsid w:val="005E436B"/>
    <w:rsid w:val="005E43B3"/>
    <w:rsid w:val="005E43D1"/>
    <w:rsid w:val="005E444F"/>
    <w:rsid w:val="005E4548"/>
    <w:rsid w:val="005E45A0"/>
    <w:rsid w:val="005E45BD"/>
    <w:rsid w:val="005E45C6"/>
    <w:rsid w:val="005E4665"/>
    <w:rsid w:val="005E466E"/>
    <w:rsid w:val="005E48B5"/>
    <w:rsid w:val="005E4973"/>
    <w:rsid w:val="005E498A"/>
    <w:rsid w:val="005E49B5"/>
    <w:rsid w:val="005E4AA2"/>
    <w:rsid w:val="005E4B1E"/>
    <w:rsid w:val="005E4B36"/>
    <w:rsid w:val="005E4B7F"/>
    <w:rsid w:val="005E4C15"/>
    <w:rsid w:val="005E4CA8"/>
    <w:rsid w:val="005E4D4A"/>
    <w:rsid w:val="005E4DA9"/>
    <w:rsid w:val="005E4DAC"/>
    <w:rsid w:val="005E4E37"/>
    <w:rsid w:val="005E4ECF"/>
    <w:rsid w:val="005E4ED0"/>
    <w:rsid w:val="005E4EE1"/>
    <w:rsid w:val="005E4EFA"/>
    <w:rsid w:val="005E501C"/>
    <w:rsid w:val="005E50BF"/>
    <w:rsid w:val="005E5127"/>
    <w:rsid w:val="005E5183"/>
    <w:rsid w:val="005E5292"/>
    <w:rsid w:val="005E5385"/>
    <w:rsid w:val="005E5387"/>
    <w:rsid w:val="005E53EF"/>
    <w:rsid w:val="005E5420"/>
    <w:rsid w:val="005E552B"/>
    <w:rsid w:val="005E560E"/>
    <w:rsid w:val="005E565F"/>
    <w:rsid w:val="005E56E8"/>
    <w:rsid w:val="005E56E9"/>
    <w:rsid w:val="005E56FB"/>
    <w:rsid w:val="005E573C"/>
    <w:rsid w:val="005E582F"/>
    <w:rsid w:val="005E59B2"/>
    <w:rsid w:val="005E5A2E"/>
    <w:rsid w:val="005E5A9C"/>
    <w:rsid w:val="005E5AC7"/>
    <w:rsid w:val="005E5C37"/>
    <w:rsid w:val="005E5CA0"/>
    <w:rsid w:val="005E5DA4"/>
    <w:rsid w:val="005E5DFE"/>
    <w:rsid w:val="005E5E50"/>
    <w:rsid w:val="005E5F86"/>
    <w:rsid w:val="005E5F93"/>
    <w:rsid w:val="005E60BF"/>
    <w:rsid w:val="005E61A6"/>
    <w:rsid w:val="005E63B6"/>
    <w:rsid w:val="005E63D2"/>
    <w:rsid w:val="005E641F"/>
    <w:rsid w:val="005E6437"/>
    <w:rsid w:val="005E6471"/>
    <w:rsid w:val="005E64D7"/>
    <w:rsid w:val="005E6524"/>
    <w:rsid w:val="005E66AA"/>
    <w:rsid w:val="005E6727"/>
    <w:rsid w:val="005E678F"/>
    <w:rsid w:val="005E68A9"/>
    <w:rsid w:val="005E68D2"/>
    <w:rsid w:val="005E6936"/>
    <w:rsid w:val="005E6975"/>
    <w:rsid w:val="005E6C07"/>
    <w:rsid w:val="005E6C3A"/>
    <w:rsid w:val="005E6C4F"/>
    <w:rsid w:val="005E6E64"/>
    <w:rsid w:val="005E6EA8"/>
    <w:rsid w:val="005E6F60"/>
    <w:rsid w:val="005E6F85"/>
    <w:rsid w:val="005E6FB9"/>
    <w:rsid w:val="005E6FF4"/>
    <w:rsid w:val="005E705E"/>
    <w:rsid w:val="005E7149"/>
    <w:rsid w:val="005E7394"/>
    <w:rsid w:val="005E73B2"/>
    <w:rsid w:val="005E73FE"/>
    <w:rsid w:val="005E7410"/>
    <w:rsid w:val="005E7425"/>
    <w:rsid w:val="005E7478"/>
    <w:rsid w:val="005E74A5"/>
    <w:rsid w:val="005E74C1"/>
    <w:rsid w:val="005E7530"/>
    <w:rsid w:val="005E75A3"/>
    <w:rsid w:val="005E75B0"/>
    <w:rsid w:val="005E7657"/>
    <w:rsid w:val="005E7711"/>
    <w:rsid w:val="005E79F5"/>
    <w:rsid w:val="005E7AA5"/>
    <w:rsid w:val="005E7B54"/>
    <w:rsid w:val="005E7B6A"/>
    <w:rsid w:val="005E7BEC"/>
    <w:rsid w:val="005E7C82"/>
    <w:rsid w:val="005E7C8D"/>
    <w:rsid w:val="005E7D56"/>
    <w:rsid w:val="005E7D58"/>
    <w:rsid w:val="005E7E32"/>
    <w:rsid w:val="005E7E3E"/>
    <w:rsid w:val="005E7EE0"/>
    <w:rsid w:val="005F013A"/>
    <w:rsid w:val="005F0167"/>
    <w:rsid w:val="005F0195"/>
    <w:rsid w:val="005F02BC"/>
    <w:rsid w:val="005F02EF"/>
    <w:rsid w:val="005F032D"/>
    <w:rsid w:val="005F04D0"/>
    <w:rsid w:val="005F0543"/>
    <w:rsid w:val="005F0692"/>
    <w:rsid w:val="005F06A5"/>
    <w:rsid w:val="005F06E4"/>
    <w:rsid w:val="005F07D0"/>
    <w:rsid w:val="005F07D8"/>
    <w:rsid w:val="005F0A01"/>
    <w:rsid w:val="005F0BAD"/>
    <w:rsid w:val="005F0BB6"/>
    <w:rsid w:val="005F0C0C"/>
    <w:rsid w:val="005F0C38"/>
    <w:rsid w:val="005F0C81"/>
    <w:rsid w:val="005F0E1F"/>
    <w:rsid w:val="005F0E41"/>
    <w:rsid w:val="005F0E6B"/>
    <w:rsid w:val="005F0EFA"/>
    <w:rsid w:val="005F0F62"/>
    <w:rsid w:val="005F0F7B"/>
    <w:rsid w:val="005F10B0"/>
    <w:rsid w:val="005F11EF"/>
    <w:rsid w:val="005F1329"/>
    <w:rsid w:val="005F14B2"/>
    <w:rsid w:val="005F15A6"/>
    <w:rsid w:val="005F15E2"/>
    <w:rsid w:val="005F15E5"/>
    <w:rsid w:val="005F181F"/>
    <w:rsid w:val="005F187A"/>
    <w:rsid w:val="005F19DE"/>
    <w:rsid w:val="005F19EE"/>
    <w:rsid w:val="005F1A38"/>
    <w:rsid w:val="005F1B24"/>
    <w:rsid w:val="005F1B32"/>
    <w:rsid w:val="005F1B33"/>
    <w:rsid w:val="005F1B57"/>
    <w:rsid w:val="005F1B5A"/>
    <w:rsid w:val="005F1B7B"/>
    <w:rsid w:val="005F1BA5"/>
    <w:rsid w:val="005F1CCA"/>
    <w:rsid w:val="005F1CFD"/>
    <w:rsid w:val="005F1DFF"/>
    <w:rsid w:val="005F1E1E"/>
    <w:rsid w:val="005F1E7C"/>
    <w:rsid w:val="005F1EB6"/>
    <w:rsid w:val="005F1F56"/>
    <w:rsid w:val="005F1FC9"/>
    <w:rsid w:val="005F202B"/>
    <w:rsid w:val="005F206F"/>
    <w:rsid w:val="005F2092"/>
    <w:rsid w:val="005F20C4"/>
    <w:rsid w:val="005F20DD"/>
    <w:rsid w:val="005F20E1"/>
    <w:rsid w:val="005F211A"/>
    <w:rsid w:val="005F2140"/>
    <w:rsid w:val="005F21D0"/>
    <w:rsid w:val="005F2235"/>
    <w:rsid w:val="005F24D1"/>
    <w:rsid w:val="005F24F0"/>
    <w:rsid w:val="005F253A"/>
    <w:rsid w:val="005F25D1"/>
    <w:rsid w:val="005F25F6"/>
    <w:rsid w:val="005F2726"/>
    <w:rsid w:val="005F2844"/>
    <w:rsid w:val="005F290B"/>
    <w:rsid w:val="005F297E"/>
    <w:rsid w:val="005F29E0"/>
    <w:rsid w:val="005F2A01"/>
    <w:rsid w:val="005F2A2A"/>
    <w:rsid w:val="005F2B22"/>
    <w:rsid w:val="005F2B68"/>
    <w:rsid w:val="005F2C10"/>
    <w:rsid w:val="005F2C53"/>
    <w:rsid w:val="005F2CB9"/>
    <w:rsid w:val="005F2ECE"/>
    <w:rsid w:val="005F2F8E"/>
    <w:rsid w:val="005F3116"/>
    <w:rsid w:val="005F3168"/>
    <w:rsid w:val="005F31A2"/>
    <w:rsid w:val="005F31FE"/>
    <w:rsid w:val="005F325B"/>
    <w:rsid w:val="005F330B"/>
    <w:rsid w:val="005F334F"/>
    <w:rsid w:val="005F339C"/>
    <w:rsid w:val="005F3434"/>
    <w:rsid w:val="005F3453"/>
    <w:rsid w:val="005F34F5"/>
    <w:rsid w:val="005F35A0"/>
    <w:rsid w:val="005F35DE"/>
    <w:rsid w:val="005F36F5"/>
    <w:rsid w:val="005F3852"/>
    <w:rsid w:val="005F3864"/>
    <w:rsid w:val="005F38E2"/>
    <w:rsid w:val="005F39E0"/>
    <w:rsid w:val="005F3A50"/>
    <w:rsid w:val="005F3ABE"/>
    <w:rsid w:val="005F3C0A"/>
    <w:rsid w:val="005F3CC1"/>
    <w:rsid w:val="005F3EBF"/>
    <w:rsid w:val="005F3F4E"/>
    <w:rsid w:val="005F3FF9"/>
    <w:rsid w:val="005F40F0"/>
    <w:rsid w:val="005F416A"/>
    <w:rsid w:val="005F4180"/>
    <w:rsid w:val="005F41CE"/>
    <w:rsid w:val="005F43C9"/>
    <w:rsid w:val="005F4415"/>
    <w:rsid w:val="005F4426"/>
    <w:rsid w:val="005F4481"/>
    <w:rsid w:val="005F4490"/>
    <w:rsid w:val="005F449D"/>
    <w:rsid w:val="005F44AE"/>
    <w:rsid w:val="005F4668"/>
    <w:rsid w:val="005F4669"/>
    <w:rsid w:val="005F4717"/>
    <w:rsid w:val="005F47B3"/>
    <w:rsid w:val="005F47CC"/>
    <w:rsid w:val="005F47D0"/>
    <w:rsid w:val="005F4821"/>
    <w:rsid w:val="005F490C"/>
    <w:rsid w:val="005F4948"/>
    <w:rsid w:val="005F4A1D"/>
    <w:rsid w:val="005F4B1E"/>
    <w:rsid w:val="005F4B1F"/>
    <w:rsid w:val="005F4B22"/>
    <w:rsid w:val="005F4B27"/>
    <w:rsid w:val="005F4B81"/>
    <w:rsid w:val="005F4C4B"/>
    <w:rsid w:val="005F4C5F"/>
    <w:rsid w:val="005F4D3B"/>
    <w:rsid w:val="005F4D92"/>
    <w:rsid w:val="005F4E45"/>
    <w:rsid w:val="005F4EA2"/>
    <w:rsid w:val="005F4F7B"/>
    <w:rsid w:val="005F501E"/>
    <w:rsid w:val="005F50B9"/>
    <w:rsid w:val="005F514E"/>
    <w:rsid w:val="005F5204"/>
    <w:rsid w:val="005F5221"/>
    <w:rsid w:val="005F5225"/>
    <w:rsid w:val="005F524D"/>
    <w:rsid w:val="005F52AF"/>
    <w:rsid w:val="005F53E9"/>
    <w:rsid w:val="005F54C4"/>
    <w:rsid w:val="005F5500"/>
    <w:rsid w:val="005F5549"/>
    <w:rsid w:val="005F5557"/>
    <w:rsid w:val="005F5584"/>
    <w:rsid w:val="005F561A"/>
    <w:rsid w:val="005F5659"/>
    <w:rsid w:val="005F568C"/>
    <w:rsid w:val="005F5705"/>
    <w:rsid w:val="005F5782"/>
    <w:rsid w:val="005F57A6"/>
    <w:rsid w:val="005F5822"/>
    <w:rsid w:val="005F5865"/>
    <w:rsid w:val="005F5894"/>
    <w:rsid w:val="005F59BE"/>
    <w:rsid w:val="005F59CA"/>
    <w:rsid w:val="005F5A4F"/>
    <w:rsid w:val="005F5B2C"/>
    <w:rsid w:val="005F5BFC"/>
    <w:rsid w:val="005F5CBD"/>
    <w:rsid w:val="005F5D46"/>
    <w:rsid w:val="005F5E7C"/>
    <w:rsid w:val="005F5E93"/>
    <w:rsid w:val="005F5ED4"/>
    <w:rsid w:val="005F5F17"/>
    <w:rsid w:val="005F5F23"/>
    <w:rsid w:val="005F5FEE"/>
    <w:rsid w:val="005F604F"/>
    <w:rsid w:val="005F60CC"/>
    <w:rsid w:val="005F61BE"/>
    <w:rsid w:val="005F62AE"/>
    <w:rsid w:val="005F6305"/>
    <w:rsid w:val="005F6377"/>
    <w:rsid w:val="005F63B6"/>
    <w:rsid w:val="005F63C2"/>
    <w:rsid w:val="005F64C8"/>
    <w:rsid w:val="005F64E6"/>
    <w:rsid w:val="005F657F"/>
    <w:rsid w:val="005F65FA"/>
    <w:rsid w:val="005F6661"/>
    <w:rsid w:val="005F66AA"/>
    <w:rsid w:val="005F6753"/>
    <w:rsid w:val="005F6817"/>
    <w:rsid w:val="005F6834"/>
    <w:rsid w:val="005F696F"/>
    <w:rsid w:val="005F6978"/>
    <w:rsid w:val="005F69C6"/>
    <w:rsid w:val="005F6AAC"/>
    <w:rsid w:val="005F6B20"/>
    <w:rsid w:val="005F6B78"/>
    <w:rsid w:val="005F6BDF"/>
    <w:rsid w:val="005F6D0F"/>
    <w:rsid w:val="005F6DEC"/>
    <w:rsid w:val="005F6E12"/>
    <w:rsid w:val="005F6E27"/>
    <w:rsid w:val="005F6F41"/>
    <w:rsid w:val="005F7015"/>
    <w:rsid w:val="005F701A"/>
    <w:rsid w:val="005F71B7"/>
    <w:rsid w:val="005F7437"/>
    <w:rsid w:val="005F749B"/>
    <w:rsid w:val="005F7533"/>
    <w:rsid w:val="005F75D9"/>
    <w:rsid w:val="005F75E2"/>
    <w:rsid w:val="005F7642"/>
    <w:rsid w:val="005F76BE"/>
    <w:rsid w:val="005F76EE"/>
    <w:rsid w:val="005F7703"/>
    <w:rsid w:val="005F796A"/>
    <w:rsid w:val="005F7992"/>
    <w:rsid w:val="005F79E7"/>
    <w:rsid w:val="005F79F3"/>
    <w:rsid w:val="005F7B40"/>
    <w:rsid w:val="005F7B95"/>
    <w:rsid w:val="005F7C04"/>
    <w:rsid w:val="005F7CBF"/>
    <w:rsid w:val="005F7E18"/>
    <w:rsid w:val="005F7E3A"/>
    <w:rsid w:val="005F7E59"/>
    <w:rsid w:val="005F7F35"/>
    <w:rsid w:val="005F7F6D"/>
    <w:rsid w:val="005F7FA8"/>
    <w:rsid w:val="00600498"/>
    <w:rsid w:val="00600616"/>
    <w:rsid w:val="00600752"/>
    <w:rsid w:val="006007D4"/>
    <w:rsid w:val="00600812"/>
    <w:rsid w:val="00600890"/>
    <w:rsid w:val="006009D6"/>
    <w:rsid w:val="00600A33"/>
    <w:rsid w:val="00600B3D"/>
    <w:rsid w:val="00600BD1"/>
    <w:rsid w:val="00600C62"/>
    <w:rsid w:val="00600C98"/>
    <w:rsid w:val="00600CBC"/>
    <w:rsid w:val="00600F40"/>
    <w:rsid w:val="00600F85"/>
    <w:rsid w:val="00600F97"/>
    <w:rsid w:val="00601010"/>
    <w:rsid w:val="0060111D"/>
    <w:rsid w:val="00601135"/>
    <w:rsid w:val="00601151"/>
    <w:rsid w:val="00601155"/>
    <w:rsid w:val="006013E4"/>
    <w:rsid w:val="006013E5"/>
    <w:rsid w:val="00601400"/>
    <w:rsid w:val="00601542"/>
    <w:rsid w:val="0060165A"/>
    <w:rsid w:val="0060167A"/>
    <w:rsid w:val="0060175E"/>
    <w:rsid w:val="00601821"/>
    <w:rsid w:val="0060186A"/>
    <w:rsid w:val="006018D8"/>
    <w:rsid w:val="006018E5"/>
    <w:rsid w:val="00601A44"/>
    <w:rsid w:val="00601A92"/>
    <w:rsid w:val="00601A99"/>
    <w:rsid w:val="00601CD3"/>
    <w:rsid w:val="00601D30"/>
    <w:rsid w:val="00601D78"/>
    <w:rsid w:val="00601EE4"/>
    <w:rsid w:val="00601EFF"/>
    <w:rsid w:val="00601F2E"/>
    <w:rsid w:val="00601F5B"/>
    <w:rsid w:val="00601FF2"/>
    <w:rsid w:val="00602075"/>
    <w:rsid w:val="0060207E"/>
    <w:rsid w:val="006020F4"/>
    <w:rsid w:val="00602160"/>
    <w:rsid w:val="00602175"/>
    <w:rsid w:val="006021CB"/>
    <w:rsid w:val="00602274"/>
    <w:rsid w:val="0060229B"/>
    <w:rsid w:val="006022F9"/>
    <w:rsid w:val="0060236A"/>
    <w:rsid w:val="00602372"/>
    <w:rsid w:val="00602414"/>
    <w:rsid w:val="0060245A"/>
    <w:rsid w:val="0060248A"/>
    <w:rsid w:val="006025FA"/>
    <w:rsid w:val="0060264C"/>
    <w:rsid w:val="006026B8"/>
    <w:rsid w:val="0060271A"/>
    <w:rsid w:val="00602860"/>
    <w:rsid w:val="00602913"/>
    <w:rsid w:val="00602A2C"/>
    <w:rsid w:val="00602B02"/>
    <w:rsid w:val="00602B8D"/>
    <w:rsid w:val="00602C44"/>
    <w:rsid w:val="00602CBE"/>
    <w:rsid w:val="00602CC3"/>
    <w:rsid w:val="00602CCA"/>
    <w:rsid w:val="00602D32"/>
    <w:rsid w:val="00602D43"/>
    <w:rsid w:val="00602D6C"/>
    <w:rsid w:val="00602D6F"/>
    <w:rsid w:val="00602D90"/>
    <w:rsid w:val="00602D99"/>
    <w:rsid w:val="00602DCC"/>
    <w:rsid w:val="00602E36"/>
    <w:rsid w:val="00602E8A"/>
    <w:rsid w:val="00602F0B"/>
    <w:rsid w:val="00602F93"/>
    <w:rsid w:val="00602FD5"/>
    <w:rsid w:val="00603052"/>
    <w:rsid w:val="006031AB"/>
    <w:rsid w:val="006031E5"/>
    <w:rsid w:val="0060323A"/>
    <w:rsid w:val="0060324F"/>
    <w:rsid w:val="006032C3"/>
    <w:rsid w:val="006032D6"/>
    <w:rsid w:val="00603385"/>
    <w:rsid w:val="00603517"/>
    <w:rsid w:val="00603537"/>
    <w:rsid w:val="006035E6"/>
    <w:rsid w:val="0060382A"/>
    <w:rsid w:val="00603833"/>
    <w:rsid w:val="006038B3"/>
    <w:rsid w:val="006038C2"/>
    <w:rsid w:val="00603A67"/>
    <w:rsid w:val="00603BEE"/>
    <w:rsid w:val="00603BF9"/>
    <w:rsid w:val="00603CD0"/>
    <w:rsid w:val="00603D0D"/>
    <w:rsid w:val="00603D39"/>
    <w:rsid w:val="00603D89"/>
    <w:rsid w:val="00603E22"/>
    <w:rsid w:val="00603EB3"/>
    <w:rsid w:val="00603F00"/>
    <w:rsid w:val="0060406E"/>
    <w:rsid w:val="00604078"/>
    <w:rsid w:val="0060423C"/>
    <w:rsid w:val="00604437"/>
    <w:rsid w:val="006044BF"/>
    <w:rsid w:val="0060450D"/>
    <w:rsid w:val="0060453A"/>
    <w:rsid w:val="0060455E"/>
    <w:rsid w:val="00604707"/>
    <w:rsid w:val="00604815"/>
    <w:rsid w:val="0060491C"/>
    <w:rsid w:val="0060493F"/>
    <w:rsid w:val="006049CD"/>
    <w:rsid w:val="006049E6"/>
    <w:rsid w:val="00604A4A"/>
    <w:rsid w:val="00604B4E"/>
    <w:rsid w:val="00604B9F"/>
    <w:rsid w:val="00604C49"/>
    <w:rsid w:val="00604C91"/>
    <w:rsid w:val="00604E75"/>
    <w:rsid w:val="00604EA0"/>
    <w:rsid w:val="00604EBC"/>
    <w:rsid w:val="00604EC2"/>
    <w:rsid w:val="00604FB5"/>
    <w:rsid w:val="00604FF8"/>
    <w:rsid w:val="00604FFA"/>
    <w:rsid w:val="0060517B"/>
    <w:rsid w:val="006052CA"/>
    <w:rsid w:val="00605346"/>
    <w:rsid w:val="00605454"/>
    <w:rsid w:val="006054D3"/>
    <w:rsid w:val="006054D6"/>
    <w:rsid w:val="00605537"/>
    <w:rsid w:val="00605578"/>
    <w:rsid w:val="006055F7"/>
    <w:rsid w:val="0060560E"/>
    <w:rsid w:val="00605642"/>
    <w:rsid w:val="006056E8"/>
    <w:rsid w:val="006056FC"/>
    <w:rsid w:val="0060572A"/>
    <w:rsid w:val="006057BD"/>
    <w:rsid w:val="006057C8"/>
    <w:rsid w:val="00605867"/>
    <w:rsid w:val="0060588D"/>
    <w:rsid w:val="00605997"/>
    <w:rsid w:val="006059CB"/>
    <w:rsid w:val="00605A65"/>
    <w:rsid w:val="00605A7F"/>
    <w:rsid w:val="00605A86"/>
    <w:rsid w:val="00605AAC"/>
    <w:rsid w:val="00605AF8"/>
    <w:rsid w:val="00605C92"/>
    <w:rsid w:val="00605CF4"/>
    <w:rsid w:val="00605D56"/>
    <w:rsid w:val="00605E0A"/>
    <w:rsid w:val="00605E8A"/>
    <w:rsid w:val="00605EDA"/>
    <w:rsid w:val="00606094"/>
    <w:rsid w:val="006060C8"/>
    <w:rsid w:val="00606113"/>
    <w:rsid w:val="006061D1"/>
    <w:rsid w:val="006062D5"/>
    <w:rsid w:val="006064C2"/>
    <w:rsid w:val="00606529"/>
    <w:rsid w:val="00606553"/>
    <w:rsid w:val="006065BE"/>
    <w:rsid w:val="00606668"/>
    <w:rsid w:val="006066DC"/>
    <w:rsid w:val="00606789"/>
    <w:rsid w:val="0060689A"/>
    <w:rsid w:val="006068DD"/>
    <w:rsid w:val="006069B3"/>
    <w:rsid w:val="006069F8"/>
    <w:rsid w:val="00606A75"/>
    <w:rsid w:val="00606B5C"/>
    <w:rsid w:val="00606BB9"/>
    <w:rsid w:val="00606C05"/>
    <w:rsid w:val="00606C0D"/>
    <w:rsid w:val="00606D07"/>
    <w:rsid w:val="00606D27"/>
    <w:rsid w:val="00606D5D"/>
    <w:rsid w:val="00606D6B"/>
    <w:rsid w:val="00606E1A"/>
    <w:rsid w:val="00606E7F"/>
    <w:rsid w:val="00606EDD"/>
    <w:rsid w:val="00606F13"/>
    <w:rsid w:val="00606F2C"/>
    <w:rsid w:val="00606F64"/>
    <w:rsid w:val="0060714C"/>
    <w:rsid w:val="006071F6"/>
    <w:rsid w:val="006073EA"/>
    <w:rsid w:val="006073FF"/>
    <w:rsid w:val="00607432"/>
    <w:rsid w:val="006074D6"/>
    <w:rsid w:val="00607565"/>
    <w:rsid w:val="006075A2"/>
    <w:rsid w:val="00607654"/>
    <w:rsid w:val="0060766F"/>
    <w:rsid w:val="006076EC"/>
    <w:rsid w:val="006077C7"/>
    <w:rsid w:val="006077DA"/>
    <w:rsid w:val="00607819"/>
    <w:rsid w:val="0060786A"/>
    <w:rsid w:val="00607964"/>
    <w:rsid w:val="00607A4A"/>
    <w:rsid w:val="00607A63"/>
    <w:rsid w:val="00607B01"/>
    <w:rsid w:val="00607B74"/>
    <w:rsid w:val="00607BB6"/>
    <w:rsid w:val="00607C13"/>
    <w:rsid w:val="00607C40"/>
    <w:rsid w:val="00607C58"/>
    <w:rsid w:val="00607D65"/>
    <w:rsid w:val="00607DA0"/>
    <w:rsid w:val="00607DE8"/>
    <w:rsid w:val="00607E34"/>
    <w:rsid w:val="00607E9C"/>
    <w:rsid w:val="00607F5D"/>
    <w:rsid w:val="00607FF8"/>
    <w:rsid w:val="0061003B"/>
    <w:rsid w:val="00610081"/>
    <w:rsid w:val="006100A2"/>
    <w:rsid w:val="00610186"/>
    <w:rsid w:val="00610261"/>
    <w:rsid w:val="0061026B"/>
    <w:rsid w:val="00610369"/>
    <w:rsid w:val="00610375"/>
    <w:rsid w:val="00610407"/>
    <w:rsid w:val="0061044C"/>
    <w:rsid w:val="00610480"/>
    <w:rsid w:val="006105B0"/>
    <w:rsid w:val="006105F4"/>
    <w:rsid w:val="00610664"/>
    <w:rsid w:val="00610743"/>
    <w:rsid w:val="0061074B"/>
    <w:rsid w:val="0061076C"/>
    <w:rsid w:val="00610796"/>
    <w:rsid w:val="0061084C"/>
    <w:rsid w:val="006108A0"/>
    <w:rsid w:val="00610A24"/>
    <w:rsid w:val="00610A50"/>
    <w:rsid w:val="00610A52"/>
    <w:rsid w:val="00610AA7"/>
    <w:rsid w:val="00610AB7"/>
    <w:rsid w:val="00610ABA"/>
    <w:rsid w:val="00610AEB"/>
    <w:rsid w:val="00610B96"/>
    <w:rsid w:val="00610C17"/>
    <w:rsid w:val="00610C4C"/>
    <w:rsid w:val="00610C69"/>
    <w:rsid w:val="00610C9F"/>
    <w:rsid w:val="00610D1D"/>
    <w:rsid w:val="00610F07"/>
    <w:rsid w:val="00610F18"/>
    <w:rsid w:val="00610F99"/>
    <w:rsid w:val="00610FF2"/>
    <w:rsid w:val="0061108A"/>
    <w:rsid w:val="00611157"/>
    <w:rsid w:val="00611463"/>
    <w:rsid w:val="00611630"/>
    <w:rsid w:val="00611686"/>
    <w:rsid w:val="006116AF"/>
    <w:rsid w:val="006116FB"/>
    <w:rsid w:val="0061175C"/>
    <w:rsid w:val="006117FC"/>
    <w:rsid w:val="00611825"/>
    <w:rsid w:val="0061185A"/>
    <w:rsid w:val="00611865"/>
    <w:rsid w:val="0061191B"/>
    <w:rsid w:val="00611931"/>
    <w:rsid w:val="006119B8"/>
    <w:rsid w:val="00611A13"/>
    <w:rsid w:val="00611AD0"/>
    <w:rsid w:val="00611B1C"/>
    <w:rsid w:val="00611CB4"/>
    <w:rsid w:val="00611D78"/>
    <w:rsid w:val="00611DAF"/>
    <w:rsid w:val="00611EE3"/>
    <w:rsid w:val="00611F0A"/>
    <w:rsid w:val="00612010"/>
    <w:rsid w:val="00612063"/>
    <w:rsid w:val="00612101"/>
    <w:rsid w:val="0061212B"/>
    <w:rsid w:val="006121FC"/>
    <w:rsid w:val="00612257"/>
    <w:rsid w:val="00612273"/>
    <w:rsid w:val="006122A3"/>
    <w:rsid w:val="00612305"/>
    <w:rsid w:val="00612325"/>
    <w:rsid w:val="006123B2"/>
    <w:rsid w:val="0061242D"/>
    <w:rsid w:val="0061243B"/>
    <w:rsid w:val="006124C1"/>
    <w:rsid w:val="006124DA"/>
    <w:rsid w:val="006125EC"/>
    <w:rsid w:val="00612652"/>
    <w:rsid w:val="00612741"/>
    <w:rsid w:val="00612833"/>
    <w:rsid w:val="0061292D"/>
    <w:rsid w:val="006129A2"/>
    <w:rsid w:val="006129EA"/>
    <w:rsid w:val="00612BEB"/>
    <w:rsid w:val="00612C52"/>
    <w:rsid w:val="00612CF5"/>
    <w:rsid w:val="00612D01"/>
    <w:rsid w:val="00612D61"/>
    <w:rsid w:val="00612D9F"/>
    <w:rsid w:val="00612EEA"/>
    <w:rsid w:val="0061303B"/>
    <w:rsid w:val="006130DE"/>
    <w:rsid w:val="00613110"/>
    <w:rsid w:val="00613274"/>
    <w:rsid w:val="00613302"/>
    <w:rsid w:val="006134C8"/>
    <w:rsid w:val="0061369E"/>
    <w:rsid w:val="00613745"/>
    <w:rsid w:val="00613859"/>
    <w:rsid w:val="0061387C"/>
    <w:rsid w:val="006138A1"/>
    <w:rsid w:val="006138D6"/>
    <w:rsid w:val="00613914"/>
    <w:rsid w:val="00613940"/>
    <w:rsid w:val="00613941"/>
    <w:rsid w:val="00613A13"/>
    <w:rsid w:val="00613B38"/>
    <w:rsid w:val="00613B54"/>
    <w:rsid w:val="00613B80"/>
    <w:rsid w:val="00613BCD"/>
    <w:rsid w:val="00613DC3"/>
    <w:rsid w:val="00613E32"/>
    <w:rsid w:val="00613F93"/>
    <w:rsid w:val="00614029"/>
    <w:rsid w:val="00614242"/>
    <w:rsid w:val="006143F3"/>
    <w:rsid w:val="006143FF"/>
    <w:rsid w:val="006144EF"/>
    <w:rsid w:val="0061465A"/>
    <w:rsid w:val="0061467C"/>
    <w:rsid w:val="006146D4"/>
    <w:rsid w:val="006147F9"/>
    <w:rsid w:val="00614850"/>
    <w:rsid w:val="00614945"/>
    <w:rsid w:val="006149EB"/>
    <w:rsid w:val="00614A0E"/>
    <w:rsid w:val="00614A3F"/>
    <w:rsid w:val="00614B89"/>
    <w:rsid w:val="00614C9E"/>
    <w:rsid w:val="00614D43"/>
    <w:rsid w:val="00614D74"/>
    <w:rsid w:val="00614DAF"/>
    <w:rsid w:val="00614DBD"/>
    <w:rsid w:val="00614DE3"/>
    <w:rsid w:val="00614E04"/>
    <w:rsid w:val="00614E22"/>
    <w:rsid w:val="00614E63"/>
    <w:rsid w:val="00615080"/>
    <w:rsid w:val="00615120"/>
    <w:rsid w:val="006151F0"/>
    <w:rsid w:val="006153DC"/>
    <w:rsid w:val="0061553D"/>
    <w:rsid w:val="00615698"/>
    <w:rsid w:val="006156C2"/>
    <w:rsid w:val="0061576A"/>
    <w:rsid w:val="006157AA"/>
    <w:rsid w:val="006157D7"/>
    <w:rsid w:val="006157F1"/>
    <w:rsid w:val="00615858"/>
    <w:rsid w:val="00615872"/>
    <w:rsid w:val="006158A3"/>
    <w:rsid w:val="00615960"/>
    <w:rsid w:val="006159A4"/>
    <w:rsid w:val="00615AA5"/>
    <w:rsid w:val="00615CEC"/>
    <w:rsid w:val="00615F5D"/>
    <w:rsid w:val="00615FF4"/>
    <w:rsid w:val="00615FFC"/>
    <w:rsid w:val="00616037"/>
    <w:rsid w:val="0061608D"/>
    <w:rsid w:val="00616231"/>
    <w:rsid w:val="006162D6"/>
    <w:rsid w:val="0061633F"/>
    <w:rsid w:val="0061651F"/>
    <w:rsid w:val="00616548"/>
    <w:rsid w:val="0061657F"/>
    <w:rsid w:val="006165B5"/>
    <w:rsid w:val="006165E3"/>
    <w:rsid w:val="0061662F"/>
    <w:rsid w:val="0061663B"/>
    <w:rsid w:val="0061667F"/>
    <w:rsid w:val="00616690"/>
    <w:rsid w:val="00616696"/>
    <w:rsid w:val="006166D3"/>
    <w:rsid w:val="0061674E"/>
    <w:rsid w:val="006167AA"/>
    <w:rsid w:val="006168D0"/>
    <w:rsid w:val="00616A6D"/>
    <w:rsid w:val="00616D29"/>
    <w:rsid w:val="00616D99"/>
    <w:rsid w:val="00616DBF"/>
    <w:rsid w:val="00616E1B"/>
    <w:rsid w:val="00616EB4"/>
    <w:rsid w:val="00616F2B"/>
    <w:rsid w:val="00616F3D"/>
    <w:rsid w:val="0061717E"/>
    <w:rsid w:val="00617228"/>
    <w:rsid w:val="00617353"/>
    <w:rsid w:val="00617384"/>
    <w:rsid w:val="006173D2"/>
    <w:rsid w:val="006173E3"/>
    <w:rsid w:val="006174AD"/>
    <w:rsid w:val="006174EC"/>
    <w:rsid w:val="0061765E"/>
    <w:rsid w:val="0061766E"/>
    <w:rsid w:val="006176A7"/>
    <w:rsid w:val="00617792"/>
    <w:rsid w:val="006178F6"/>
    <w:rsid w:val="006179CC"/>
    <w:rsid w:val="00617A45"/>
    <w:rsid w:val="00617AF9"/>
    <w:rsid w:val="00617C3C"/>
    <w:rsid w:val="00617C76"/>
    <w:rsid w:val="00617D28"/>
    <w:rsid w:val="00617DB4"/>
    <w:rsid w:val="00617E33"/>
    <w:rsid w:val="00617E7A"/>
    <w:rsid w:val="00617EEF"/>
    <w:rsid w:val="00617F7D"/>
    <w:rsid w:val="00620039"/>
    <w:rsid w:val="00620042"/>
    <w:rsid w:val="00620055"/>
    <w:rsid w:val="00620094"/>
    <w:rsid w:val="006200A5"/>
    <w:rsid w:val="00620166"/>
    <w:rsid w:val="006201EF"/>
    <w:rsid w:val="00620259"/>
    <w:rsid w:val="00620346"/>
    <w:rsid w:val="006203F5"/>
    <w:rsid w:val="006203FF"/>
    <w:rsid w:val="0062042B"/>
    <w:rsid w:val="00620447"/>
    <w:rsid w:val="006204FA"/>
    <w:rsid w:val="00620741"/>
    <w:rsid w:val="006207BB"/>
    <w:rsid w:val="0062083D"/>
    <w:rsid w:val="0062084E"/>
    <w:rsid w:val="006209A2"/>
    <w:rsid w:val="00620AB2"/>
    <w:rsid w:val="00620B10"/>
    <w:rsid w:val="00620B40"/>
    <w:rsid w:val="00620B65"/>
    <w:rsid w:val="00620B6B"/>
    <w:rsid w:val="00620BB7"/>
    <w:rsid w:val="00620C4B"/>
    <w:rsid w:val="00620CBB"/>
    <w:rsid w:val="00620D12"/>
    <w:rsid w:val="00620D2E"/>
    <w:rsid w:val="00620E33"/>
    <w:rsid w:val="00620E37"/>
    <w:rsid w:val="00620E6D"/>
    <w:rsid w:val="00620EC0"/>
    <w:rsid w:val="00620FD9"/>
    <w:rsid w:val="006211A8"/>
    <w:rsid w:val="006211D3"/>
    <w:rsid w:val="006211D4"/>
    <w:rsid w:val="00621276"/>
    <w:rsid w:val="006212A2"/>
    <w:rsid w:val="006213F1"/>
    <w:rsid w:val="006214E5"/>
    <w:rsid w:val="00621550"/>
    <w:rsid w:val="0062157D"/>
    <w:rsid w:val="006215F8"/>
    <w:rsid w:val="00621715"/>
    <w:rsid w:val="00621727"/>
    <w:rsid w:val="006217C6"/>
    <w:rsid w:val="006217F4"/>
    <w:rsid w:val="00621811"/>
    <w:rsid w:val="00621902"/>
    <w:rsid w:val="00621992"/>
    <w:rsid w:val="006219F2"/>
    <w:rsid w:val="00621A16"/>
    <w:rsid w:val="00621AD7"/>
    <w:rsid w:val="00621B94"/>
    <w:rsid w:val="00621BD2"/>
    <w:rsid w:val="00621CAC"/>
    <w:rsid w:val="00621D00"/>
    <w:rsid w:val="00621D63"/>
    <w:rsid w:val="00621E89"/>
    <w:rsid w:val="00621F58"/>
    <w:rsid w:val="00621FEF"/>
    <w:rsid w:val="006220A9"/>
    <w:rsid w:val="00622239"/>
    <w:rsid w:val="0062225B"/>
    <w:rsid w:val="006222D4"/>
    <w:rsid w:val="00622383"/>
    <w:rsid w:val="00622473"/>
    <w:rsid w:val="006224C8"/>
    <w:rsid w:val="00622587"/>
    <w:rsid w:val="006225D7"/>
    <w:rsid w:val="00622601"/>
    <w:rsid w:val="00622605"/>
    <w:rsid w:val="00622606"/>
    <w:rsid w:val="00622778"/>
    <w:rsid w:val="006227B6"/>
    <w:rsid w:val="00622802"/>
    <w:rsid w:val="0062283A"/>
    <w:rsid w:val="006228B5"/>
    <w:rsid w:val="00622920"/>
    <w:rsid w:val="006229B9"/>
    <w:rsid w:val="00622B26"/>
    <w:rsid w:val="00622B4D"/>
    <w:rsid w:val="00622CC0"/>
    <w:rsid w:val="00622CD9"/>
    <w:rsid w:val="00622F1B"/>
    <w:rsid w:val="00622FB1"/>
    <w:rsid w:val="0062304C"/>
    <w:rsid w:val="006230BB"/>
    <w:rsid w:val="006230EC"/>
    <w:rsid w:val="00623182"/>
    <w:rsid w:val="006231E7"/>
    <w:rsid w:val="0062328B"/>
    <w:rsid w:val="00623409"/>
    <w:rsid w:val="0062340D"/>
    <w:rsid w:val="0062341A"/>
    <w:rsid w:val="00623542"/>
    <w:rsid w:val="006235AB"/>
    <w:rsid w:val="0062369A"/>
    <w:rsid w:val="00623727"/>
    <w:rsid w:val="0062375F"/>
    <w:rsid w:val="006237A7"/>
    <w:rsid w:val="00623A0A"/>
    <w:rsid w:val="00623A5C"/>
    <w:rsid w:val="00623AC1"/>
    <w:rsid w:val="00623BB5"/>
    <w:rsid w:val="00623BFA"/>
    <w:rsid w:val="00623C9B"/>
    <w:rsid w:val="00623CA9"/>
    <w:rsid w:val="00623CED"/>
    <w:rsid w:val="00623D19"/>
    <w:rsid w:val="00623D1A"/>
    <w:rsid w:val="00623D2D"/>
    <w:rsid w:val="00623D36"/>
    <w:rsid w:val="00623D91"/>
    <w:rsid w:val="00623DF6"/>
    <w:rsid w:val="00623E5C"/>
    <w:rsid w:val="00623E5F"/>
    <w:rsid w:val="00623ED7"/>
    <w:rsid w:val="00623EE8"/>
    <w:rsid w:val="00623F12"/>
    <w:rsid w:val="0062402C"/>
    <w:rsid w:val="00624089"/>
    <w:rsid w:val="006240E7"/>
    <w:rsid w:val="006240FF"/>
    <w:rsid w:val="00624124"/>
    <w:rsid w:val="0062424E"/>
    <w:rsid w:val="0062427B"/>
    <w:rsid w:val="006242C6"/>
    <w:rsid w:val="006242E1"/>
    <w:rsid w:val="006242ED"/>
    <w:rsid w:val="006244DF"/>
    <w:rsid w:val="00624854"/>
    <w:rsid w:val="00624A33"/>
    <w:rsid w:val="00624B22"/>
    <w:rsid w:val="00624BD1"/>
    <w:rsid w:val="00624BEF"/>
    <w:rsid w:val="00624DDA"/>
    <w:rsid w:val="00624E0A"/>
    <w:rsid w:val="00624E31"/>
    <w:rsid w:val="00624E5C"/>
    <w:rsid w:val="00624F4B"/>
    <w:rsid w:val="00625011"/>
    <w:rsid w:val="0062506F"/>
    <w:rsid w:val="006250C6"/>
    <w:rsid w:val="006250F6"/>
    <w:rsid w:val="006250FB"/>
    <w:rsid w:val="00625205"/>
    <w:rsid w:val="00625280"/>
    <w:rsid w:val="006252AE"/>
    <w:rsid w:val="00625356"/>
    <w:rsid w:val="0062536A"/>
    <w:rsid w:val="00625388"/>
    <w:rsid w:val="006253FE"/>
    <w:rsid w:val="0062543B"/>
    <w:rsid w:val="0062548E"/>
    <w:rsid w:val="006254A8"/>
    <w:rsid w:val="006255C0"/>
    <w:rsid w:val="00625613"/>
    <w:rsid w:val="0062565D"/>
    <w:rsid w:val="00625681"/>
    <w:rsid w:val="006256CE"/>
    <w:rsid w:val="006256FA"/>
    <w:rsid w:val="00625988"/>
    <w:rsid w:val="006259DD"/>
    <w:rsid w:val="006259E7"/>
    <w:rsid w:val="00625A81"/>
    <w:rsid w:val="00625ABB"/>
    <w:rsid w:val="00625AC2"/>
    <w:rsid w:val="00625AD8"/>
    <w:rsid w:val="00625AE2"/>
    <w:rsid w:val="00625B0B"/>
    <w:rsid w:val="00625B2C"/>
    <w:rsid w:val="00625C99"/>
    <w:rsid w:val="00625DCB"/>
    <w:rsid w:val="00625E72"/>
    <w:rsid w:val="00625EDB"/>
    <w:rsid w:val="00625EE5"/>
    <w:rsid w:val="00625F2B"/>
    <w:rsid w:val="00625F5D"/>
    <w:rsid w:val="006260B7"/>
    <w:rsid w:val="006260DB"/>
    <w:rsid w:val="00626102"/>
    <w:rsid w:val="00626109"/>
    <w:rsid w:val="00626192"/>
    <w:rsid w:val="006261B8"/>
    <w:rsid w:val="006261D4"/>
    <w:rsid w:val="006261EB"/>
    <w:rsid w:val="006261FB"/>
    <w:rsid w:val="00626221"/>
    <w:rsid w:val="006262A1"/>
    <w:rsid w:val="0062639F"/>
    <w:rsid w:val="006263BB"/>
    <w:rsid w:val="00626499"/>
    <w:rsid w:val="006264BA"/>
    <w:rsid w:val="0062651E"/>
    <w:rsid w:val="00626596"/>
    <w:rsid w:val="006265C8"/>
    <w:rsid w:val="0062668C"/>
    <w:rsid w:val="006266B6"/>
    <w:rsid w:val="006266B7"/>
    <w:rsid w:val="006266BF"/>
    <w:rsid w:val="006266DE"/>
    <w:rsid w:val="0062678D"/>
    <w:rsid w:val="0062678F"/>
    <w:rsid w:val="006267D3"/>
    <w:rsid w:val="0062683A"/>
    <w:rsid w:val="00626853"/>
    <w:rsid w:val="00626881"/>
    <w:rsid w:val="00626AE3"/>
    <w:rsid w:val="00626BCA"/>
    <w:rsid w:val="00626BE5"/>
    <w:rsid w:val="00626C5C"/>
    <w:rsid w:val="00626C63"/>
    <w:rsid w:val="00626C89"/>
    <w:rsid w:val="00626CB5"/>
    <w:rsid w:val="00626D8F"/>
    <w:rsid w:val="00626EA2"/>
    <w:rsid w:val="00626EE6"/>
    <w:rsid w:val="00626EEB"/>
    <w:rsid w:val="00626F57"/>
    <w:rsid w:val="00626FEF"/>
    <w:rsid w:val="0062708F"/>
    <w:rsid w:val="006272B4"/>
    <w:rsid w:val="00627360"/>
    <w:rsid w:val="006273D0"/>
    <w:rsid w:val="006273DE"/>
    <w:rsid w:val="006274FE"/>
    <w:rsid w:val="00627618"/>
    <w:rsid w:val="00627641"/>
    <w:rsid w:val="006276A4"/>
    <w:rsid w:val="006276BD"/>
    <w:rsid w:val="006277CD"/>
    <w:rsid w:val="006278BC"/>
    <w:rsid w:val="006279B1"/>
    <w:rsid w:val="00627A60"/>
    <w:rsid w:val="00627A80"/>
    <w:rsid w:val="00627B4A"/>
    <w:rsid w:val="00627BA7"/>
    <w:rsid w:val="00627D2D"/>
    <w:rsid w:val="00627D90"/>
    <w:rsid w:val="00627E44"/>
    <w:rsid w:val="00627E49"/>
    <w:rsid w:val="00627E99"/>
    <w:rsid w:val="00630045"/>
    <w:rsid w:val="00630075"/>
    <w:rsid w:val="006303D8"/>
    <w:rsid w:val="00630410"/>
    <w:rsid w:val="006304BA"/>
    <w:rsid w:val="00630561"/>
    <w:rsid w:val="00630564"/>
    <w:rsid w:val="006305DE"/>
    <w:rsid w:val="006306C4"/>
    <w:rsid w:val="0063070C"/>
    <w:rsid w:val="006307CE"/>
    <w:rsid w:val="00630811"/>
    <w:rsid w:val="00630A39"/>
    <w:rsid w:val="00630A55"/>
    <w:rsid w:val="00630A67"/>
    <w:rsid w:val="00630AE1"/>
    <w:rsid w:val="00630B19"/>
    <w:rsid w:val="00630BE0"/>
    <w:rsid w:val="00630E13"/>
    <w:rsid w:val="00630E74"/>
    <w:rsid w:val="00630EC6"/>
    <w:rsid w:val="00630EE5"/>
    <w:rsid w:val="006310DC"/>
    <w:rsid w:val="006310E5"/>
    <w:rsid w:val="00631114"/>
    <w:rsid w:val="006311CF"/>
    <w:rsid w:val="0063120B"/>
    <w:rsid w:val="00631274"/>
    <w:rsid w:val="006312E9"/>
    <w:rsid w:val="006314AB"/>
    <w:rsid w:val="006314EB"/>
    <w:rsid w:val="00631583"/>
    <w:rsid w:val="006315A6"/>
    <w:rsid w:val="0063169F"/>
    <w:rsid w:val="006316C0"/>
    <w:rsid w:val="00631913"/>
    <w:rsid w:val="006319A5"/>
    <w:rsid w:val="00631A4F"/>
    <w:rsid w:val="00631B68"/>
    <w:rsid w:val="00631C32"/>
    <w:rsid w:val="00631C3B"/>
    <w:rsid w:val="00631C57"/>
    <w:rsid w:val="00631C61"/>
    <w:rsid w:val="00631C98"/>
    <w:rsid w:val="00631CF5"/>
    <w:rsid w:val="00631D29"/>
    <w:rsid w:val="00631DCA"/>
    <w:rsid w:val="00631DDA"/>
    <w:rsid w:val="00631F76"/>
    <w:rsid w:val="00632034"/>
    <w:rsid w:val="00632066"/>
    <w:rsid w:val="006320B0"/>
    <w:rsid w:val="006320F7"/>
    <w:rsid w:val="00632155"/>
    <w:rsid w:val="0063223C"/>
    <w:rsid w:val="00632242"/>
    <w:rsid w:val="0063225E"/>
    <w:rsid w:val="0063226C"/>
    <w:rsid w:val="00632273"/>
    <w:rsid w:val="0063243C"/>
    <w:rsid w:val="00632457"/>
    <w:rsid w:val="006324B4"/>
    <w:rsid w:val="006324EC"/>
    <w:rsid w:val="006325A2"/>
    <w:rsid w:val="006325C3"/>
    <w:rsid w:val="0063267D"/>
    <w:rsid w:val="0063274C"/>
    <w:rsid w:val="00632794"/>
    <w:rsid w:val="00632885"/>
    <w:rsid w:val="00632A16"/>
    <w:rsid w:val="00632A74"/>
    <w:rsid w:val="00632AC2"/>
    <w:rsid w:val="00632D80"/>
    <w:rsid w:val="00632E7C"/>
    <w:rsid w:val="00632E84"/>
    <w:rsid w:val="00632EFD"/>
    <w:rsid w:val="00632F1F"/>
    <w:rsid w:val="00632F38"/>
    <w:rsid w:val="00633006"/>
    <w:rsid w:val="00633142"/>
    <w:rsid w:val="00633199"/>
    <w:rsid w:val="006331FD"/>
    <w:rsid w:val="00633335"/>
    <w:rsid w:val="006333F4"/>
    <w:rsid w:val="0063345E"/>
    <w:rsid w:val="0063359C"/>
    <w:rsid w:val="0063365E"/>
    <w:rsid w:val="0063366F"/>
    <w:rsid w:val="00633744"/>
    <w:rsid w:val="0063378A"/>
    <w:rsid w:val="006337B8"/>
    <w:rsid w:val="006337ED"/>
    <w:rsid w:val="006338A3"/>
    <w:rsid w:val="00633961"/>
    <w:rsid w:val="006339D5"/>
    <w:rsid w:val="006339E6"/>
    <w:rsid w:val="00633A2A"/>
    <w:rsid w:val="00633A2E"/>
    <w:rsid w:val="00633A3B"/>
    <w:rsid w:val="00633ACC"/>
    <w:rsid w:val="00633B31"/>
    <w:rsid w:val="00633B42"/>
    <w:rsid w:val="00633B6C"/>
    <w:rsid w:val="00633B79"/>
    <w:rsid w:val="00633BA2"/>
    <w:rsid w:val="00633BFA"/>
    <w:rsid w:val="00633C1D"/>
    <w:rsid w:val="00633C3C"/>
    <w:rsid w:val="00633D41"/>
    <w:rsid w:val="00633D93"/>
    <w:rsid w:val="00633D99"/>
    <w:rsid w:val="00633E8F"/>
    <w:rsid w:val="00633FEA"/>
    <w:rsid w:val="006340C7"/>
    <w:rsid w:val="006340D9"/>
    <w:rsid w:val="006340FA"/>
    <w:rsid w:val="00634104"/>
    <w:rsid w:val="00634105"/>
    <w:rsid w:val="00634106"/>
    <w:rsid w:val="0063417E"/>
    <w:rsid w:val="006341FB"/>
    <w:rsid w:val="00634224"/>
    <w:rsid w:val="0063431A"/>
    <w:rsid w:val="00634487"/>
    <w:rsid w:val="00634539"/>
    <w:rsid w:val="006345E3"/>
    <w:rsid w:val="006345FE"/>
    <w:rsid w:val="006346A5"/>
    <w:rsid w:val="00634750"/>
    <w:rsid w:val="006347B4"/>
    <w:rsid w:val="00634818"/>
    <w:rsid w:val="0063481E"/>
    <w:rsid w:val="00634842"/>
    <w:rsid w:val="0063485F"/>
    <w:rsid w:val="0063486E"/>
    <w:rsid w:val="0063489B"/>
    <w:rsid w:val="006348F7"/>
    <w:rsid w:val="00634A30"/>
    <w:rsid w:val="00634BA6"/>
    <w:rsid w:val="00634C8E"/>
    <w:rsid w:val="00634C93"/>
    <w:rsid w:val="00634D26"/>
    <w:rsid w:val="00634D69"/>
    <w:rsid w:val="00634D72"/>
    <w:rsid w:val="00634DA4"/>
    <w:rsid w:val="00634E9E"/>
    <w:rsid w:val="00634FA0"/>
    <w:rsid w:val="00635066"/>
    <w:rsid w:val="0063506C"/>
    <w:rsid w:val="0063512B"/>
    <w:rsid w:val="0063517C"/>
    <w:rsid w:val="006351B7"/>
    <w:rsid w:val="006351BE"/>
    <w:rsid w:val="006351EE"/>
    <w:rsid w:val="00635257"/>
    <w:rsid w:val="00635394"/>
    <w:rsid w:val="0063544E"/>
    <w:rsid w:val="0063544F"/>
    <w:rsid w:val="00635475"/>
    <w:rsid w:val="00635498"/>
    <w:rsid w:val="006354DB"/>
    <w:rsid w:val="00635969"/>
    <w:rsid w:val="00635A80"/>
    <w:rsid w:val="00635B33"/>
    <w:rsid w:val="00635B4C"/>
    <w:rsid w:val="00635BB8"/>
    <w:rsid w:val="00635C0F"/>
    <w:rsid w:val="00635C32"/>
    <w:rsid w:val="00635D10"/>
    <w:rsid w:val="00635D37"/>
    <w:rsid w:val="00635DCD"/>
    <w:rsid w:val="00635E65"/>
    <w:rsid w:val="00635EDE"/>
    <w:rsid w:val="0063609A"/>
    <w:rsid w:val="0063617D"/>
    <w:rsid w:val="00636180"/>
    <w:rsid w:val="00636225"/>
    <w:rsid w:val="00636227"/>
    <w:rsid w:val="006362B6"/>
    <w:rsid w:val="006362E4"/>
    <w:rsid w:val="006362ED"/>
    <w:rsid w:val="0063643E"/>
    <w:rsid w:val="0063652D"/>
    <w:rsid w:val="0063655A"/>
    <w:rsid w:val="006366F8"/>
    <w:rsid w:val="00636724"/>
    <w:rsid w:val="00636769"/>
    <w:rsid w:val="00636806"/>
    <w:rsid w:val="0063686D"/>
    <w:rsid w:val="00636877"/>
    <w:rsid w:val="006368D6"/>
    <w:rsid w:val="00636954"/>
    <w:rsid w:val="00636966"/>
    <w:rsid w:val="006369DE"/>
    <w:rsid w:val="006369FC"/>
    <w:rsid w:val="00636A2A"/>
    <w:rsid w:val="00636C37"/>
    <w:rsid w:val="00636C50"/>
    <w:rsid w:val="00636C7D"/>
    <w:rsid w:val="00636CF0"/>
    <w:rsid w:val="00636D1D"/>
    <w:rsid w:val="00636D2C"/>
    <w:rsid w:val="00636E18"/>
    <w:rsid w:val="00636E3B"/>
    <w:rsid w:val="00636E5A"/>
    <w:rsid w:val="00636FD3"/>
    <w:rsid w:val="00636FD5"/>
    <w:rsid w:val="00636FE5"/>
    <w:rsid w:val="00636FED"/>
    <w:rsid w:val="00637024"/>
    <w:rsid w:val="00637055"/>
    <w:rsid w:val="00637073"/>
    <w:rsid w:val="00637180"/>
    <w:rsid w:val="006371B6"/>
    <w:rsid w:val="006371E2"/>
    <w:rsid w:val="0063720A"/>
    <w:rsid w:val="006372F5"/>
    <w:rsid w:val="00637329"/>
    <w:rsid w:val="00637433"/>
    <w:rsid w:val="0063756A"/>
    <w:rsid w:val="0063759C"/>
    <w:rsid w:val="006375C6"/>
    <w:rsid w:val="0063760E"/>
    <w:rsid w:val="00637612"/>
    <w:rsid w:val="0063765A"/>
    <w:rsid w:val="0063772B"/>
    <w:rsid w:val="0063778C"/>
    <w:rsid w:val="006377AE"/>
    <w:rsid w:val="00637846"/>
    <w:rsid w:val="006379FB"/>
    <w:rsid w:val="00637A3F"/>
    <w:rsid w:val="00637B5E"/>
    <w:rsid w:val="00637B77"/>
    <w:rsid w:val="00637B8A"/>
    <w:rsid w:val="00637C00"/>
    <w:rsid w:val="00637D24"/>
    <w:rsid w:val="00637DED"/>
    <w:rsid w:val="00637E71"/>
    <w:rsid w:val="00637EB8"/>
    <w:rsid w:val="00637EDC"/>
    <w:rsid w:val="00637EF3"/>
    <w:rsid w:val="00637F82"/>
    <w:rsid w:val="00637FE0"/>
    <w:rsid w:val="0064004F"/>
    <w:rsid w:val="0064008E"/>
    <w:rsid w:val="006400EE"/>
    <w:rsid w:val="006401F8"/>
    <w:rsid w:val="00640212"/>
    <w:rsid w:val="00640337"/>
    <w:rsid w:val="00640339"/>
    <w:rsid w:val="006403EC"/>
    <w:rsid w:val="006404D1"/>
    <w:rsid w:val="0064054B"/>
    <w:rsid w:val="00640593"/>
    <w:rsid w:val="006405A6"/>
    <w:rsid w:val="006405D4"/>
    <w:rsid w:val="0064060F"/>
    <w:rsid w:val="00640667"/>
    <w:rsid w:val="0064069C"/>
    <w:rsid w:val="00640726"/>
    <w:rsid w:val="0064082B"/>
    <w:rsid w:val="006408E1"/>
    <w:rsid w:val="006409B0"/>
    <w:rsid w:val="00640B83"/>
    <w:rsid w:val="00640C3D"/>
    <w:rsid w:val="00640CD8"/>
    <w:rsid w:val="00640CEA"/>
    <w:rsid w:val="00640CEE"/>
    <w:rsid w:val="00640D49"/>
    <w:rsid w:val="00640D7F"/>
    <w:rsid w:val="00640DA3"/>
    <w:rsid w:val="00640F35"/>
    <w:rsid w:val="00640F84"/>
    <w:rsid w:val="00640FAA"/>
    <w:rsid w:val="0064106D"/>
    <w:rsid w:val="006410E8"/>
    <w:rsid w:val="0064116F"/>
    <w:rsid w:val="0064117F"/>
    <w:rsid w:val="00641234"/>
    <w:rsid w:val="006412D0"/>
    <w:rsid w:val="00641319"/>
    <w:rsid w:val="0064134E"/>
    <w:rsid w:val="0064139C"/>
    <w:rsid w:val="006413B0"/>
    <w:rsid w:val="006413F5"/>
    <w:rsid w:val="00641494"/>
    <w:rsid w:val="006414B7"/>
    <w:rsid w:val="0064154B"/>
    <w:rsid w:val="00641570"/>
    <w:rsid w:val="006415E5"/>
    <w:rsid w:val="00641668"/>
    <w:rsid w:val="00641670"/>
    <w:rsid w:val="0064170D"/>
    <w:rsid w:val="0064173A"/>
    <w:rsid w:val="006417B4"/>
    <w:rsid w:val="006417F5"/>
    <w:rsid w:val="00641862"/>
    <w:rsid w:val="006418D1"/>
    <w:rsid w:val="006418DD"/>
    <w:rsid w:val="00641A1D"/>
    <w:rsid w:val="00641A4D"/>
    <w:rsid w:val="00641A5B"/>
    <w:rsid w:val="00641B80"/>
    <w:rsid w:val="00641BFB"/>
    <w:rsid w:val="00641C35"/>
    <w:rsid w:val="00641C81"/>
    <w:rsid w:val="00641CF4"/>
    <w:rsid w:val="00641D3C"/>
    <w:rsid w:val="00641EA0"/>
    <w:rsid w:val="00641EDE"/>
    <w:rsid w:val="00641FA6"/>
    <w:rsid w:val="006421AF"/>
    <w:rsid w:val="0064227C"/>
    <w:rsid w:val="00642397"/>
    <w:rsid w:val="00642406"/>
    <w:rsid w:val="00642407"/>
    <w:rsid w:val="0064263B"/>
    <w:rsid w:val="00642827"/>
    <w:rsid w:val="00642870"/>
    <w:rsid w:val="00642889"/>
    <w:rsid w:val="006428D2"/>
    <w:rsid w:val="006428F4"/>
    <w:rsid w:val="006429A9"/>
    <w:rsid w:val="00642A2E"/>
    <w:rsid w:val="00642B23"/>
    <w:rsid w:val="00642C9C"/>
    <w:rsid w:val="00642CA8"/>
    <w:rsid w:val="00642D54"/>
    <w:rsid w:val="00642EC6"/>
    <w:rsid w:val="00642EF6"/>
    <w:rsid w:val="00642F33"/>
    <w:rsid w:val="00642F3F"/>
    <w:rsid w:val="00642F78"/>
    <w:rsid w:val="00642F90"/>
    <w:rsid w:val="00642F94"/>
    <w:rsid w:val="00643012"/>
    <w:rsid w:val="0064303E"/>
    <w:rsid w:val="006430ED"/>
    <w:rsid w:val="00643135"/>
    <w:rsid w:val="006432E3"/>
    <w:rsid w:val="006432F0"/>
    <w:rsid w:val="00643319"/>
    <w:rsid w:val="006433F8"/>
    <w:rsid w:val="00643439"/>
    <w:rsid w:val="0064344F"/>
    <w:rsid w:val="006434B2"/>
    <w:rsid w:val="0064356C"/>
    <w:rsid w:val="00643791"/>
    <w:rsid w:val="006437F8"/>
    <w:rsid w:val="00643869"/>
    <w:rsid w:val="00643880"/>
    <w:rsid w:val="006438DC"/>
    <w:rsid w:val="006438DE"/>
    <w:rsid w:val="00643953"/>
    <w:rsid w:val="00643AC9"/>
    <w:rsid w:val="00643ACA"/>
    <w:rsid w:val="00643ADA"/>
    <w:rsid w:val="00643AF2"/>
    <w:rsid w:val="00643BCA"/>
    <w:rsid w:val="00643BFA"/>
    <w:rsid w:val="00643C1A"/>
    <w:rsid w:val="00643C42"/>
    <w:rsid w:val="00643C44"/>
    <w:rsid w:val="00643D1F"/>
    <w:rsid w:val="00643DF6"/>
    <w:rsid w:val="00643E20"/>
    <w:rsid w:val="00643E60"/>
    <w:rsid w:val="00643EE0"/>
    <w:rsid w:val="00643F38"/>
    <w:rsid w:val="00643F44"/>
    <w:rsid w:val="00643F74"/>
    <w:rsid w:val="00644094"/>
    <w:rsid w:val="006441AA"/>
    <w:rsid w:val="006441D1"/>
    <w:rsid w:val="006443BF"/>
    <w:rsid w:val="00644557"/>
    <w:rsid w:val="006445CF"/>
    <w:rsid w:val="0064466C"/>
    <w:rsid w:val="00644686"/>
    <w:rsid w:val="00644710"/>
    <w:rsid w:val="00644888"/>
    <w:rsid w:val="006448E4"/>
    <w:rsid w:val="00644993"/>
    <w:rsid w:val="00644B35"/>
    <w:rsid w:val="00644BC3"/>
    <w:rsid w:val="00644CEF"/>
    <w:rsid w:val="00644D75"/>
    <w:rsid w:val="00644D84"/>
    <w:rsid w:val="00644E29"/>
    <w:rsid w:val="00644ED9"/>
    <w:rsid w:val="00644FD5"/>
    <w:rsid w:val="00645016"/>
    <w:rsid w:val="0064501C"/>
    <w:rsid w:val="00645143"/>
    <w:rsid w:val="006452FB"/>
    <w:rsid w:val="00645382"/>
    <w:rsid w:val="00645394"/>
    <w:rsid w:val="0064540B"/>
    <w:rsid w:val="00645542"/>
    <w:rsid w:val="006455B4"/>
    <w:rsid w:val="0064560C"/>
    <w:rsid w:val="0064568C"/>
    <w:rsid w:val="0064578E"/>
    <w:rsid w:val="00645809"/>
    <w:rsid w:val="0064585B"/>
    <w:rsid w:val="0064588D"/>
    <w:rsid w:val="00645895"/>
    <w:rsid w:val="006458CC"/>
    <w:rsid w:val="0064597C"/>
    <w:rsid w:val="00645A1B"/>
    <w:rsid w:val="00645A5A"/>
    <w:rsid w:val="00645A71"/>
    <w:rsid w:val="00645ADD"/>
    <w:rsid w:val="00645B3B"/>
    <w:rsid w:val="00645B5D"/>
    <w:rsid w:val="00645B62"/>
    <w:rsid w:val="00645C10"/>
    <w:rsid w:val="00645D2B"/>
    <w:rsid w:val="00645DA9"/>
    <w:rsid w:val="00645FDB"/>
    <w:rsid w:val="0064604B"/>
    <w:rsid w:val="00646105"/>
    <w:rsid w:val="00646190"/>
    <w:rsid w:val="0064622A"/>
    <w:rsid w:val="006462B9"/>
    <w:rsid w:val="0064640D"/>
    <w:rsid w:val="006464EC"/>
    <w:rsid w:val="006465CD"/>
    <w:rsid w:val="00646784"/>
    <w:rsid w:val="00646880"/>
    <w:rsid w:val="00646890"/>
    <w:rsid w:val="006469F5"/>
    <w:rsid w:val="00646ACE"/>
    <w:rsid w:val="00646B16"/>
    <w:rsid w:val="00646C5D"/>
    <w:rsid w:val="00646DAD"/>
    <w:rsid w:val="00646ED1"/>
    <w:rsid w:val="00646F57"/>
    <w:rsid w:val="00647014"/>
    <w:rsid w:val="00647031"/>
    <w:rsid w:val="0064709B"/>
    <w:rsid w:val="006471DD"/>
    <w:rsid w:val="00647241"/>
    <w:rsid w:val="00647275"/>
    <w:rsid w:val="0064738B"/>
    <w:rsid w:val="00647404"/>
    <w:rsid w:val="0064749C"/>
    <w:rsid w:val="006474E3"/>
    <w:rsid w:val="0064751D"/>
    <w:rsid w:val="0064757F"/>
    <w:rsid w:val="006475B5"/>
    <w:rsid w:val="006475CE"/>
    <w:rsid w:val="00647648"/>
    <w:rsid w:val="00647758"/>
    <w:rsid w:val="006479C0"/>
    <w:rsid w:val="00647A00"/>
    <w:rsid w:val="00647A3E"/>
    <w:rsid w:val="00647A4C"/>
    <w:rsid w:val="00647A74"/>
    <w:rsid w:val="00647A82"/>
    <w:rsid w:val="00647B5F"/>
    <w:rsid w:val="00647B9F"/>
    <w:rsid w:val="00647BBC"/>
    <w:rsid w:val="00647CC7"/>
    <w:rsid w:val="00647D37"/>
    <w:rsid w:val="00647D38"/>
    <w:rsid w:val="00647D4F"/>
    <w:rsid w:val="00647DC3"/>
    <w:rsid w:val="00647E57"/>
    <w:rsid w:val="00647E9C"/>
    <w:rsid w:val="00647F12"/>
    <w:rsid w:val="00650003"/>
    <w:rsid w:val="00650006"/>
    <w:rsid w:val="00650024"/>
    <w:rsid w:val="00650032"/>
    <w:rsid w:val="006500A4"/>
    <w:rsid w:val="006500BE"/>
    <w:rsid w:val="00650215"/>
    <w:rsid w:val="006502B4"/>
    <w:rsid w:val="006502ED"/>
    <w:rsid w:val="00650395"/>
    <w:rsid w:val="0065040A"/>
    <w:rsid w:val="00650416"/>
    <w:rsid w:val="00650508"/>
    <w:rsid w:val="00650613"/>
    <w:rsid w:val="00650626"/>
    <w:rsid w:val="00650702"/>
    <w:rsid w:val="0065092E"/>
    <w:rsid w:val="00650A4E"/>
    <w:rsid w:val="00650A5D"/>
    <w:rsid w:val="00650A6E"/>
    <w:rsid w:val="00650A98"/>
    <w:rsid w:val="00650AE0"/>
    <w:rsid w:val="00650AFF"/>
    <w:rsid w:val="00650B68"/>
    <w:rsid w:val="00650BD0"/>
    <w:rsid w:val="00650BFE"/>
    <w:rsid w:val="00650CE8"/>
    <w:rsid w:val="00650D42"/>
    <w:rsid w:val="00650D69"/>
    <w:rsid w:val="00650F8B"/>
    <w:rsid w:val="0065113A"/>
    <w:rsid w:val="00651197"/>
    <w:rsid w:val="00651198"/>
    <w:rsid w:val="006511D1"/>
    <w:rsid w:val="006512CF"/>
    <w:rsid w:val="006513E6"/>
    <w:rsid w:val="0065146E"/>
    <w:rsid w:val="006514A0"/>
    <w:rsid w:val="00651504"/>
    <w:rsid w:val="00651545"/>
    <w:rsid w:val="0065155B"/>
    <w:rsid w:val="006515CA"/>
    <w:rsid w:val="00651676"/>
    <w:rsid w:val="006516A4"/>
    <w:rsid w:val="00651723"/>
    <w:rsid w:val="0065177F"/>
    <w:rsid w:val="006517CB"/>
    <w:rsid w:val="006517EB"/>
    <w:rsid w:val="00651828"/>
    <w:rsid w:val="006518AE"/>
    <w:rsid w:val="0065190A"/>
    <w:rsid w:val="0065192B"/>
    <w:rsid w:val="006519DD"/>
    <w:rsid w:val="00651AA3"/>
    <w:rsid w:val="00651B6A"/>
    <w:rsid w:val="00651BA3"/>
    <w:rsid w:val="00651C7B"/>
    <w:rsid w:val="00651C7C"/>
    <w:rsid w:val="00651CBB"/>
    <w:rsid w:val="00651D89"/>
    <w:rsid w:val="00651EA9"/>
    <w:rsid w:val="00651F82"/>
    <w:rsid w:val="00652080"/>
    <w:rsid w:val="006520CC"/>
    <w:rsid w:val="006520D5"/>
    <w:rsid w:val="00652109"/>
    <w:rsid w:val="006521AF"/>
    <w:rsid w:val="0065223A"/>
    <w:rsid w:val="006522B2"/>
    <w:rsid w:val="006522C3"/>
    <w:rsid w:val="00652314"/>
    <w:rsid w:val="0065235D"/>
    <w:rsid w:val="0065237F"/>
    <w:rsid w:val="00652383"/>
    <w:rsid w:val="006523AE"/>
    <w:rsid w:val="00652465"/>
    <w:rsid w:val="006525AC"/>
    <w:rsid w:val="006525B2"/>
    <w:rsid w:val="006525D0"/>
    <w:rsid w:val="00652663"/>
    <w:rsid w:val="006526D1"/>
    <w:rsid w:val="0065294E"/>
    <w:rsid w:val="00652956"/>
    <w:rsid w:val="00652A7A"/>
    <w:rsid w:val="00652AB8"/>
    <w:rsid w:val="00652B57"/>
    <w:rsid w:val="00652BBA"/>
    <w:rsid w:val="00652CD6"/>
    <w:rsid w:val="00652D24"/>
    <w:rsid w:val="00652DBB"/>
    <w:rsid w:val="00652DC7"/>
    <w:rsid w:val="00652E0C"/>
    <w:rsid w:val="00652E46"/>
    <w:rsid w:val="00652F01"/>
    <w:rsid w:val="00652F25"/>
    <w:rsid w:val="00652F49"/>
    <w:rsid w:val="00652FEF"/>
    <w:rsid w:val="006530DE"/>
    <w:rsid w:val="00653211"/>
    <w:rsid w:val="0065324C"/>
    <w:rsid w:val="0065333B"/>
    <w:rsid w:val="006533E5"/>
    <w:rsid w:val="0065342B"/>
    <w:rsid w:val="00653454"/>
    <w:rsid w:val="00653478"/>
    <w:rsid w:val="006534D8"/>
    <w:rsid w:val="0065358D"/>
    <w:rsid w:val="00653595"/>
    <w:rsid w:val="006535B7"/>
    <w:rsid w:val="006535BB"/>
    <w:rsid w:val="00653652"/>
    <w:rsid w:val="0065368C"/>
    <w:rsid w:val="0065369F"/>
    <w:rsid w:val="00653717"/>
    <w:rsid w:val="0065373E"/>
    <w:rsid w:val="00653761"/>
    <w:rsid w:val="00653766"/>
    <w:rsid w:val="006537F3"/>
    <w:rsid w:val="00653846"/>
    <w:rsid w:val="00653851"/>
    <w:rsid w:val="00653889"/>
    <w:rsid w:val="00653995"/>
    <w:rsid w:val="006539DB"/>
    <w:rsid w:val="00653A00"/>
    <w:rsid w:val="00653A31"/>
    <w:rsid w:val="00653BBC"/>
    <w:rsid w:val="00653CAF"/>
    <w:rsid w:val="00653CBA"/>
    <w:rsid w:val="00653D08"/>
    <w:rsid w:val="00653D14"/>
    <w:rsid w:val="00653D2A"/>
    <w:rsid w:val="00653D3E"/>
    <w:rsid w:val="00653EAC"/>
    <w:rsid w:val="00653EE4"/>
    <w:rsid w:val="00653F6D"/>
    <w:rsid w:val="00653F75"/>
    <w:rsid w:val="00653F86"/>
    <w:rsid w:val="00653FBE"/>
    <w:rsid w:val="00653FCE"/>
    <w:rsid w:val="0065406F"/>
    <w:rsid w:val="00654114"/>
    <w:rsid w:val="0065415E"/>
    <w:rsid w:val="00654170"/>
    <w:rsid w:val="006541A0"/>
    <w:rsid w:val="00654221"/>
    <w:rsid w:val="00654438"/>
    <w:rsid w:val="0065444C"/>
    <w:rsid w:val="006544FC"/>
    <w:rsid w:val="00654512"/>
    <w:rsid w:val="00654528"/>
    <w:rsid w:val="00654565"/>
    <w:rsid w:val="0065457E"/>
    <w:rsid w:val="006545BE"/>
    <w:rsid w:val="006545C0"/>
    <w:rsid w:val="00654706"/>
    <w:rsid w:val="006547D4"/>
    <w:rsid w:val="00654839"/>
    <w:rsid w:val="00654946"/>
    <w:rsid w:val="0065498A"/>
    <w:rsid w:val="00654A4D"/>
    <w:rsid w:val="00654A4E"/>
    <w:rsid w:val="00654AD1"/>
    <w:rsid w:val="00654C79"/>
    <w:rsid w:val="00654CB0"/>
    <w:rsid w:val="00654DC0"/>
    <w:rsid w:val="00654FB4"/>
    <w:rsid w:val="00654FEF"/>
    <w:rsid w:val="00655040"/>
    <w:rsid w:val="0065504C"/>
    <w:rsid w:val="006550A3"/>
    <w:rsid w:val="0065513F"/>
    <w:rsid w:val="00655179"/>
    <w:rsid w:val="0065526A"/>
    <w:rsid w:val="00655394"/>
    <w:rsid w:val="0065539C"/>
    <w:rsid w:val="0065539E"/>
    <w:rsid w:val="00655483"/>
    <w:rsid w:val="006554C0"/>
    <w:rsid w:val="006554C7"/>
    <w:rsid w:val="0065550A"/>
    <w:rsid w:val="00655547"/>
    <w:rsid w:val="006555BF"/>
    <w:rsid w:val="00655718"/>
    <w:rsid w:val="0065572B"/>
    <w:rsid w:val="006557AB"/>
    <w:rsid w:val="00655AEF"/>
    <w:rsid w:val="00655C1F"/>
    <w:rsid w:val="00655C4E"/>
    <w:rsid w:val="00655CDD"/>
    <w:rsid w:val="00655D77"/>
    <w:rsid w:val="00656012"/>
    <w:rsid w:val="006560E9"/>
    <w:rsid w:val="00656266"/>
    <w:rsid w:val="00656283"/>
    <w:rsid w:val="00656358"/>
    <w:rsid w:val="00656421"/>
    <w:rsid w:val="006564EE"/>
    <w:rsid w:val="00656527"/>
    <w:rsid w:val="0065652E"/>
    <w:rsid w:val="00656560"/>
    <w:rsid w:val="0065659A"/>
    <w:rsid w:val="0065661C"/>
    <w:rsid w:val="0065662E"/>
    <w:rsid w:val="006566E7"/>
    <w:rsid w:val="00656786"/>
    <w:rsid w:val="006567DE"/>
    <w:rsid w:val="00656955"/>
    <w:rsid w:val="0065695C"/>
    <w:rsid w:val="00656974"/>
    <w:rsid w:val="006569A1"/>
    <w:rsid w:val="00656A08"/>
    <w:rsid w:val="00656A09"/>
    <w:rsid w:val="00656A8F"/>
    <w:rsid w:val="00656AB4"/>
    <w:rsid w:val="00656B4C"/>
    <w:rsid w:val="00656B67"/>
    <w:rsid w:val="00656B98"/>
    <w:rsid w:val="00656C1B"/>
    <w:rsid w:val="00656C73"/>
    <w:rsid w:val="00656C7C"/>
    <w:rsid w:val="00656CAF"/>
    <w:rsid w:val="00656E84"/>
    <w:rsid w:val="00656EDA"/>
    <w:rsid w:val="00656F1F"/>
    <w:rsid w:val="00656FB4"/>
    <w:rsid w:val="00656FD2"/>
    <w:rsid w:val="00657038"/>
    <w:rsid w:val="00657061"/>
    <w:rsid w:val="0065707C"/>
    <w:rsid w:val="006570FB"/>
    <w:rsid w:val="0065719E"/>
    <w:rsid w:val="00657414"/>
    <w:rsid w:val="00657575"/>
    <w:rsid w:val="00657649"/>
    <w:rsid w:val="0065764F"/>
    <w:rsid w:val="006576B8"/>
    <w:rsid w:val="006577DA"/>
    <w:rsid w:val="006577E1"/>
    <w:rsid w:val="006577E7"/>
    <w:rsid w:val="00657885"/>
    <w:rsid w:val="0065799C"/>
    <w:rsid w:val="006579B0"/>
    <w:rsid w:val="00657A9E"/>
    <w:rsid w:val="00657B58"/>
    <w:rsid w:val="00657BCE"/>
    <w:rsid w:val="00657C19"/>
    <w:rsid w:val="00657D27"/>
    <w:rsid w:val="00657DAC"/>
    <w:rsid w:val="00657DBE"/>
    <w:rsid w:val="00657EBF"/>
    <w:rsid w:val="00657EE3"/>
    <w:rsid w:val="00657EE5"/>
    <w:rsid w:val="00657F87"/>
    <w:rsid w:val="0066001F"/>
    <w:rsid w:val="00660086"/>
    <w:rsid w:val="006600DD"/>
    <w:rsid w:val="006600E5"/>
    <w:rsid w:val="0066022A"/>
    <w:rsid w:val="00660230"/>
    <w:rsid w:val="00660257"/>
    <w:rsid w:val="006602B4"/>
    <w:rsid w:val="006602B9"/>
    <w:rsid w:val="006602C5"/>
    <w:rsid w:val="00660329"/>
    <w:rsid w:val="006603D5"/>
    <w:rsid w:val="0066041D"/>
    <w:rsid w:val="00660431"/>
    <w:rsid w:val="00660480"/>
    <w:rsid w:val="0066050B"/>
    <w:rsid w:val="0066057E"/>
    <w:rsid w:val="006605A5"/>
    <w:rsid w:val="006606CD"/>
    <w:rsid w:val="00660803"/>
    <w:rsid w:val="00660820"/>
    <w:rsid w:val="00660829"/>
    <w:rsid w:val="00660861"/>
    <w:rsid w:val="006608EA"/>
    <w:rsid w:val="00660AAB"/>
    <w:rsid w:val="00660B87"/>
    <w:rsid w:val="00660BFC"/>
    <w:rsid w:val="00660CF5"/>
    <w:rsid w:val="00660D29"/>
    <w:rsid w:val="00660DC2"/>
    <w:rsid w:val="00660E17"/>
    <w:rsid w:val="00660F24"/>
    <w:rsid w:val="00660F4B"/>
    <w:rsid w:val="00660F6E"/>
    <w:rsid w:val="00660FCB"/>
    <w:rsid w:val="00661157"/>
    <w:rsid w:val="006611E2"/>
    <w:rsid w:val="00661231"/>
    <w:rsid w:val="0066124F"/>
    <w:rsid w:val="00661256"/>
    <w:rsid w:val="006612E6"/>
    <w:rsid w:val="0066138D"/>
    <w:rsid w:val="006613BF"/>
    <w:rsid w:val="00661475"/>
    <w:rsid w:val="00661511"/>
    <w:rsid w:val="00661590"/>
    <w:rsid w:val="0066160F"/>
    <w:rsid w:val="00661643"/>
    <w:rsid w:val="006616F1"/>
    <w:rsid w:val="006617A6"/>
    <w:rsid w:val="006617BC"/>
    <w:rsid w:val="006617D0"/>
    <w:rsid w:val="00661905"/>
    <w:rsid w:val="00661A22"/>
    <w:rsid w:val="00661A43"/>
    <w:rsid w:val="00661BD8"/>
    <w:rsid w:val="00661C24"/>
    <w:rsid w:val="00661E35"/>
    <w:rsid w:val="00661EDB"/>
    <w:rsid w:val="00661F90"/>
    <w:rsid w:val="00662029"/>
    <w:rsid w:val="0066208E"/>
    <w:rsid w:val="006620E3"/>
    <w:rsid w:val="0066243B"/>
    <w:rsid w:val="006624A3"/>
    <w:rsid w:val="0066251D"/>
    <w:rsid w:val="00662580"/>
    <w:rsid w:val="006625A4"/>
    <w:rsid w:val="00662870"/>
    <w:rsid w:val="0066294F"/>
    <w:rsid w:val="00662A04"/>
    <w:rsid w:val="00662A65"/>
    <w:rsid w:val="00662AB0"/>
    <w:rsid w:val="00662BD7"/>
    <w:rsid w:val="00662C58"/>
    <w:rsid w:val="00662C93"/>
    <w:rsid w:val="00662CF8"/>
    <w:rsid w:val="00662D16"/>
    <w:rsid w:val="00662D9E"/>
    <w:rsid w:val="00662EC1"/>
    <w:rsid w:val="00662F94"/>
    <w:rsid w:val="0066303B"/>
    <w:rsid w:val="00663150"/>
    <w:rsid w:val="0066316E"/>
    <w:rsid w:val="00663172"/>
    <w:rsid w:val="006631A3"/>
    <w:rsid w:val="006631EA"/>
    <w:rsid w:val="0066323F"/>
    <w:rsid w:val="006635EA"/>
    <w:rsid w:val="006635EE"/>
    <w:rsid w:val="006636D5"/>
    <w:rsid w:val="006636D9"/>
    <w:rsid w:val="0066378A"/>
    <w:rsid w:val="006637BF"/>
    <w:rsid w:val="0066394C"/>
    <w:rsid w:val="006639BD"/>
    <w:rsid w:val="00663A0E"/>
    <w:rsid w:val="00663A6E"/>
    <w:rsid w:val="00663A7A"/>
    <w:rsid w:val="00663B0F"/>
    <w:rsid w:val="00663C38"/>
    <w:rsid w:val="00663CDE"/>
    <w:rsid w:val="00663CEC"/>
    <w:rsid w:val="00663D7F"/>
    <w:rsid w:val="00663E3A"/>
    <w:rsid w:val="00663E57"/>
    <w:rsid w:val="00663E98"/>
    <w:rsid w:val="00663F23"/>
    <w:rsid w:val="00663F54"/>
    <w:rsid w:val="006640CE"/>
    <w:rsid w:val="006640E6"/>
    <w:rsid w:val="00664181"/>
    <w:rsid w:val="006642C5"/>
    <w:rsid w:val="006642DB"/>
    <w:rsid w:val="006642E1"/>
    <w:rsid w:val="0066430F"/>
    <w:rsid w:val="00664497"/>
    <w:rsid w:val="00664498"/>
    <w:rsid w:val="0066455A"/>
    <w:rsid w:val="00664782"/>
    <w:rsid w:val="00664784"/>
    <w:rsid w:val="0066483F"/>
    <w:rsid w:val="0066488D"/>
    <w:rsid w:val="00664911"/>
    <w:rsid w:val="0066493D"/>
    <w:rsid w:val="00664959"/>
    <w:rsid w:val="00664974"/>
    <w:rsid w:val="00664A0D"/>
    <w:rsid w:val="00664C4A"/>
    <w:rsid w:val="00664C4C"/>
    <w:rsid w:val="00664F9C"/>
    <w:rsid w:val="00665013"/>
    <w:rsid w:val="00665082"/>
    <w:rsid w:val="006652C1"/>
    <w:rsid w:val="0066535B"/>
    <w:rsid w:val="0066535D"/>
    <w:rsid w:val="0066559C"/>
    <w:rsid w:val="006655DA"/>
    <w:rsid w:val="00665847"/>
    <w:rsid w:val="00665877"/>
    <w:rsid w:val="00665885"/>
    <w:rsid w:val="00665988"/>
    <w:rsid w:val="006659F4"/>
    <w:rsid w:val="00665AA0"/>
    <w:rsid w:val="00665AD0"/>
    <w:rsid w:val="00665BAB"/>
    <w:rsid w:val="00665BE8"/>
    <w:rsid w:val="00665CCD"/>
    <w:rsid w:val="00665D31"/>
    <w:rsid w:val="00665D51"/>
    <w:rsid w:val="00665E4D"/>
    <w:rsid w:val="00665E59"/>
    <w:rsid w:val="00665FBE"/>
    <w:rsid w:val="00666077"/>
    <w:rsid w:val="00666161"/>
    <w:rsid w:val="006664F9"/>
    <w:rsid w:val="006665AD"/>
    <w:rsid w:val="0066665B"/>
    <w:rsid w:val="00666661"/>
    <w:rsid w:val="006667CD"/>
    <w:rsid w:val="006667ED"/>
    <w:rsid w:val="00666820"/>
    <w:rsid w:val="0066689D"/>
    <w:rsid w:val="006669DE"/>
    <w:rsid w:val="00666A2F"/>
    <w:rsid w:val="00666AB3"/>
    <w:rsid w:val="00666C3E"/>
    <w:rsid w:val="00666C45"/>
    <w:rsid w:val="00666C6A"/>
    <w:rsid w:val="00666DE0"/>
    <w:rsid w:val="00666E24"/>
    <w:rsid w:val="00666F46"/>
    <w:rsid w:val="00666F94"/>
    <w:rsid w:val="00666FD5"/>
    <w:rsid w:val="00667145"/>
    <w:rsid w:val="00667189"/>
    <w:rsid w:val="006671C3"/>
    <w:rsid w:val="00667200"/>
    <w:rsid w:val="006672B4"/>
    <w:rsid w:val="006672BB"/>
    <w:rsid w:val="0066734F"/>
    <w:rsid w:val="00667397"/>
    <w:rsid w:val="00667461"/>
    <w:rsid w:val="0066747C"/>
    <w:rsid w:val="00667547"/>
    <w:rsid w:val="00667595"/>
    <w:rsid w:val="006675C9"/>
    <w:rsid w:val="006676D9"/>
    <w:rsid w:val="0066771B"/>
    <w:rsid w:val="00667729"/>
    <w:rsid w:val="00667798"/>
    <w:rsid w:val="006677B5"/>
    <w:rsid w:val="006678E3"/>
    <w:rsid w:val="00667959"/>
    <w:rsid w:val="00667A78"/>
    <w:rsid w:val="00667ABA"/>
    <w:rsid w:val="00667BAF"/>
    <w:rsid w:val="00667BDB"/>
    <w:rsid w:val="00667BDF"/>
    <w:rsid w:val="00667C78"/>
    <w:rsid w:val="00667CA0"/>
    <w:rsid w:val="00667D7B"/>
    <w:rsid w:val="00667DB5"/>
    <w:rsid w:val="00667DE9"/>
    <w:rsid w:val="00667E37"/>
    <w:rsid w:val="00667E7D"/>
    <w:rsid w:val="00667EDF"/>
    <w:rsid w:val="00667F4C"/>
    <w:rsid w:val="00667F76"/>
    <w:rsid w:val="00667FCF"/>
    <w:rsid w:val="00670045"/>
    <w:rsid w:val="00670054"/>
    <w:rsid w:val="006700CA"/>
    <w:rsid w:val="006700E7"/>
    <w:rsid w:val="00670183"/>
    <w:rsid w:val="0067021F"/>
    <w:rsid w:val="0067025C"/>
    <w:rsid w:val="0067040E"/>
    <w:rsid w:val="00670687"/>
    <w:rsid w:val="0067078B"/>
    <w:rsid w:val="00670A5A"/>
    <w:rsid w:val="00670A8E"/>
    <w:rsid w:val="00670AFA"/>
    <w:rsid w:val="00670B0C"/>
    <w:rsid w:val="00670B77"/>
    <w:rsid w:val="00670BEA"/>
    <w:rsid w:val="00670C0A"/>
    <w:rsid w:val="00670C11"/>
    <w:rsid w:val="00670C5C"/>
    <w:rsid w:val="00670C94"/>
    <w:rsid w:val="00671050"/>
    <w:rsid w:val="006711E6"/>
    <w:rsid w:val="00671233"/>
    <w:rsid w:val="006713E7"/>
    <w:rsid w:val="00671487"/>
    <w:rsid w:val="006714E1"/>
    <w:rsid w:val="00671635"/>
    <w:rsid w:val="006716D8"/>
    <w:rsid w:val="006718F3"/>
    <w:rsid w:val="006718F7"/>
    <w:rsid w:val="0067199F"/>
    <w:rsid w:val="00671AD0"/>
    <w:rsid w:val="00671AE1"/>
    <w:rsid w:val="00671AE9"/>
    <w:rsid w:val="00671BB9"/>
    <w:rsid w:val="00671C91"/>
    <w:rsid w:val="00671CD7"/>
    <w:rsid w:val="00671D47"/>
    <w:rsid w:val="00671DE2"/>
    <w:rsid w:val="00671E25"/>
    <w:rsid w:val="00671E59"/>
    <w:rsid w:val="00671E9A"/>
    <w:rsid w:val="00671EDE"/>
    <w:rsid w:val="00671FAD"/>
    <w:rsid w:val="00671FE5"/>
    <w:rsid w:val="0067211B"/>
    <w:rsid w:val="00672196"/>
    <w:rsid w:val="006721DA"/>
    <w:rsid w:val="006721E3"/>
    <w:rsid w:val="0067220C"/>
    <w:rsid w:val="00672286"/>
    <w:rsid w:val="006722C7"/>
    <w:rsid w:val="0067230F"/>
    <w:rsid w:val="0067234D"/>
    <w:rsid w:val="0067238F"/>
    <w:rsid w:val="0067248A"/>
    <w:rsid w:val="006724BE"/>
    <w:rsid w:val="00672500"/>
    <w:rsid w:val="006725BF"/>
    <w:rsid w:val="006725C6"/>
    <w:rsid w:val="006725DE"/>
    <w:rsid w:val="00672686"/>
    <w:rsid w:val="006726A4"/>
    <w:rsid w:val="006726CB"/>
    <w:rsid w:val="006726CC"/>
    <w:rsid w:val="006726E1"/>
    <w:rsid w:val="00672786"/>
    <w:rsid w:val="0067283C"/>
    <w:rsid w:val="0067284B"/>
    <w:rsid w:val="006728E1"/>
    <w:rsid w:val="00672993"/>
    <w:rsid w:val="006729CB"/>
    <w:rsid w:val="00672A15"/>
    <w:rsid w:val="00672A36"/>
    <w:rsid w:val="00672A4A"/>
    <w:rsid w:val="00672A55"/>
    <w:rsid w:val="00672ACC"/>
    <w:rsid w:val="00672ACF"/>
    <w:rsid w:val="00672B72"/>
    <w:rsid w:val="00672CE6"/>
    <w:rsid w:val="00672D0C"/>
    <w:rsid w:val="00672D3E"/>
    <w:rsid w:val="00672DC5"/>
    <w:rsid w:val="00672E3D"/>
    <w:rsid w:val="00672F2B"/>
    <w:rsid w:val="00673281"/>
    <w:rsid w:val="0067328A"/>
    <w:rsid w:val="006733BC"/>
    <w:rsid w:val="0067343C"/>
    <w:rsid w:val="006735C5"/>
    <w:rsid w:val="006735E0"/>
    <w:rsid w:val="006735FA"/>
    <w:rsid w:val="006736AA"/>
    <w:rsid w:val="006736B0"/>
    <w:rsid w:val="006736EC"/>
    <w:rsid w:val="00673829"/>
    <w:rsid w:val="00673A5F"/>
    <w:rsid w:val="00673AB0"/>
    <w:rsid w:val="00673ACD"/>
    <w:rsid w:val="00673AFF"/>
    <w:rsid w:val="00673B57"/>
    <w:rsid w:val="00673B97"/>
    <w:rsid w:val="00673BD7"/>
    <w:rsid w:val="00673CB2"/>
    <w:rsid w:val="00673D77"/>
    <w:rsid w:val="00673D93"/>
    <w:rsid w:val="00673DDE"/>
    <w:rsid w:val="00673EDE"/>
    <w:rsid w:val="00673EF0"/>
    <w:rsid w:val="00673F2D"/>
    <w:rsid w:val="00674040"/>
    <w:rsid w:val="006740FE"/>
    <w:rsid w:val="006741EF"/>
    <w:rsid w:val="006742A5"/>
    <w:rsid w:val="006742B3"/>
    <w:rsid w:val="00674440"/>
    <w:rsid w:val="0067447F"/>
    <w:rsid w:val="00674488"/>
    <w:rsid w:val="006744D7"/>
    <w:rsid w:val="00674607"/>
    <w:rsid w:val="006746C2"/>
    <w:rsid w:val="006746F3"/>
    <w:rsid w:val="0067479A"/>
    <w:rsid w:val="00674840"/>
    <w:rsid w:val="006748C5"/>
    <w:rsid w:val="0067494B"/>
    <w:rsid w:val="006749FE"/>
    <w:rsid w:val="00674A53"/>
    <w:rsid w:val="00674A84"/>
    <w:rsid w:val="00674A8B"/>
    <w:rsid w:val="00674AB4"/>
    <w:rsid w:val="00674AC1"/>
    <w:rsid w:val="00674C3F"/>
    <w:rsid w:val="00674C80"/>
    <w:rsid w:val="00674DDF"/>
    <w:rsid w:val="00674EB8"/>
    <w:rsid w:val="00674F48"/>
    <w:rsid w:val="00675003"/>
    <w:rsid w:val="006750BD"/>
    <w:rsid w:val="006751B4"/>
    <w:rsid w:val="00675366"/>
    <w:rsid w:val="00675586"/>
    <w:rsid w:val="00675620"/>
    <w:rsid w:val="006757FD"/>
    <w:rsid w:val="006758DD"/>
    <w:rsid w:val="00675989"/>
    <w:rsid w:val="006759CE"/>
    <w:rsid w:val="006759E9"/>
    <w:rsid w:val="00675AF8"/>
    <w:rsid w:val="00675B2B"/>
    <w:rsid w:val="00675B96"/>
    <w:rsid w:val="00675BC5"/>
    <w:rsid w:val="00675BED"/>
    <w:rsid w:val="00675C48"/>
    <w:rsid w:val="00675C6A"/>
    <w:rsid w:val="00675D87"/>
    <w:rsid w:val="00675F27"/>
    <w:rsid w:val="00676044"/>
    <w:rsid w:val="006760BC"/>
    <w:rsid w:val="006760F5"/>
    <w:rsid w:val="00676201"/>
    <w:rsid w:val="00676263"/>
    <w:rsid w:val="00676270"/>
    <w:rsid w:val="006762C7"/>
    <w:rsid w:val="00676325"/>
    <w:rsid w:val="0067632C"/>
    <w:rsid w:val="006764DB"/>
    <w:rsid w:val="0067652E"/>
    <w:rsid w:val="006765BA"/>
    <w:rsid w:val="006766D0"/>
    <w:rsid w:val="00676716"/>
    <w:rsid w:val="006767ED"/>
    <w:rsid w:val="00676961"/>
    <w:rsid w:val="0067699D"/>
    <w:rsid w:val="006769AC"/>
    <w:rsid w:val="00676A8F"/>
    <w:rsid w:val="00676BD0"/>
    <w:rsid w:val="00676BDD"/>
    <w:rsid w:val="00676C38"/>
    <w:rsid w:val="00676C58"/>
    <w:rsid w:val="00676D03"/>
    <w:rsid w:val="00676D33"/>
    <w:rsid w:val="00676DE7"/>
    <w:rsid w:val="00676EB4"/>
    <w:rsid w:val="006770FD"/>
    <w:rsid w:val="0067715E"/>
    <w:rsid w:val="00677187"/>
    <w:rsid w:val="0067725E"/>
    <w:rsid w:val="006772CA"/>
    <w:rsid w:val="006772EA"/>
    <w:rsid w:val="006772F1"/>
    <w:rsid w:val="00677321"/>
    <w:rsid w:val="0067733E"/>
    <w:rsid w:val="006773AB"/>
    <w:rsid w:val="006773B4"/>
    <w:rsid w:val="006773FE"/>
    <w:rsid w:val="00677444"/>
    <w:rsid w:val="00677456"/>
    <w:rsid w:val="00677672"/>
    <w:rsid w:val="00677695"/>
    <w:rsid w:val="006776AE"/>
    <w:rsid w:val="006776CB"/>
    <w:rsid w:val="006776D5"/>
    <w:rsid w:val="0067770B"/>
    <w:rsid w:val="006777A2"/>
    <w:rsid w:val="00677863"/>
    <w:rsid w:val="00677944"/>
    <w:rsid w:val="00677946"/>
    <w:rsid w:val="00677973"/>
    <w:rsid w:val="00677977"/>
    <w:rsid w:val="00677A34"/>
    <w:rsid w:val="00677A57"/>
    <w:rsid w:val="00677B17"/>
    <w:rsid w:val="00677C28"/>
    <w:rsid w:val="00677CBC"/>
    <w:rsid w:val="00677D41"/>
    <w:rsid w:val="00677D8C"/>
    <w:rsid w:val="00677D8D"/>
    <w:rsid w:val="00680038"/>
    <w:rsid w:val="006800B1"/>
    <w:rsid w:val="00680101"/>
    <w:rsid w:val="00680169"/>
    <w:rsid w:val="00680195"/>
    <w:rsid w:val="00680207"/>
    <w:rsid w:val="0068035D"/>
    <w:rsid w:val="006803EF"/>
    <w:rsid w:val="00680439"/>
    <w:rsid w:val="006804B8"/>
    <w:rsid w:val="006806F3"/>
    <w:rsid w:val="00680704"/>
    <w:rsid w:val="006807E2"/>
    <w:rsid w:val="00680806"/>
    <w:rsid w:val="00680834"/>
    <w:rsid w:val="0068084D"/>
    <w:rsid w:val="0068090F"/>
    <w:rsid w:val="00680938"/>
    <w:rsid w:val="006809A9"/>
    <w:rsid w:val="00680A93"/>
    <w:rsid w:val="00680B41"/>
    <w:rsid w:val="00680BF3"/>
    <w:rsid w:val="00680C0E"/>
    <w:rsid w:val="00680C93"/>
    <w:rsid w:val="00680CA8"/>
    <w:rsid w:val="00680D32"/>
    <w:rsid w:val="00680DA4"/>
    <w:rsid w:val="00680DE4"/>
    <w:rsid w:val="00680E33"/>
    <w:rsid w:val="00680E81"/>
    <w:rsid w:val="00680E92"/>
    <w:rsid w:val="00680F4E"/>
    <w:rsid w:val="00681089"/>
    <w:rsid w:val="00681093"/>
    <w:rsid w:val="0068115C"/>
    <w:rsid w:val="00681195"/>
    <w:rsid w:val="006811C1"/>
    <w:rsid w:val="006814C1"/>
    <w:rsid w:val="006814EB"/>
    <w:rsid w:val="00681577"/>
    <w:rsid w:val="00681598"/>
    <w:rsid w:val="00681681"/>
    <w:rsid w:val="006816E3"/>
    <w:rsid w:val="006817AC"/>
    <w:rsid w:val="006817C8"/>
    <w:rsid w:val="00681911"/>
    <w:rsid w:val="00681945"/>
    <w:rsid w:val="006819A7"/>
    <w:rsid w:val="006819B6"/>
    <w:rsid w:val="00681A18"/>
    <w:rsid w:val="00681AD0"/>
    <w:rsid w:val="00681ADE"/>
    <w:rsid w:val="00681C03"/>
    <w:rsid w:val="00681C47"/>
    <w:rsid w:val="00681C64"/>
    <w:rsid w:val="00681D67"/>
    <w:rsid w:val="00681D6C"/>
    <w:rsid w:val="00681D76"/>
    <w:rsid w:val="00681DBD"/>
    <w:rsid w:val="00681E18"/>
    <w:rsid w:val="00681F67"/>
    <w:rsid w:val="00681F9E"/>
    <w:rsid w:val="0068201D"/>
    <w:rsid w:val="00682181"/>
    <w:rsid w:val="00682185"/>
    <w:rsid w:val="006821B6"/>
    <w:rsid w:val="006821BF"/>
    <w:rsid w:val="00682343"/>
    <w:rsid w:val="006823B7"/>
    <w:rsid w:val="006823C7"/>
    <w:rsid w:val="00682403"/>
    <w:rsid w:val="0068241B"/>
    <w:rsid w:val="0068269C"/>
    <w:rsid w:val="00682751"/>
    <w:rsid w:val="0068279F"/>
    <w:rsid w:val="006827DF"/>
    <w:rsid w:val="00682890"/>
    <w:rsid w:val="006828CE"/>
    <w:rsid w:val="006829B2"/>
    <w:rsid w:val="00682B00"/>
    <w:rsid w:val="00682B91"/>
    <w:rsid w:val="00682C0E"/>
    <w:rsid w:val="00682CF5"/>
    <w:rsid w:val="00682CFB"/>
    <w:rsid w:val="00682D5E"/>
    <w:rsid w:val="00682D6E"/>
    <w:rsid w:val="00682E11"/>
    <w:rsid w:val="00682EE1"/>
    <w:rsid w:val="00682F00"/>
    <w:rsid w:val="00682F1E"/>
    <w:rsid w:val="00682F50"/>
    <w:rsid w:val="00682F58"/>
    <w:rsid w:val="00682FAB"/>
    <w:rsid w:val="006832B4"/>
    <w:rsid w:val="00683412"/>
    <w:rsid w:val="0068345D"/>
    <w:rsid w:val="006834B4"/>
    <w:rsid w:val="006834CD"/>
    <w:rsid w:val="006834D0"/>
    <w:rsid w:val="00683730"/>
    <w:rsid w:val="0068373C"/>
    <w:rsid w:val="006837B3"/>
    <w:rsid w:val="006837CA"/>
    <w:rsid w:val="006837E7"/>
    <w:rsid w:val="006838B8"/>
    <w:rsid w:val="00683A2E"/>
    <w:rsid w:val="00683A50"/>
    <w:rsid w:val="00683A61"/>
    <w:rsid w:val="00683A74"/>
    <w:rsid w:val="00683ADA"/>
    <w:rsid w:val="00683B01"/>
    <w:rsid w:val="00683C1E"/>
    <w:rsid w:val="00683CD1"/>
    <w:rsid w:val="00683CD5"/>
    <w:rsid w:val="00683D26"/>
    <w:rsid w:val="00683E5E"/>
    <w:rsid w:val="00683EC1"/>
    <w:rsid w:val="00683EE8"/>
    <w:rsid w:val="00683EF6"/>
    <w:rsid w:val="00683F79"/>
    <w:rsid w:val="00683F7C"/>
    <w:rsid w:val="00683FF6"/>
    <w:rsid w:val="006841A4"/>
    <w:rsid w:val="006841E7"/>
    <w:rsid w:val="0068422B"/>
    <w:rsid w:val="00684340"/>
    <w:rsid w:val="006843CE"/>
    <w:rsid w:val="00684402"/>
    <w:rsid w:val="0068440B"/>
    <w:rsid w:val="00684475"/>
    <w:rsid w:val="006844D5"/>
    <w:rsid w:val="00684534"/>
    <w:rsid w:val="00684552"/>
    <w:rsid w:val="006845C8"/>
    <w:rsid w:val="0068466E"/>
    <w:rsid w:val="006846B5"/>
    <w:rsid w:val="006847F5"/>
    <w:rsid w:val="0068499A"/>
    <w:rsid w:val="006849D0"/>
    <w:rsid w:val="00684B10"/>
    <w:rsid w:val="00684B1D"/>
    <w:rsid w:val="00684B20"/>
    <w:rsid w:val="00684C23"/>
    <w:rsid w:val="00684C4B"/>
    <w:rsid w:val="00684CE1"/>
    <w:rsid w:val="00684D10"/>
    <w:rsid w:val="00684DA2"/>
    <w:rsid w:val="00684FBA"/>
    <w:rsid w:val="00684FEA"/>
    <w:rsid w:val="0068503C"/>
    <w:rsid w:val="006850D8"/>
    <w:rsid w:val="006850E2"/>
    <w:rsid w:val="00685148"/>
    <w:rsid w:val="00685237"/>
    <w:rsid w:val="006852F4"/>
    <w:rsid w:val="00685356"/>
    <w:rsid w:val="0068539F"/>
    <w:rsid w:val="00685760"/>
    <w:rsid w:val="0068579B"/>
    <w:rsid w:val="006857A7"/>
    <w:rsid w:val="0068595D"/>
    <w:rsid w:val="00685B2D"/>
    <w:rsid w:val="00685BAA"/>
    <w:rsid w:val="00685CC6"/>
    <w:rsid w:val="00685CF8"/>
    <w:rsid w:val="00685DBE"/>
    <w:rsid w:val="00685DDD"/>
    <w:rsid w:val="00685E16"/>
    <w:rsid w:val="00685E6B"/>
    <w:rsid w:val="00685EB1"/>
    <w:rsid w:val="00685F01"/>
    <w:rsid w:val="00685FAC"/>
    <w:rsid w:val="00685FBF"/>
    <w:rsid w:val="00686062"/>
    <w:rsid w:val="006860D0"/>
    <w:rsid w:val="006860DB"/>
    <w:rsid w:val="006861D9"/>
    <w:rsid w:val="006861F9"/>
    <w:rsid w:val="00686221"/>
    <w:rsid w:val="0068625B"/>
    <w:rsid w:val="006862B3"/>
    <w:rsid w:val="00686390"/>
    <w:rsid w:val="0068639F"/>
    <w:rsid w:val="00686531"/>
    <w:rsid w:val="00686533"/>
    <w:rsid w:val="00686547"/>
    <w:rsid w:val="0068666E"/>
    <w:rsid w:val="00686715"/>
    <w:rsid w:val="00686718"/>
    <w:rsid w:val="0068672F"/>
    <w:rsid w:val="006867A1"/>
    <w:rsid w:val="00686877"/>
    <w:rsid w:val="006868B9"/>
    <w:rsid w:val="00686937"/>
    <w:rsid w:val="00686A49"/>
    <w:rsid w:val="00686AD5"/>
    <w:rsid w:val="00686B52"/>
    <w:rsid w:val="00686B7C"/>
    <w:rsid w:val="00686B9C"/>
    <w:rsid w:val="00686BB2"/>
    <w:rsid w:val="00686BCC"/>
    <w:rsid w:val="00686C38"/>
    <w:rsid w:val="00686CC5"/>
    <w:rsid w:val="00686E17"/>
    <w:rsid w:val="00686EE0"/>
    <w:rsid w:val="00686FAE"/>
    <w:rsid w:val="0068719C"/>
    <w:rsid w:val="0068731B"/>
    <w:rsid w:val="0068738D"/>
    <w:rsid w:val="006873F0"/>
    <w:rsid w:val="00687616"/>
    <w:rsid w:val="00687640"/>
    <w:rsid w:val="00687662"/>
    <w:rsid w:val="006876F5"/>
    <w:rsid w:val="00687734"/>
    <w:rsid w:val="00687746"/>
    <w:rsid w:val="006877F6"/>
    <w:rsid w:val="00687811"/>
    <w:rsid w:val="0068788D"/>
    <w:rsid w:val="0068789A"/>
    <w:rsid w:val="006878DC"/>
    <w:rsid w:val="00687934"/>
    <w:rsid w:val="006879DB"/>
    <w:rsid w:val="006879DF"/>
    <w:rsid w:val="00687A66"/>
    <w:rsid w:val="00687ADE"/>
    <w:rsid w:val="00687B7A"/>
    <w:rsid w:val="00687DCA"/>
    <w:rsid w:val="00687DD2"/>
    <w:rsid w:val="00687DFE"/>
    <w:rsid w:val="00687EE6"/>
    <w:rsid w:val="00687FD5"/>
    <w:rsid w:val="00690076"/>
    <w:rsid w:val="006900E0"/>
    <w:rsid w:val="006901A7"/>
    <w:rsid w:val="006901C0"/>
    <w:rsid w:val="00690226"/>
    <w:rsid w:val="0069046D"/>
    <w:rsid w:val="006904A5"/>
    <w:rsid w:val="006904C3"/>
    <w:rsid w:val="006904DA"/>
    <w:rsid w:val="00690576"/>
    <w:rsid w:val="00690598"/>
    <w:rsid w:val="0069068F"/>
    <w:rsid w:val="006906A3"/>
    <w:rsid w:val="006906D4"/>
    <w:rsid w:val="006906E7"/>
    <w:rsid w:val="006906ED"/>
    <w:rsid w:val="00690758"/>
    <w:rsid w:val="006907C8"/>
    <w:rsid w:val="006907F8"/>
    <w:rsid w:val="00690817"/>
    <w:rsid w:val="00690874"/>
    <w:rsid w:val="006908BA"/>
    <w:rsid w:val="006908C4"/>
    <w:rsid w:val="00690905"/>
    <w:rsid w:val="0069091E"/>
    <w:rsid w:val="006909F7"/>
    <w:rsid w:val="00690A92"/>
    <w:rsid w:val="00690AE8"/>
    <w:rsid w:val="00690B30"/>
    <w:rsid w:val="00690C1D"/>
    <w:rsid w:val="00690CF8"/>
    <w:rsid w:val="00690D03"/>
    <w:rsid w:val="00690EAC"/>
    <w:rsid w:val="00690EC1"/>
    <w:rsid w:val="00690F01"/>
    <w:rsid w:val="00690F67"/>
    <w:rsid w:val="00690F9A"/>
    <w:rsid w:val="00690FD9"/>
    <w:rsid w:val="00691006"/>
    <w:rsid w:val="006910A7"/>
    <w:rsid w:val="006911EA"/>
    <w:rsid w:val="00691215"/>
    <w:rsid w:val="006912A6"/>
    <w:rsid w:val="006912C8"/>
    <w:rsid w:val="0069137E"/>
    <w:rsid w:val="006913F7"/>
    <w:rsid w:val="006914AF"/>
    <w:rsid w:val="00691531"/>
    <w:rsid w:val="00691575"/>
    <w:rsid w:val="0069160F"/>
    <w:rsid w:val="00691657"/>
    <w:rsid w:val="0069175F"/>
    <w:rsid w:val="00691828"/>
    <w:rsid w:val="00691832"/>
    <w:rsid w:val="00691884"/>
    <w:rsid w:val="006918A1"/>
    <w:rsid w:val="00691954"/>
    <w:rsid w:val="00691979"/>
    <w:rsid w:val="0069197C"/>
    <w:rsid w:val="00691A12"/>
    <w:rsid w:val="00691BD3"/>
    <w:rsid w:val="00691C32"/>
    <w:rsid w:val="00691DE3"/>
    <w:rsid w:val="00691E4E"/>
    <w:rsid w:val="00691F44"/>
    <w:rsid w:val="0069203C"/>
    <w:rsid w:val="00692121"/>
    <w:rsid w:val="0069222F"/>
    <w:rsid w:val="00692261"/>
    <w:rsid w:val="00692577"/>
    <w:rsid w:val="006925EF"/>
    <w:rsid w:val="00692623"/>
    <w:rsid w:val="006926CA"/>
    <w:rsid w:val="0069274A"/>
    <w:rsid w:val="006927AA"/>
    <w:rsid w:val="006928A2"/>
    <w:rsid w:val="00692910"/>
    <w:rsid w:val="006929CF"/>
    <w:rsid w:val="00692A02"/>
    <w:rsid w:val="00692A5C"/>
    <w:rsid w:val="00692AB2"/>
    <w:rsid w:val="00692AC5"/>
    <w:rsid w:val="00692B68"/>
    <w:rsid w:val="00692B6A"/>
    <w:rsid w:val="00692C98"/>
    <w:rsid w:val="00692DC2"/>
    <w:rsid w:val="00692EF6"/>
    <w:rsid w:val="00692F2E"/>
    <w:rsid w:val="0069307E"/>
    <w:rsid w:val="00693085"/>
    <w:rsid w:val="006930C1"/>
    <w:rsid w:val="00693169"/>
    <w:rsid w:val="006931C3"/>
    <w:rsid w:val="006931FD"/>
    <w:rsid w:val="00693261"/>
    <w:rsid w:val="0069343E"/>
    <w:rsid w:val="00693587"/>
    <w:rsid w:val="006935AE"/>
    <w:rsid w:val="006935DF"/>
    <w:rsid w:val="006936A9"/>
    <w:rsid w:val="006936FB"/>
    <w:rsid w:val="0069370A"/>
    <w:rsid w:val="00693715"/>
    <w:rsid w:val="0069371A"/>
    <w:rsid w:val="00693737"/>
    <w:rsid w:val="00693799"/>
    <w:rsid w:val="006937E3"/>
    <w:rsid w:val="00693999"/>
    <w:rsid w:val="00693A27"/>
    <w:rsid w:val="00693AC0"/>
    <w:rsid w:val="00693AFE"/>
    <w:rsid w:val="00693B00"/>
    <w:rsid w:val="00693B5F"/>
    <w:rsid w:val="00693CB2"/>
    <w:rsid w:val="00693CE3"/>
    <w:rsid w:val="00693E27"/>
    <w:rsid w:val="00693E78"/>
    <w:rsid w:val="00693F10"/>
    <w:rsid w:val="00693F73"/>
    <w:rsid w:val="00693F7F"/>
    <w:rsid w:val="00693FFC"/>
    <w:rsid w:val="0069404F"/>
    <w:rsid w:val="00694069"/>
    <w:rsid w:val="006940DC"/>
    <w:rsid w:val="00694103"/>
    <w:rsid w:val="0069424B"/>
    <w:rsid w:val="00694389"/>
    <w:rsid w:val="006943B8"/>
    <w:rsid w:val="0069456B"/>
    <w:rsid w:val="00694620"/>
    <w:rsid w:val="00694623"/>
    <w:rsid w:val="00694644"/>
    <w:rsid w:val="006946B7"/>
    <w:rsid w:val="00694717"/>
    <w:rsid w:val="006947CD"/>
    <w:rsid w:val="00694808"/>
    <w:rsid w:val="006948A4"/>
    <w:rsid w:val="0069493A"/>
    <w:rsid w:val="006949A6"/>
    <w:rsid w:val="006949D2"/>
    <w:rsid w:val="006949FF"/>
    <w:rsid w:val="00694C1D"/>
    <w:rsid w:val="00694C3E"/>
    <w:rsid w:val="00694C87"/>
    <w:rsid w:val="00694C9C"/>
    <w:rsid w:val="00694D50"/>
    <w:rsid w:val="00694DF4"/>
    <w:rsid w:val="00694E88"/>
    <w:rsid w:val="00694ECD"/>
    <w:rsid w:val="00694F33"/>
    <w:rsid w:val="0069507A"/>
    <w:rsid w:val="0069513E"/>
    <w:rsid w:val="0069520C"/>
    <w:rsid w:val="00695311"/>
    <w:rsid w:val="006954A6"/>
    <w:rsid w:val="0069553A"/>
    <w:rsid w:val="00695540"/>
    <w:rsid w:val="00695547"/>
    <w:rsid w:val="00695877"/>
    <w:rsid w:val="006958B5"/>
    <w:rsid w:val="00695ABD"/>
    <w:rsid w:val="00695B3D"/>
    <w:rsid w:val="00695B4A"/>
    <w:rsid w:val="00695C53"/>
    <w:rsid w:val="00695D55"/>
    <w:rsid w:val="00695EBB"/>
    <w:rsid w:val="00695F31"/>
    <w:rsid w:val="00695FC2"/>
    <w:rsid w:val="00696002"/>
    <w:rsid w:val="00696006"/>
    <w:rsid w:val="0069602A"/>
    <w:rsid w:val="0069602F"/>
    <w:rsid w:val="006960BE"/>
    <w:rsid w:val="00696267"/>
    <w:rsid w:val="006965D2"/>
    <w:rsid w:val="0069665A"/>
    <w:rsid w:val="0069669E"/>
    <w:rsid w:val="0069676E"/>
    <w:rsid w:val="00696771"/>
    <w:rsid w:val="006969A3"/>
    <w:rsid w:val="006969D2"/>
    <w:rsid w:val="006969EB"/>
    <w:rsid w:val="00696A1F"/>
    <w:rsid w:val="00696C9C"/>
    <w:rsid w:val="00696E8F"/>
    <w:rsid w:val="00696EBA"/>
    <w:rsid w:val="00696EDF"/>
    <w:rsid w:val="00696F4D"/>
    <w:rsid w:val="00697042"/>
    <w:rsid w:val="0069705E"/>
    <w:rsid w:val="00697152"/>
    <w:rsid w:val="006971AC"/>
    <w:rsid w:val="00697257"/>
    <w:rsid w:val="0069725E"/>
    <w:rsid w:val="0069738B"/>
    <w:rsid w:val="0069738F"/>
    <w:rsid w:val="006973A4"/>
    <w:rsid w:val="006973BA"/>
    <w:rsid w:val="00697411"/>
    <w:rsid w:val="00697449"/>
    <w:rsid w:val="00697685"/>
    <w:rsid w:val="006976AB"/>
    <w:rsid w:val="006976E4"/>
    <w:rsid w:val="00697735"/>
    <w:rsid w:val="00697835"/>
    <w:rsid w:val="006978FC"/>
    <w:rsid w:val="006979A7"/>
    <w:rsid w:val="006979CD"/>
    <w:rsid w:val="00697A78"/>
    <w:rsid w:val="00697AE4"/>
    <w:rsid w:val="00697B39"/>
    <w:rsid w:val="00697BEA"/>
    <w:rsid w:val="00697BED"/>
    <w:rsid w:val="00697BF8"/>
    <w:rsid w:val="00697C8F"/>
    <w:rsid w:val="00697D24"/>
    <w:rsid w:val="00697E25"/>
    <w:rsid w:val="00697E46"/>
    <w:rsid w:val="00697E50"/>
    <w:rsid w:val="00697E7E"/>
    <w:rsid w:val="00697F7D"/>
    <w:rsid w:val="006A019C"/>
    <w:rsid w:val="006A01E3"/>
    <w:rsid w:val="006A0210"/>
    <w:rsid w:val="006A02CD"/>
    <w:rsid w:val="006A02D5"/>
    <w:rsid w:val="006A0383"/>
    <w:rsid w:val="006A03DB"/>
    <w:rsid w:val="006A046E"/>
    <w:rsid w:val="006A0498"/>
    <w:rsid w:val="006A04AC"/>
    <w:rsid w:val="006A04AD"/>
    <w:rsid w:val="006A05B3"/>
    <w:rsid w:val="006A0600"/>
    <w:rsid w:val="006A06C4"/>
    <w:rsid w:val="006A06D4"/>
    <w:rsid w:val="006A072C"/>
    <w:rsid w:val="006A0764"/>
    <w:rsid w:val="006A07DB"/>
    <w:rsid w:val="006A0929"/>
    <w:rsid w:val="006A095F"/>
    <w:rsid w:val="006A09EF"/>
    <w:rsid w:val="006A0A3A"/>
    <w:rsid w:val="006A0A5D"/>
    <w:rsid w:val="006A0B71"/>
    <w:rsid w:val="006A0B81"/>
    <w:rsid w:val="006A0C3F"/>
    <w:rsid w:val="006A0CBD"/>
    <w:rsid w:val="006A0D66"/>
    <w:rsid w:val="006A0EBF"/>
    <w:rsid w:val="006A0FE3"/>
    <w:rsid w:val="006A10DD"/>
    <w:rsid w:val="006A1182"/>
    <w:rsid w:val="006A11A4"/>
    <w:rsid w:val="006A11F8"/>
    <w:rsid w:val="006A125C"/>
    <w:rsid w:val="006A127F"/>
    <w:rsid w:val="006A12B4"/>
    <w:rsid w:val="006A15F4"/>
    <w:rsid w:val="006A161C"/>
    <w:rsid w:val="006A1718"/>
    <w:rsid w:val="006A1769"/>
    <w:rsid w:val="006A181F"/>
    <w:rsid w:val="006A1898"/>
    <w:rsid w:val="006A195F"/>
    <w:rsid w:val="006A19A0"/>
    <w:rsid w:val="006A19BE"/>
    <w:rsid w:val="006A19F4"/>
    <w:rsid w:val="006A1C03"/>
    <w:rsid w:val="006A1C86"/>
    <w:rsid w:val="006A1CCD"/>
    <w:rsid w:val="006A1CFF"/>
    <w:rsid w:val="006A1DCF"/>
    <w:rsid w:val="006A1DE7"/>
    <w:rsid w:val="006A1E2E"/>
    <w:rsid w:val="006A1E57"/>
    <w:rsid w:val="006A1ED8"/>
    <w:rsid w:val="006A1F18"/>
    <w:rsid w:val="006A1FED"/>
    <w:rsid w:val="006A1FF2"/>
    <w:rsid w:val="006A2202"/>
    <w:rsid w:val="006A2288"/>
    <w:rsid w:val="006A22AB"/>
    <w:rsid w:val="006A230F"/>
    <w:rsid w:val="006A23DD"/>
    <w:rsid w:val="006A255C"/>
    <w:rsid w:val="006A262A"/>
    <w:rsid w:val="006A28D4"/>
    <w:rsid w:val="006A293F"/>
    <w:rsid w:val="006A2AC0"/>
    <w:rsid w:val="006A2AC2"/>
    <w:rsid w:val="006A2B6C"/>
    <w:rsid w:val="006A2BD3"/>
    <w:rsid w:val="006A2BFF"/>
    <w:rsid w:val="006A2C95"/>
    <w:rsid w:val="006A2D31"/>
    <w:rsid w:val="006A2DA5"/>
    <w:rsid w:val="006A2E1B"/>
    <w:rsid w:val="006A2E67"/>
    <w:rsid w:val="006A2F75"/>
    <w:rsid w:val="006A2F84"/>
    <w:rsid w:val="006A30D1"/>
    <w:rsid w:val="006A3155"/>
    <w:rsid w:val="006A3260"/>
    <w:rsid w:val="006A339C"/>
    <w:rsid w:val="006A34EB"/>
    <w:rsid w:val="006A3539"/>
    <w:rsid w:val="006A3606"/>
    <w:rsid w:val="006A3675"/>
    <w:rsid w:val="006A36CD"/>
    <w:rsid w:val="006A36F0"/>
    <w:rsid w:val="006A373F"/>
    <w:rsid w:val="006A3740"/>
    <w:rsid w:val="006A381E"/>
    <w:rsid w:val="006A3824"/>
    <w:rsid w:val="006A398C"/>
    <w:rsid w:val="006A39D5"/>
    <w:rsid w:val="006A3B2B"/>
    <w:rsid w:val="006A3C0D"/>
    <w:rsid w:val="006A3C16"/>
    <w:rsid w:val="006A3C5B"/>
    <w:rsid w:val="006A3C6F"/>
    <w:rsid w:val="006A3D2D"/>
    <w:rsid w:val="006A3D56"/>
    <w:rsid w:val="006A3D5F"/>
    <w:rsid w:val="006A3D73"/>
    <w:rsid w:val="006A3DE2"/>
    <w:rsid w:val="006A3E95"/>
    <w:rsid w:val="006A3EF5"/>
    <w:rsid w:val="006A3F72"/>
    <w:rsid w:val="006A4070"/>
    <w:rsid w:val="006A40B6"/>
    <w:rsid w:val="006A418E"/>
    <w:rsid w:val="006A41C2"/>
    <w:rsid w:val="006A4207"/>
    <w:rsid w:val="006A424D"/>
    <w:rsid w:val="006A4296"/>
    <w:rsid w:val="006A42AD"/>
    <w:rsid w:val="006A42B4"/>
    <w:rsid w:val="006A42DB"/>
    <w:rsid w:val="006A4309"/>
    <w:rsid w:val="006A4325"/>
    <w:rsid w:val="006A4380"/>
    <w:rsid w:val="006A43EF"/>
    <w:rsid w:val="006A45F2"/>
    <w:rsid w:val="006A4640"/>
    <w:rsid w:val="006A467B"/>
    <w:rsid w:val="006A4754"/>
    <w:rsid w:val="006A47D3"/>
    <w:rsid w:val="006A486B"/>
    <w:rsid w:val="006A4946"/>
    <w:rsid w:val="006A4960"/>
    <w:rsid w:val="006A4AB4"/>
    <w:rsid w:val="006A4B25"/>
    <w:rsid w:val="006A4B30"/>
    <w:rsid w:val="006A4BB8"/>
    <w:rsid w:val="006A4C1E"/>
    <w:rsid w:val="006A4C20"/>
    <w:rsid w:val="006A4CF2"/>
    <w:rsid w:val="006A4D06"/>
    <w:rsid w:val="006A504F"/>
    <w:rsid w:val="006A512E"/>
    <w:rsid w:val="006A5282"/>
    <w:rsid w:val="006A5338"/>
    <w:rsid w:val="006A5382"/>
    <w:rsid w:val="006A53C4"/>
    <w:rsid w:val="006A542E"/>
    <w:rsid w:val="006A5432"/>
    <w:rsid w:val="006A56D0"/>
    <w:rsid w:val="006A577A"/>
    <w:rsid w:val="006A578F"/>
    <w:rsid w:val="006A57A1"/>
    <w:rsid w:val="006A57AF"/>
    <w:rsid w:val="006A5826"/>
    <w:rsid w:val="006A5926"/>
    <w:rsid w:val="006A5A27"/>
    <w:rsid w:val="006A5A8F"/>
    <w:rsid w:val="006A5C0B"/>
    <w:rsid w:val="006A5C1A"/>
    <w:rsid w:val="006A5CCC"/>
    <w:rsid w:val="006A5E45"/>
    <w:rsid w:val="006A5E46"/>
    <w:rsid w:val="006A5E60"/>
    <w:rsid w:val="006A5EF0"/>
    <w:rsid w:val="006A5F81"/>
    <w:rsid w:val="006A60B3"/>
    <w:rsid w:val="006A60F8"/>
    <w:rsid w:val="006A6261"/>
    <w:rsid w:val="006A626E"/>
    <w:rsid w:val="006A6270"/>
    <w:rsid w:val="006A6290"/>
    <w:rsid w:val="006A6355"/>
    <w:rsid w:val="006A64D5"/>
    <w:rsid w:val="006A656B"/>
    <w:rsid w:val="006A65F4"/>
    <w:rsid w:val="006A662F"/>
    <w:rsid w:val="006A67BC"/>
    <w:rsid w:val="006A6803"/>
    <w:rsid w:val="006A683D"/>
    <w:rsid w:val="006A68A2"/>
    <w:rsid w:val="006A6969"/>
    <w:rsid w:val="006A6A97"/>
    <w:rsid w:val="006A6B37"/>
    <w:rsid w:val="006A6CD0"/>
    <w:rsid w:val="006A6E00"/>
    <w:rsid w:val="006A6E03"/>
    <w:rsid w:val="006A6E14"/>
    <w:rsid w:val="006A6EE9"/>
    <w:rsid w:val="006A70C4"/>
    <w:rsid w:val="006A7131"/>
    <w:rsid w:val="006A7163"/>
    <w:rsid w:val="006A7212"/>
    <w:rsid w:val="006A72A3"/>
    <w:rsid w:val="006A72C9"/>
    <w:rsid w:val="006A7341"/>
    <w:rsid w:val="006A73F1"/>
    <w:rsid w:val="006A7473"/>
    <w:rsid w:val="006A74E9"/>
    <w:rsid w:val="006A75A4"/>
    <w:rsid w:val="006A7612"/>
    <w:rsid w:val="006A772E"/>
    <w:rsid w:val="006A779B"/>
    <w:rsid w:val="006A77F0"/>
    <w:rsid w:val="006A78A0"/>
    <w:rsid w:val="006A78D6"/>
    <w:rsid w:val="006A7A71"/>
    <w:rsid w:val="006A7AF3"/>
    <w:rsid w:val="006A7C56"/>
    <w:rsid w:val="006A7C9A"/>
    <w:rsid w:val="006A7CA5"/>
    <w:rsid w:val="006A7EEB"/>
    <w:rsid w:val="006A7F54"/>
    <w:rsid w:val="006A7F94"/>
    <w:rsid w:val="006B0074"/>
    <w:rsid w:val="006B0087"/>
    <w:rsid w:val="006B00F0"/>
    <w:rsid w:val="006B0193"/>
    <w:rsid w:val="006B028E"/>
    <w:rsid w:val="006B0292"/>
    <w:rsid w:val="006B02D1"/>
    <w:rsid w:val="006B0315"/>
    <w:rsid w:val="006B036D"/>
    <w:rsid w:val="006B040C"/>
    <w:rsid w:val="006B06C5"/>
    <w:rsid w:val="006B06FF"/>
    <w:rsid w:val="006B0796"/>
    <w:rsid w:val="006B08DB"/>
    <w:rsid w:val="006B08E3"/>
    <w:rsid w:val="006B08FA"/>
    <w:rsid w:val="006B093B"/>
    <w:rsid w:val="006B0991"/>
    <w:rsid w:val="006B09D2"/>
    <w:rsid w:val="006B09E5"/>
    <w:rsid w:val="006B0A56"/>
    <w:rsid w:val="006B0A94"/>
    <w:rsid w:val="006B0BBE"/>
    <w:rsid w:val="006B0C08"/>
    <w:rsid w:val="006B0DD6"/>
    <w:rsid w:val="006B0E5E"/>
    <w:rsid w:val="006B0E8E"/>
    <w:rsid w:val="006B0F65"/>
    <w:rsid w:val="006B1044"/>
    <w:rsid w:val="006B1075"/>
    <w:rsid w:val="006B1169"/>
    <w:rsid w:val="006B125C"/>
    <w:rsid w:val="006B1327"/>
    <w:rsid w:val="006B1344"/>
    <w:rsid w:val="006B14C5"/>
    <w:rsid w:val="006B155C"/>
    <w:rsid w:val="006B1570"/>
    <w:rsid w:val="006B160E"/>
    <w:rsid w:val="006B17CD"/>
    <w:rsid w:val="006B1902"/>
    <w:rsid w:val="006B1A64"/>
    <w:rsid w:val="006B1AE8"/>
    <w:rsid w:val="006B1BBC"/>
    <w:rsid w:val="006B1BBE"/>
    <w:rsid w:val="006B1BC5"/>
    <w:rsid w:val="006B1C4A"/>
    <w:rsid w:val="006B1D93"/>
    <w:rsid w:val="006B1EAF"/>
    <w:rsid w:val="006B1EFA"/>
    <w:rsid w:val="006B1F3C"/>
    <w:rsid w:val="006B1F9B"/>
    <w:rsid w:val="006B20C1"/>
    <w:rsid w:val="006B20C2"/>
    <w:rsid w:val="006B216D"/>
    <w:rsid w:val="006B2177"/>
    <w:rsid w:val="006B2191"/>
    <w:rsid w:val="006B22A0"/>
    <w:rsid w:val="006B23CE"/>
    <w:rsid w:val="006B23F5"/>
    <w:rsid w:val="006B23FA"/>
    <w:rsid w:val="006B2487"/>
    <w:rsid w:val="006B24C9"/>
    <w:rsid w:val="006B26A8"/>
    <w:rsid w:val="006B280A"/>
    <w:rsid w:val="006B29EA"/>
    <w:rsid w:val="006B2A5E"/>
    <w:rsid w:val="006B2BAC"/>
    <w:rsid w:val="006B2BDC"/>
    <w:rsid w:val="006B2C7D"/>
    <w:rsid w:val="006B2D21"/>
    <w:rsid w:val="006B2DB5"/>
    <w:rsid w:val="006B2EC4"/>
    <w:rsid w:val="006B2F1B"/>
    <w:rsid w:val="006B30AC"/>
    <w:rsid w:val="006B313A"/>
    <w:rsid w:val="006B31AB"/>
    <w:rsid w:val="006B3227"/>
    <w:rsid w:val="006B3276"/>
    <w:rsid w:val="006B3296"/>
    <w:rsid w:val="006B3433"/>
    <w:rsid w:val="006B3461"/>
    <w:rsid w:val="006B34D1"/>
    <w:rsid w:val="006B34F0"/>
    <w:rsid w:val="006B3557"/>
    <w:rsid w:val="006B3568"/>
    <w:rsid w:val="006B3574"/>
    <w:rsid w:val="006B35E4"/>
    <w:rsid w:val="006B360F"/>
    <w:rsid w:val="006B3671"/>
    <w:rsid w:val="006B37B5"/>
    <w:rsid w:val="006B37C3"/>
    <w:rsid w:val="006B38BB"/>
    <w:rsid w:val="006B38C3"/>
    <w:rsid w:val="006B395E"/>
    <w:rsid w:val="006B3969"/>
    <w:rsid w:val="006B3AB6"/>
    <w:rsid w:val="006B3DC1"/>
    <w:rsid w:val="006B3E05"/>
    <w:rsid w:val="006B3E77"/>
    <w:rsid w:val="006B3E98"/>
    <w:rsid w:val="006B3EB9"/>
    <w:rsid w:val="006B3F10"/>
    <w:rsid w:val="006B3F7A"/>
    <w:rsid w:val="006B3FBA"/>
    <w:rsid w:val="006B421B"/>
    <w:rsid w:val="006B4280"/>
    <w:rsid w:val="006B42F1"/>
    <w:rsid w:val="006B4435"/>
    <w:rsid w:val="006B4454"/>
    <w:rsid w:val="006B4460"/>
    <w:rsid w:val="006B44FC"/>
    <w:rsid w:val="006B456F"/>
    <w:rsid w:val="006B463F"/>
    <w:rsid w:val="006B4775"/>
    <w:rsid w:val="006B4924"/>
    <w:rsid w:val="006B4A3A"/>
    <w:rsid w:val="006B4BA9"/>
    <w:rsid w:val="006B4BC6"/>
    <w:rsid w:val="006B4C23"/>
    <w:rsid w:val="006B4C34"/>
    <w:rsid w:val="006B4C71"/>
    <w:rsid w:val="006B4CE9"/>
    <w:rsid w:val="006B4DE1"/>
    <w:rsid w:val="006B4DFF"/>
    <w:rsid w:val="006B4F20"/>
    <w:rsid w:val="006B5058"/>
    <w:rsid w:val="006B50E0"/>
    <w:rsid w:val="006B5243"/>
    <w:rsid w:val="006B52F0"/>
    <w:rsid w:val="006B52FB"/>
    <w:rsid w:val="006B5348"/>
    <w:rsid w:val="006B53E4"/>
    <w:rsid w:val="006B5423"/>
    <w:rsid w:val="006B5499"/>
    <w:rsid w:val="006B5524"/>
    <w:rsid w:val="006B5580"/>
    <w:rsid w:val="006B55FF"/>
    <w:rsid w:val="006B5661"/>
    <w:rsid w:val="006B566E"/>
    <w:rsid w:val="006B581F"/>
    <w:rsid w:val="006B5867"/>
    <w:rsid w:val="006B5A0C"/>
    <w:rsid w:val="006B5A36"/>
    <w:rsid w:val="006B5A8E"/>
    <w:rsid w:val="006B5AC4"/>
    <w:rsid w:val="006B5B56"/>
    <w:rsid w:val="006B5C02"/>
    <w:rsid w:val="006B5D72"/>
    <w:rsid w:val="006B5E99"/>
    <w:rsid w:val="006B5ECC"/>
    <w:rsid w:val="006B5F0A"/>
    <w:rsid w:val="006B5F19"/>
    <w:rsid w:val="006B5F22"/>
    <w:rsid w:val="006B60A4"/>
    <w:rsid w:val="006B6121"/>
    <w:rsid w:val="006B618F"/>
    <w:rsid w:val="006B61F1"/>
    <w:rsid w:val="006B63E0"/>
    <w:rsid w:val="006B640A"/>
    <w:rsid w:val="006B6434"/>
    <w:rsid w:val="006B6561"/>
    <w:rsid w:val="006B6569"/>
    <w:rsid w:val="006B6582"/>
    <w:rsid w:val="006B659B"/>
    <w:rsid w:val="006B65B3"/>
    <w:rsid w:val="006B678D"/>
    <w:rsid w:val="006B67BE"/>
    <w:rsid w:val="006B6811"/>
    <w:rsid w:val="006B6881"/>
    <w:rsid w:val="006B6894"/>
    <w:rsid w:val="006B68E0"/>
    <w:rsid w:val="006B6B6D"/>
    <w:rsid w:val="006B6C55"/>
    <w:rsid w:val="006B6C58"/>
    <w:rsid w:val="006B6D30"/>
    <w:rsid w:val="006B6E11"/>
    <w:rsid w:val="006B6E30"/>
    <w:rsid w:val="006B6FFC"/>
    <w:rsid w:val="006B7030"/>
    <w:rsid w:val="006B70C5"/>
    <w:rsid w:val="006B70E3"/>
    <w:rsid w:val="006B720E"/>
    <w:rsid w:val="006B7309"/>
    <w:rsid w:val="006B7350"/>
    <w:rsid w:val="006B73D6"/>
    <w:rsid w:val="006B741E"/>
    <w:rsid w:val="006B7422"/>
    <w:rsid w:val="006B75F6"/>
    <w:rsid w:val="006B7745"/>
    <w:rsid w:val="006B783F"/>
    <w:rsid w:val="006B7879"/>
    <w:rsid w:val="006B791F"/>
    <w:rsid w:val="006B795A"/>
    <w:rsid w:val="006B7A9B"/>
    <w:rsid w:val="006B7B8F"/>
    <w:rsid w:val="006B7BFB"/>
    <w:rsid w:val="006B7C98"/>
    <w:rsid w:val="006B7D4B"/>
    <w:rsid w:val="006B7FC6"/>
    <w:rsid w:val="006C0023"/>
    <w:rsid w:val="006C004E"/>
    <w:rsid w:val="006C0071"/>
    <w:rsid w:val="006C00DC"/>
    <w:rsid w:val="006C00E6"/>
    <w:rsid w:val="006C0158"/>
    <w:rsid w:val="006C015A"/>
    <w:rsid w:val="006C01CE"/>
    <w:rsid w:val="006C0207"/>
    <w:rsid w:val="006C0258"/>
    <w:rsid w:val="006C026F"/>
    <w:rsid w:val="006C02AB"/>
    <w:rsid w:val="006C0384"/>
    <w:rsid w:val="006C0390"/>
    <w:rsid w:val="006C03D3"/>
    <w:rsid w:val="006C0475"/>
    <w:rsid w:val="006C04B6"/>
    <w:rsid w:val="006C05A7"/>
    <w:rsid w:val="006C05C9"/>
    <w:rsid w:val="006C05DF"/>
    <w:rsid w:val="006C060E"/>
    <w:rsid w:val="006C0621"/>
    <w:rsid w:val="006C0646"/>
    <w:rsid w:val="006C068B"/>
    <w:rsid w:val="006C0863"/>
    <w:rsid w:val="006C08D6"/>
    <w:rsid w:val="006C092E"/>
    <w:rsid w:val="006C09ED"/>
    <w:rsid w:val="006C0A13"/>
    <w:rsid w:val="006C0C8C"/>
    <w:rsid w:val="006C0CA5"/>
    <w:rsid w:val="006C0CC2"/>
    <w:rsid w:val="006C0CE6"/>
    <w:rsid w:val="006C0D92"/>
    <w:rsid w:val="006C0D96"/>
    <w:rsid w:val="006C0E2A"/>
    <w:rsid w:val="006C0E76"/>
    <w:rsid w:val="006C0E96"/>
    <w:rsid w:val="006C0F02"/>
    <w:rsid w:val="006C0F81"/>
    <w:rsid w:val="006C1095"/>
    <w:rsid w:val="006C1179"/>
    <w:rsid w:val="006C11B6"/>
    <w:rsid w:val="006C12C5"/>
    <w:rsid w:val="006C12FE"/>
    <w:rsid w:val="006C1323"/>
    <w:rsid w:val="006C132D"/>
    <w:rsid w:val="006C147F"/>
    <w:rsid w:val="006C14BD"/>
    <w:rsid w:val="006C14D8"/>
    <w:rsid w:val="006C1657"/>
    <w:rsid w:val="006C1752"/>
    <w:rsid w:val="006C1828"/>
    <w:rsid w:val="006C183A"/>
    <w:rsid w:val="006C184E"/>
    <w:rsid w:val="006C1893"/>
    <w:rsid w:val="006C18A6"/>
    <w:rsid w:val="006C1A12"/>
    <w:rsid w:val="006C1A17"/>
    <w:rsid w:val="006C1A37"/>
    <w:rsid w:val="006C1A9B"/>
    <w:rsid w:val="006C1B3D"/>
    <w:rsid w:val="006C1B6C"/>
    <w:rsid w:val="006C1B86"/>
    <w:rsid w:val="006C1C69"/>
    <w:rsid w:val="006C1D69"/>
    <w:rsid w:val="006C1D88"/>
    <w:rsid w:val="006C1E8D"/>
    <w:rsid w:val="006C1E8F"/>
    <w:rsid w:val="006C1EE8"/>
    <w:rsid w:val="006C1F0F"/>
    <w:rsid w:val="006C1F73"/>
    <w:rsid w:val="006C20C5"/>
    <w:rsid w:val="006C20D4"/>
    <w:rsid w:val="006C2138"/>
    <w:rsid w:val="006C2143"/>
    <w:rsid w:val="006C218A"/>
    <w:rsid w:val="006C21E1"/>
    <w:rsid w:val="006C2311"/>
    <w:rsid w:val="006C26C4"/>
    <w:rsid w:val="006C278A"/>
    <w:rsid w:val="006C285D"/>
    <w:rsid w:val="006C2887"/>
    <w:rsid w:val="006C2922"/>
    <w:rsid w:val="006C2970"/>
    <w:rsid w:val="006C297E"/>
    <w:rsid w:val="006C2A50"/>
    <w:rsid w:val="006C2A64"/>
    <w:rsid w:val="006C2AA0"/>
    <w:rsid w:val="006C2B13"/>
    <w:rsid w:val="006C2B99"/>
    <w:rsid w:val="006C2BCF"/>
    <w:rsid w:val="006C2C25"/>
    <w:rsid w:val="006C2C57"/>
    <w:rsid w:val="006C2C97"/>
    <w:rsid w:val="006C2D77"/>
    <w:rsid w:val="006C2E1A"/>
    <w:rsid w:val="006C2E57"/>
    <w:rsid w:val="006C2EA5"/>
    <w:rsid w:val="006C2F3F"/>
    <w:rsid w:val="006C300F"/>
    <w:rsid w:val="006C3037"/>
    <w:rsid w:val="006C31F5"/>
    <w:rsid w:val="006C325F"/>
    <w:rsid w:val="006C32BC"/>
    <w:rsid w:val="006C32E8"/>
    <w:rsid w:val="006C3304"/>
    <w:rsid w:val="006C3391"/>
    <w:rsid w:val="006C3464"/>
    <w:rsid w:val="006C34D7"/>
    <w:rsid w:val="006C351D"/>
    <w:rsid w:val="006C352C"/>
    <w:rsid w:val="006C36DF"/>
    <w:rsid w:val="006C37A0"/>
    <w:rsid w:val="006C3807"/>
    <w:rsid w:val="006C3826"/>
    <w:rsid w:val="006C3994"/>
    <w:rsid w:val="006C39D1"/>
    <w:rsid w:val="006C3A0D"/>
    <w:rsid w:val="006C3A2D"/>
    <w:rsid w:val="006C3A45"/>
    <w:rsid w:val="006C3D0A"/>
    <w:rsid w:val="006C3E04"/>
    <w:rsid w:val="006C3ECA"/>
    <w:rsid w:val="006C3F48"/>
    <w:rsid w:val="006C3F4D"/>
    <w:rsid w:val="006C3FAA"/>
    <w:rsid w:val="006C40A3"/>
    <w:rsid w:val="006C41BF"/>
    <w:rsid w:val="006C42DC"/>
    <w:rsid w:val="006C431D"/>
    <w:rsid w:val="006C436E"/>
    <w:rsid w:val="006C446A"/>
    <w:rsid w:val="006C4499"/>
    <w:rsid w:val="006C452C"/>
    <w:rsid w:val="006C4542"/>
    <w:rsid w:val="006C4586"/>
    <w:rsid w:val="006C4639"/>
    <w:rsid w:val="006C463C"/>
    <w:rsid w:val="006C4685"/>
    <w:rsid w:val="006C485B"/>
    <w:rsid w:val="006C492D"/>
    <w:rsid w:val="006C4A54"/>
    <w:rsid w:val="006C4AF3"/>
    <w:rsid w:val="006C4BF2"/>
    <w:rsid w:val="006C4C98"/>
    <w:rsid w:val="006C4D43"/>
    <w:rsid w:val="006C4E2E"/>
    <w:rsid w:val="006C4EFB"/>
    <w:rsid w:val="006C4F4F"/>
    <w:rsid w:val="006C4F77"/>
    <w:rsid w:val="006C4F7A"/>
    <w:rsid w:val="006C4F8C"/>
    <w:rsid w:val="006C505B"/>
    <w:rsid w:val="006C508E"/>
    <w:rsid w:val="006C50CC"/>
    <w:rsid w:val="006C5160"/>
    <w:rsid w:val="006C5194"/>
    <w:rsid w:val="006C51A4"/>
    <w:rsid w:val="006C51CB"/>
    <w:rsid w:val="006C528A"/>
    <w:rsid w:val="006C52DF"/>
    <w:rsid w:val="006C530F"/>
    <w:rsid w:val="006C534E"/>
    <w:rsid w:val="006C5377"/>
    <w:rsid w:val="006C5379"/>
    <w:rsid w:val="006C53F1"/>
    <w:rsid w:val="006C5409"/>
    <w:rsid w:val="006C55CC"/>
    <w:rsid w:val="006C55D8"/>
    <w:rsid w:val="006C56D9"/>
    <w:rsid w:val="006C572B"/>
    <w:rsid w:val="006C5753"/>
    <w:rsid w:val="006C5798"/>
    <w:rsid w:val="006C57BD"/>
    <w:rsid w:val="006C57C2"/>
    <w:rsid w:val="006C57EA"/>
    <w:rsid w:val="006C5862"/>
    <w:rsid w:val="006C5973"/>
    <w:rsid w:val="006C59AA"/>
    <w:rsid w:val="006C5A31"/>
    <w:rsid w:val="006C5A3C"/>
    <w:rsid w:val="006C5A57"/>
    <w:rsid w:val="006C5D84"/>
    <w:rsid w:val="006C5D9B"/>
    <w:rsid w:val="006C5E9C"/>
    <w:rsid w:val="006C5ECF"/>
    <w:rsid w:val="006C5F22"/>
    <w:rsid w:val="006C5F95"/>
    <w:rsid w:val="006C608C"/>
    <w:rsid w:val="006C60C2"/>
    <w:rsid w:val="006C60E2"/>
    <w:rsid w:val="006C6130"/>
    <w:rsid w:val="006C620B"/>
    <w:rsid w:val="006C6252"/>
    <w:rsid w:val="006C6293"/>
    <w:rsid w:val="006C62D6"/>
    <w:rsid w:val="006C6390"/>
    <w:rsid w:val="006C63B4"/>
    <w:rsid w:val="006C63C0"/>
    <w:rsid w:val="006C63C3"/>
    <w:rsid w:val="006C6410"/>
    <w:rsid w:val="006C6483"/>
    <w:rsid w:val="006C6527"/>
    <w:rsid w:val="006C6568"/>
    <w:rsid w:val="006C6578"/>
    <w:rsid w:val="006C6631"/>
    <w:rsid w:val="006C6729"/>
    <w:rsid w:val="006C6769"/>
    <w:rsid w:val="006C688D"/>
    <w:rsid w:val="006C6906"/>
    <w:rsid w:val="006C692D"/>
    <w:rsid w:val="006C6ACD"/>
    <w:rsid w:val="006C6B22"/>
    <w:rsid w:val="006C6B53"/>
    <w:rsid w:val="006C6C8F"/>
    <w:rsid w:val="006C6CAC"/>
    <w:rsid w:val="006C6D1D"/>
    <w:rsid w:val="006C6F23"/>
    <w:rsid w:val="006C6F48"/>
    <w:rsid w:val="006C6FA8"/>
    <w:rsid w:val="006C7062"/>
    <w:rsid w:val="006C70B7"/>
    <w:rsid w:val="006C7166"/>
    <w:rsid w:val="006C7209"/>
    <w:rsid w:val="006C723A"/>
    <w:rsid w:val="006C72A5"/>
    <w:rsid w:val="006C731A"/>
    <w:rsid w:val="006C739F"/>
    <w:rsid w:val="006C741A"/>
    <w:rsid w:val="006C74A5"/>
    <w:rsid w:val="006C74AF"/>
    <w:rsid w:val="006C74BD"/>
    <w:rsid w:val="006C74D8"/>
    <w:rsid w:val="006C75A8"/>
    <w:rsid w:val="006C75FF"/>
    <w:rsid w:val="006C7652"/>
    <w:rsid w:val="006C7655"/>
    <w:rsid w:val="006C766B"/>
    <w:rsid w:val="006C7785"/>
    <w:rsid w:val="006C781B"/>
    <w:rsid w:val="006C7865"/>
    <w:rsid w:val="006C788C"/>
    <w:rsid w:val="006C78A0"/>
    <w:rsid w:val="006C78EF"/>
    <w:rsid w:val="006C7959"/>
    <w:rsid w:val="006C7A48"/>
    <w:rsid w:val="006C7A80"/>
    <w:rsid w:val="006C7AE1"/>
    <w:rsid w:val="006C7AE7"/>
    <w:rsid w:val="006C7B18"/>
    <w:rsid w:val="006C7C76"/>
    <w:rsid w:val="006C7D03"/>
    <w:rsid w:val="006C7DCE"/>
    <w:rsid w:val="006C7E2D"/>
    <w:rsid w:val="006C7E54"/>
    <w:rsid w:val="006C7F29"/>
    <w:rsid w:val="006C7F82"/>
    <w:rsid w:val="006D0139"/>
    <w:rsid w:val="006D0370"/>
    <w:rsid w:val="006D03E5"/>
    <w:rsid w:val="006D0462"/>
    <w:rsid w:val="006D05C0"/>
    <w:rsid w:val="006D067A"/>
    <w:rsid w:val="006D074C"/>
    <w:rsid w:val="006D0831"/>
    <w:rsid w:val="006D0841"/>
    <w:rsid w:val="006D08D7"/>
    <w:rsid w:val="006D08E5"/>
    <w:rsid w:val="006D0932"/>
    <w:rsid w:val="006D0974"/>
    <w:rsid w:val="006D09A6"/>
    <w:rsid w:val="006D09E5"/>
    <w:rsid w:val="006D0A4B"/>
    <w:rsid w:val="006D0A90"/>
    <w:rsid w:val="006D0AB7"/>
    <w:rsid w:val="006D0ACA"/>
    <w:rsid w:val="006D0AD7"/>
    <w:rsid w:val="006D0C0A"/>
    <w:rsid w:val="006D0CBE"/>
    <w:rsid w:val="006D0CBF"/>
    <w:rsid w:val="006D0D6B"/>
    <w:rsid w:val="006D0D70"/>
    <w:rsid w:val="006D0D7E"/>
    <w:rsid w:val="006D0E25"/>
    <w:rsid w:val="006D0E74"/>
    <w:rsid w:val="006D0F0A"/>
    <w:rsid w:val="006D0F15"/>
    <w:rsid w:val="006D0FE0"/>
    <w:rsid w:val="006D10B1"/>
    <w:rsid w:val="006D1130"/>
    <w:rsid w:val="006D123C"/>
    <w:rsid w:val="006D124F"/>
    <w:rsid w:val="006D1272"/>
    <w:rsid w:val="006D137C"/>
    <w:rsid w:val="006D140F"/>
    <w:rsid w:val="006D14D0"/>
    <w:rsid w:val="006D14E9"/>
    <w:rsid w:val="006D151F"/>
    <w:rsid w:val="006D1633"/>
    <w:rsid w:val="006D1655"/>
    <w:rsid w:val="006D1708"/>
    <w:rsid w:val="006D173E"/>
    <w:rsid w:val="006D17BF"/>
    <w:rsid w:val="006D18A5"/>
    <w:rsid w:val="006D1920"/>
    <w:rsid w:val="006D1A7B"/>
    <w:rsid w:val="006D1AA9"/>
    <w:rsid w:val="006D1C0B"/>
    <w:rsid w:val="006D1CEC"/>
    <w:rsid w:val="006D1D91"/>
    <w:rsid w:val="006D1E32"/>
    <w:rsid w:val="006D1E33"/>
    <w:rsid w:val="006D1E9C"/>
    <w:rsid w:val="006D1F0A"/>
    <w:rsid w:val="006D1FA4"/>
    <w:rsid w:val="006D1FAB"/>
    <w:rsid w:val="006D1FB5"/>
    <w:rsid w:val="006D1FD5"/>
    <w:rsid w:val="006D204E"/>
    <w:rsid w:val="006D2126"/>
    <w:rsid w:val="006D2260"/>
    <w:rsid w:val="006D2293"/>
    <w:rsid w:val="006D2366"/>
    <w:rsid w:val="006D236F"/>
    <w:rsid w:val="006D2520"/>
    <w:rsid w:val="006D262A"/>
    <w:rsid w:val="006D2676"/>
    <w:rsid w:val="006D2680"/>
    <w:rsid w:val="006D26A3"/>
    <w:rsid w:val="006D26A6"/>
    <w:rsid w:val="006D26A8"/>
    <w:rsid w:val="006D271C"/>
    <w:rsid w:val="006D2745"/>
    <w:rsid w:val="006D284B"/>
    <w:rsid w:val="006D285D"/>
    <w:rsid w:val="006D293B"/>
    <w:rsid w:val="006D2A87"/>
    <w:rsid w:val="006D2A9F"/>
    <w:rsid w:val="006D2B0A"/>
    <w:rsid w:val="006D2B71"/>
    <w:rsid w:val="006D2B9F"/>
    <w:rsid w:val="006D2BDC"/>
    <w:rsid w:val="006D2C44"/>
    <w:rsid w:val="006D2DD8"/>
    <w:rsid w:val="006D2E6C"/>
    <w:rsid w:val="006D2EE1"/>
    <w:rsid w:val="006D2F21"/>
    <w:rsid w:val="006D2F7B"/>
    <w:rsid w:val="006D2F7C"/>
    <w:rsid w:val="006D3048"/>
    <w:rsid w:val="006D30CC"/>
    <w:rsid w:val="006D30D7"/>
    <w:rsid w:val="006D315F"/>
    <w:rsid w:val="006D3328"/>
    <w:rsid w:val="006D34B1"/>
    <w:rsid w:val="006D34BC"/>
    <w:rsid w:val="006D3538"/>
    <w:rsid w:val="006D35DD"/>
    <w:rsid w:val="006D3609"/>
    <w:rsid w:val="006D3654"/>
    <w:rsid w:val="006D368E"/>
    <w:rsid w:val="006D36B0"/>
    <w:rsid w:val="006D3785"/>
    <w:rsid w:val="006D37EE"/>
    <w:rsid w:val="006D384F"/>
    <w:rsid w:val="006D38C8"/>
    <w:rsid w:val="006D39DF"/>
    <w:rsid w:val="006D39E6"/>
    <w:rsid w:val="006D3A19"/>
    <w:rsid w:val="006D3AE3"/>
    <w:rsid w:val="006D3B40"/>
    <w:rsid w:val="006D3B57"/>
    <w:rsid w:val="006D3C28"/>
    <w:rsid w:val="006D3C9B"/>
    <w:rsid w:val="006D3D11"/>
    <w:rsid w:val="006D3D6A"/>
    <w:rsid w:val="006D3E1D"/>
    <w:rsid w:val="006D3E36"/>
    <w:rsid w:val="006D3E4D"/>
    <w:rsid w:val="006D3EA2"/>
    <w:rsid w:val="006D3ED5"/>
    <w:rsid w:val="006D3EFA"/>
    <w:rsid w:val="006D3F3F"/>
    <w:rsid w:val="006D3F9F"/>
    <w:rsid w:val="006D4006"/>
    <w:rsid w:val="006D4100"/>
    <w:rsid w:val="006D41B1"/>
    <w:rsid w:val="006D41C9"/>
    <w:rsid w:val="006D426E"/>
    <w:rsid w:val="006D434D"/>
    <w:rsid w:val="006D44B2"/>
    <w:rsid w:val="006D44E3"/>
    <w:rsid w:val="006D451A"/>
    <w:rsid w:val="006D4529"/>
    <w:rsid w:val="006D467A"/>
    <w:rsid w:val="006D47D3"/>
    <w:rsid w:val="006D4833"/>
    <w:rsid w:val="006D485A"/>
    <w:rsid w:val="006D4870"/>
    <w:rsid w:val="006D48AC"/>
    <w:rsid w:val="006D48C4"/>
    <w:rsid w:val="006D48F0"/>
    <w:rsid w:val="006D4912"/>
    <w:rsid w:val="006D4A50"/>
    <w:rsid w:val="006D4BE2"/>
    <w:rsid w:val="006D4BF1"/>
    <w:rsid w:val="006D4C4C"/>
    <w:rsid w:val="006D4CB2"/>
    <w:rsid w:val="006D4CEB"/>
    <w:rsid w:val="006D4D32"/>
    <w:rsid w:val="006D4DFC"/>
    <w:rsid w:val="006D4DFE"/>
    <w:rsid w:val="006D4E36"/>
    <w:rsid w:val="006D4E44"/>
    <w:rsid w:val="006D4EC7"/>
    <w:rsid w:val="006D507F"/>
    <w:rsid w:val="006D535D"/>
    <w:rsid w:val="006D53E0"/>
    <w:rsid w:val="006D5491"/>
    <w:rsid w:val="006D56FC"/>
    <w:rsid w:val="006D5723"/>
    <w:rsid w:val="006D592E"/>
    <w:rsid w:val="006D5970"/>
    <w:rsid w:val="006D5B4E"/>
    <w:rsid w:val="006D5C7A"/>
    <w:rsid w:val="006D5CFB"/>
    <w:rsid w:val="006D5E43"/>
    <w:rsid w:val="006D5E48"/>
    <w:rsid w:val="006D5F04"/>
    <w:rsid w:val="006D5F42"/>
    <w:rsid w:val="006D5F92"/>
    <w:rsid w:val="006D6052"/>
    <w:rsid w:val="006D60B2"/>
    <w:rsid w:val="006D619F"/>
    <w:rsid w:val="006D61F4"/>
    <w:rsid w:val="006D629F"/>
    <w:rsid w:val="006D62B6"/>
    <w:rsid w:val="006D62CB"/>
    <w:rsid w:val="006D633B"/>
    <w:rsid w:val="006D6453"/>
    <w:rsid w:val="006D64BF"/>
    <w:rsid w:val="006D65A0"/>
    <w:rsid w:val="006D6654"/>
    <w:rsid w:val="006D6691"/>
    <w:rsid w:val="006D6775"/>
    <w:rsid w:val="006D680C"/>
    <w:rsid w:val="006D68BE"/>
    <w:rsid w:val="006D68D4"/>
    <w:rsid w:val="006D6994"/>
    <w:rsid w:val="006D6A85"/>
    <w:rsid w:val="006D6AA3"/>
    <w:rsid w:val="006D6CAB"/>
    <w:rsid w:val="006D6CD2"/>
    <w:rsid w:val="006D6D00"/>
    <w:rsid w:val="006D6D68"/>
    <w:rsid w:val="006D6D8E"/>
    <w:rsid w:val="006D6DBD"/>
    <w:rsid w:val="006D6EA1"/>
    <w:rsid w:val="006D6EEB"/>
    <w:rsid w:val="006D6F10"/>
    <w:rsid w:val="006D703F"/>
    <w:rsid w:val="006D704E"/>
    <w:rsid w:val="006D7074"/>
    <w:rsid w:val="006D707D"/>
    <w:rsid w:val="006D70B9"/>
    <w:rsid w:val="006D70E3"/>
    <w:rsid w:val="006D7193"/>
    <w:rsid w:val="006D723D"/>
    <w:rsid w:val="006D737A"/>
    <w:rsid w:val="006D7510"/>
    <w:rsid w:val="006D75F2"/>
    <w:rsid w:val="006D7607"/>
    <w:rsid w:val="006D7675"/>
    <w:rsid w:val="006D76DA"/>
    <w:rsid w:val="006D777D"/>
    <w:rsid w:val="006D793B"/>
    <w:rsid w:val="006D79B3"/>
    <w:rsid w:val="006D7A29"/>
    <w:rsid w:val="006D7A43"/>
    <w:rsid w:val="006D7C86"/>
    <w:rsid w:val="006D7D3E"/>
    <w:rsid w:val="006D7F8E"/>
    <w:rsid w:val="006D7FF0"/>
    <w:rsid w:val="006E00B5"/>
    <w:rsid w:val="006E01F4"/>
    <w:rsid w:val="006E0284"/>
    <w:rsid w:val="006E02A5"/>
    <w:rsid w:val="006E0306"/>
    <w:rsid w:val="006E0420"/>
    <w:rsid w:val="006E044F"/>
    <w:rsid w:val="006E046C"/>
    <w:rsid w:val="006E047E"/>
    <w:rsid w:val="006E0498"/>
    <w:rsid w:val="006E0512"/>
    <w:rsid w:val="006E05EC"/>
    <w:rsid w:val="006E0800"/>
    <w:rsid w:val="006E0825"/>
    <w:rsid w:val="006E093B"/>
    <w:rsid w:val="006E0AF4"/>
    <w:rsid w:val="006E0B2F"/>
    <w:rsid w:val="006E0B58"/>
    <w:rsid w:val="006E0BFA"/>
    <w:rsid w:val="006E0C36"/>
    <w:rsid w:val="006E0C74"/>
    <w:rsid w:val="006E0CF7"/>
    <w:rsid w:val="006E0D44"/>
    <w:rsid w:val="006E0E71"/>
    <w:rsid w:val="006E0E88"/>
    <w:rsid w:val="006E0EC0"/>
    <w:rsid w:val="006E0EC6"/>
    <w:rsid w:val="006E0F96"/>
    <w:rsid w:val="006E0FA5"/>
    <w:rsid w:val="006E0FD5"/>
    <w:rsid w:val="006E104C"/>
    <w:rsid w:val="006E112D"/>
    <w:rsid w:val="006E1136"/>
    <w:rsid w:val="006E11C5"/>
    <w:rsid w:val="006E11FA"/>
    <w:rsid w:val="006E1248"/>
    <w:rsid w:val="006E1250"/>
    <w:rsid w:val="006E12C5"/>
    <w:rsid w:val="006E1316"/>
    <w:rsid w:val="006E1397"/>
    <w:rsid w:val="006E13EA"/>
    <w:rsid w:val="006E1432"/>
    <w:rsid w:val="006E144B"/>
    <w:rsid w:val="006E151A"/>
    <w:rsid w:val="006E1620"/>
    <w:rsid w:val="006E1651"/>
    <w:rsid w:val="006E16DB"/>
    <w:rsid w:val="006E171B"/>
    <w:rsid w:val="006E174D"/>
    <w:rsid w:val="006E181B"/>
    <w:rsid w:val="006E18AA"/>
    <w:rsid w:val="006E18AB"/>
    <w:rsid w:val="006E18B8"/>
    <w:rsid w:val="006E199A"/>
    <w:rsid w:val="006E199E"/>
    <w:rsid w:val="006E19D8"/>
    <w:rsid w:val="006E19F5"/>
    <w:rsid w:val="006E1AB7"/>
    <w:rsid w:val="006E1C84"/>
    <w:rsid w:val="006E1D6A"/>
    <w:rsid w:val="006E1DA0"/>
    <w:rsid w:val="006E1E58"/>
    <w:rsid w:val="006E1F40"/>
    <w:rsid w:val="006E1F8C"/>
    <w:rsid w:val="006E20A5"/>
    <w:rsid w:val="006E217A"/>
    <w:rsid w:val="006E21B4"/>
    <w:rsid w:val="006E2220"/>
    <w:rsid w:val="006E22F6"/>
    <w:rsid w:val="006E2333"/>
    <w:rsid w:val="006E258C"/>
    <w:rsid w:val="006E25BB"/>
    <w:rsid w:val="006E268F"/>
    <w:rsid w:val="006E27B6"/>
    <w:rsid w:val="006E27BC"/>
    <w:rsid w:val="006E27D1"/>
    <w:rsid w:val="006E285C"/>
    <w:rsid w:val="006E28D2"/>
    <w:rsid w:val="006E2915"/>
    <w:rsid w:val="006E2980"/>
    <w:rsid w:val="006E2B56"/>
    <w:rsid w:val="006E2B9B"/>
    <w:rsid w:val="006E2C82"/>
    <w:rsid w:val="006E2CC4"/>
    <w:rsid w:val="006E2D68"/>
    <w:rsid w:val="006E2D79"/>
    <w:rsid w:val="006E2DC3"/>
    <w:rsid w:val="006E2DED"/>
    <w:rsid w:val="006E2E98"/>
    <w:rsid w:val="006E2EA1"/>
    <w:rsid w:val="006E2EDA"/>
    <w:rsid w:val="006E2EF3"/>
    <w:rsid w:val="006E2FE9"/>
    <w:rsid w:val="006E30F0"/>
    <w:rsid w:val="006E30FE"/>
    <w:rsid w:val="006E31B3"/>
    <w:rsid w:val="006E31C0"/>
    <w:rsid w:val="006E31E9"/>
    <w:rsid w:val="006E3273"/>
    <w:rsid w:val="006E32EA"/>
    <w:rsid w:val="006E3327"/>
    <w:rsid w:val="006E3344"/>
    <w:rsid w:val="006E336C"/>
    <w:rsid w:val="006E3438"/>
    <w:rsid w:val="006E3448"/>
    <w:rsid w:val="006E344C"/>
    <w:rsid w:val="006E3455"/>
    <w:rsid w:val="006E3676"/>
    <w:rsid w:val="006E3752"/>
    <w:rsid w:val="006E378C"/>
    <w:rsid w:val="006E3814"/>
    <w:rsid w:val="006E3A2B"/>
    <w:rsid w:val="006E3AE8"/>
    <w:rsid w:val="006E3B05"/>
    <w:rsid w:val="006E3D01"/>
    <w:rsid w:val="006E3D3A"/>
    <w:rsid w:val="006E3D4C"/>
    <w:rsid w:val="006E3E19"/>
    <w:rsid w:val="006E3E32"/>
    <w:rsid w:val="006E3F01"/>
    <w:rsid w:val="006E3F58"/>
    <w:rsid w:val="006E3F59"/>
    <w:rsid w:val="006E40A6"/>
    <w:rsid w:val="006E4151"/>
    <w:rsid w:val="006E41DA"/>
    <w:rsid w:val="006E41E9"/>
    <w:rsid w:val="006E4214"/>
    <w:rsid w:val="006E42C7"/>
    <w:rsid w:val="006E43AD"/>
    <w:rsid w:val="006E4456"/>
    <w:rsid w:val="006E4590"/>
    <w:rsid w:val="006E45A7"/>
    <w:rsid w:val="006E4721"/>
    <w:rsid w:val="006E4795"/>
    <w:rsid w:val="006E47B5"/>
    <w:rsid w:val="006E4848"/>
    <w:rsid w:val="006E48C7"/>
    <w:rsid w:val="006E48C8"/>
    <w:rsid w:val="006E494E"/>
    <w:rsid w:val="006E4A47"/>
    <w:rsid w:val="006E4AB3"/>
    <w:rsid w:val="006E4ABF"/>
    <w:rsid w:val="006E4AE9"/>
    <w:rsid w:val="006E4B1F"/>
    <w:rsid w:val="006E4B35"/>
    <w:rsid w:val="006E4B52"/>
    <w:rsid w:val="006E4BB6"/>
    <w:rsid w:val="006E4BED"/>
    <w:rsid w:val="006E4CE7"/>
    <w:rsid w:val="006E4D92"/>
    <w:rsid w:val="006E4DAD"/>
    <w:rsid w:val="006E4DB5"/>
    <w:rsid w:val="006E4DDD"/>
    <w:rsid w:val="006E4F23"/>
    <w:rsid w:val="006E4F4C"/>
    <w:rsid w:val="006E4F91"/>
    <w:rsid w:val="006E5026"/>
    <w:rsid w:val="006E5105"/>
    <w:rsid w:val="006E51DD"/>
    <w:rsid w:val="006E522A"/>
    <w:rsid w:val="006E52A3"/>
    <w:rsid w:val="006E5411"/>
    <w:rsid w:val="006E547E"/>
    <w:rsid w:val="006E5655"/>
    <w:rsid w:val="006E5690"/>
    <w:rsid w:val="006E56B8"/>
    <w:rsid w:val="006E5734"/>
    <w:rsid w:val="006E591D"/>
    <w:rsid w:val="006E5B7C"/>
    <w:rsid w:val="006E5C50"/>
    <w:rsid w:val="006E5C53"/>
    <w:rsid w:val="006E5CAE"/>
    <w:rsid w:val="006E5CF3"/>
    <w:rsid w:val="006E5DE3"/>
    <w:rsid w:val="006E5EA7"/>
    <w:rsid w:val="006E5F2D"/>
    <w:rsid w:val="006E5F4F"/>
    <w:rsid w:val="006E5FC1"/>
    <w:rsid w:val="006E6027"/>
    <w:rsid w:val="006E6094"/>
    <w:rsid w:val="006E61ED"/>
    <w:rsid w:val="006E6218"/>
    <w:rsid w:val="006E6316"/>
    <w:rsid w:val="006E6498"/>
    <w:rsid w:val="006E64A8"/>
    <w:rsid w:val="006E64B8"/>
    <w:rsid w:val="006E6579"/>
    <w:rsid w:val="006E66C9"/>
    <w:rsid w:val="006E67D2"/>
    <w:rsid w:val="006E68CE"/>
    <w:rsid w:val="006E696B"/>
    <w:rsid w:val="006E69FC"/>
    <w:rsid w:val="006E6C39"/>
    <w:rsid w:val="006E6C5A"/>
    <w:rsid w:val="006E6D69"/>
    <w:rsid w:val="006E6D91"/>
    <w:rsid w:val="006E6E12"/>
    <w:rsid w:val="006E6F07"/>
    <w:rsid w:val="006E6FD1"/>
    <w:rsid w:val="006E70CD"/>
    <w:rsid w:val="006E70F9"/>
    <w:rsid w:val="006E7193"/>
    <w:rsid w:val="006E71DC"/>
    <w:rsid w:val="006E7255"/>
    <w:rsid w:val="006E7279"/>
    <w:rsid w:val="006E739A"/>
    <w:rsid w:val="006E7609"/>
    <w:rsid w:val="006E7626"/>
    <w:rsid w:val="006E769A"/>
    <w:rsid w:val="006E76B0"/>
    <w:rsid w:val="006E7726"/>
    <w:rsid w:val="006E7799"/>
    <w:rsid w:val="006E7992"/>
    <w:rsid w:val="006E79D8"/>
    <w:rsid w:val="006E79E9"/>
    <w:rsid w:val="006E7A25"/>
    <w:rsid w:val="006E7AAA"/>
    <w:rsid w:val="006E7AD9"/>
    <w:rsid w:val="006E7BB6"/>
    <w:rsid w:val="006E7DF2"/>
    <w:rsid w:val="006E7E54"/>
    <w:rsid w:val="006E7EF4"/>
    <w:rsid w:val="006F015D"/>
    <w:rsid w:val="006F01F6"/>
    <w:rsid w:val="006F01F9"/>
    <w:rsid w:val="006F0249"/>
    <w:rsid w:val="006F0267"/>
    <w:rsid w:val="006F02BC"/>
    <w:rsid w:val="006F02E0"/>
    <w:rsid w:val="006F0327"/>
    <w:rsid w:val="006F0341"/>
    <w:rsid w:val="006F0364"/>
    <w:rsid w:val="006F0369"/>
    <w:rsid w:val="006F03C9"/>
    <w:rsid w:val="006F040D"/>
    <w:rsid w:val="006F0426"/>
    <w:rsid w:val="006F0526"/>
    <w:rsid w:val="006F0556"/>
    <w:rsid w:val="006F05C5"/>
    <w:rsid w:val="006F0629"/>
    <w:rsid w:val="006F064D"/>
    <w:rsid w:val="006F0705"/>
    <w:rsid w:val="006F075B"/>
    <w:rsid w:val="006F07C1"/>
    <w:rsid w:val="006F07E4"/>
    <w:rsid w:val="006F080D"/>
    <w:rsid w:val="006F081E"/>
    <w:rsid w:val="006F0841"/>
    <w:rsid w:val="006F0896"/>
    <w:rsid w:val="006F08FF"/>
    <w:rsid w:val="006F0927"/>
    <w:rsid w:val="006F0A7F"/>
    <w:rsid w:val="006F0B09"/>
    <w:rsid w:val="006F0BD6"/>
    <w:rsid w:val="006F0C2A"/>
    <w:rsid w:val="006F0E05"/>
    <w:rsid w:val="006F0E8C"/>
    <w:rsid w:val="006F0F1D"/>
    <w:rsid w:val="006F0F5E"/>
    <w:rsid w:val="006F0F61"/>
    <w:rsid w:val="006F0F9F"/>
    <w:rsid w:val="006F1106"/>
    <w:rsid w:val="006F1111"/>
    <w:rsid w:val="006F11E1"/>
    <w:rsid w:val="006F11EC"/>
    <w:rsid w:val="006F1274"/>
    <w:rsid w:val="006F131E"/>
    <w:rsid w:val="006F1331"/>
    <w:rsid w:val="006F13DF"/>
    <w:rsid w:val="006F13E8"/>
    <w:rsid w:val="006F140D"/>
    <w:rsid w:val="006F1498"/>
    <w:rsid w:val="006F1501"/>
    <w:rsid w:val="006F1521"/>
    <w:rsid w:val="006F1548"/>
    <w:rsid w:val="006F15DC"/>
    <w:rsid w:val="006F1700"/>
    <w:rsid w:val="006F17D6"/>
    <w:rsid w:val="006F195E"/>
    <w:rsid w:val="006F19F8"/>
    <w:rsid w:val="006F1AB5"/>
    <w:rsid w:val="006F1AC0"/>
    <w:rsid w:val="006F1B6D"/>
    <w:rsid w:val="006F1C60"/>
    <w:rsid w:val="006F1CFB"/>
    <w:rsid w:val="006F1D57"/>
    <w:rsid w:val="006F1DD7"/>
    <w:rsid w:val="006F1E7B"/>
    <w:rsid w:val="006F2045"/>
    <w:rsid w:val="006F208D"/>
    <w:rsid w:val="006F2110"/>
    <w:rsid w:val="006F2144"/>
    <w:rsid w:val="006F2198"/>
    <w:rsid w:val="006F21B3"/>
    <w:rsid w:val="006F21F0"/>
    <w:rsid w:val="006F2224"/>
    <w:rsid w:val="006F2243"/>
    <w:rsid w:val="006F2299"/>
    <w:rsid w:val="006F22F4"/>
    <w:rsid w:val="006F2418"/>
    <w:rsid w:val="006F25E2"/>
    <w:rsid w:val="006F2601"/>
    <w:rsid w:val="006F2696"/>
    <w:rsid w:val="006F26A3"/>
    <w:rsid w:val="006F274C"/>
    <w:rsid w:val="006F2759"/>
    <w:rsid w:val="006F28BC"/>
    <w:rsid w:val="006F28DF"/>
    <w:rsid w:val="006F28F0"/>
    <w:rsid w:val="006F28F8"/>
    <w:rsid w:val="006F2903"/>
    <w:rsid w:val="006F294F"/>
    <w:rsid w:val="006F29C6"/>
    <w:rsid w:val="006F2A1C"/>
    <w:rsid w:val="006F2A56"/>
    <w:rsid w:val="006F2C09"/>
    <w:rsid w:val="006F2D33"/>
    <w:rsid w:val="006F2D6F"/>
    <w:rsid w:val="006F2E7D"/>
    <w:rsid w:val="006F2E92"/>
    <w:rsid w:val="006F301C"/>
    <w:rsid w:val="006F3122"/>
    <w:rsid w:val="006F31DC"/>
    <w:rsid w:val="006F3241"/>
    <w:rsid w:val="006F325F"/>
    <w:rsid w:val="006F32E5"/>
    <w:rsid w:val="006F3349"/>
    <w:rsid w:val="006F3384"/>
    <w:rsid w:val="006F33FD"/>
    <w:rsid w:val="006F3404"/>
    <w:rsid w:val="006F3454"/>
    <w:rsid w:val="006F347C"/>
    <w:rsid w:val="006F3496"/>
    <w:rsid w:val="006F3564"/>
    <w:rsid w:val="006F3570"/>
    <w:rsid w:val="006F3632"/>
    <w:rsid w:val="006F3766"/>
    <w:rsid w:val="006F3789"/>
    <w:rsid w:val="006F37FE"/>
    <w:rsid w:val="006F382A"/>
    <w:rsid w:val="006F3886"/>
    <w:rsid w:val="006F38FF"/>
    <w:rsid w:val="006F3923"/>
    <w:rsid w:val="006F3965"/>
    <w:rsid w:val="006F39E0"/>
    <w:rsid w:val="006F39ED"/>
    <w:rsid w:val="006F3A85"/>
    <w:rsid w:val="006F3B17"/>
    <w:rsid w:val="006F3B19"/>
    <w:rsid w:val="006F3BC0"/>
    <w:rsid w:val="006F3C0A"/>
    <w:rsid w:val="006F3CBD"/>
    <w:rsid w:val="006F3CD2"/>
    <w:rsid w:val="006F3CDB"/>
    <w:rsid w:val="006F3D9C"/>
    <w:rsid w:val="006F3DE5"/>
    <w:rsid w:val="006F3DFF"/>
    <w:rsid w:val="006F3E33"/>
    <w:rsid w:val="006F3EFE"/>
    <w:rsid w:val="006F3F28"/>
    <w:rsid w:val="006F3F8A"/>
    <w:rsid w:val="006F4005"/>
    <w:rsid w:val="006F4049"/>
    <w:rsid w:val="006F4108"/>
    <w:rsid w:val="006F4222"/>
    <w:rsid w:val="006F42C4"/>
    <w:rsid w:val="006F42DF"/>
    <w:rsid w:val="006F437D"/>
    <w:rsid w:val="006F4411"/>
    <w:rsid w:val="006F4456"/>
    <w:rsid w:val="006F44E5"/>
    <w:rsid w:val="006F4528"/>
    <w:rsid w:val="006F4533"/>
    <w:rsid w:val="006F4537"/>
    <w:rsid w:val="006F454F"/>
    <w:rsid w:val="006F45C4"/>
    <w:rsid w:val="006F4610"/>
    <w:rsid w:val="006F4613"/>
    <w:rsid w:val="006F462D"/>
    <w:rsid w:val="006F4644"/>
    <w:rsid w:val="006F468B"/>
    <w:rsid w:val="006F46DD"/>
    <w:rsid w:val="006F47A0"/>
    <w:rsid w:val="006F47A9"/>
    <w:rsid w:val="006F48A0"/>
    <w:rsid w:val="006F48D1"/>
    <w:rsid w:val="006F4AB0"/>
    <w:rsid w:val="006F4AC2"/>
    <w:rsid w:val="006F4C2B"/>
    <w:rsid w:val="006F4C91"/>
    <w:rsid w:val="006F4CA7"/>
    <w:rsid w:val="006F4CF2"/>
    <w:rsid w:val="006F4D41"/>
    <w:rsid w:val="006F4DD8"/>
    <w:rsid w:val="006F4E53"/>
    <w:rsid w:val="006F4E62"/>
    <w:rsid w:val="006F4EC6"/>
    <w:rsid w:val="006F4FEC"/>
    <w:rsid w:val="006F5001"/>
    <w:rsid w:val="006F5082"/>
    <w:rsid w:val="006F50B1"/>
    <w:rsid w:val="006F50F1"/>
    <w:rsid w:val="006F5196"/>
    <w:rsid w:val="006F5267"/>
    <w:rsid w:val="006F52E3"/>
    <w:rsid w:val="006F52FC"/>
    <w:rsid w:val="006F5369"/>
    <w:rsid w:val="006F539B"/>
    <w:rsid w:val="006F53D6"/>
    <w:rsid w:val="006F5450"/>
    <w:rsid w:val="006F5482"/>
    <w:rsid w:val="006F54EA"/>
    <w:rsid w:val="006F5555"/>
    <w:rsid w:val="006F55AB"/>
    <w:rsid w:val="006F55ED"/>
    <w:rsid w:val="006F5615"/>
    <w:rsid w:val="006F57D4"/>
    <w:rsid w:val="006F5804"/>
    <w:rsid w:val="006F5970"/>
    <w:rsid w:val="006F5978"/>
    <w:rsid w:val="006F59A8"/>
    <w:rsid w:val="006F5A90"/>
    <w:rsid w:val="006F5AE4"/>
    <w:rsid w:val="006F5B52"/>
    <w:rsid w:val="006F5C11"/>
    <w:rsid w:val="006F5CA5"/>
    <w:rsid w:val="006F5CCD"/>
    <w:rsid w:val="006F5D5A"/>
    <w:rsid w:val="006F5DBD"/>
    <w:rsid w:val="006F5DDA"/>
    <w:rsid w:val="006F5DE6"/>
    <w:rsid w:val="006F5E21"/>
    <w:rsid w:val="006F5E50"/>
    <w:rsid w:val="006F5E5A"/>
    <w:rsid w:val="006F5EBA"/>
    <w:rsid w:val="006F6005"/>
    <w:rsid w:val="006F6176"/>
    <w:rsid w:val="006F61C6"/>
    <w:rsid w:val="006F61E8"/>
    <w:rsid w:val="006F621C"/>
    <w:rsid w:val="006F636B"/>
    <w:rsid w:val="006F6431"/>
    <w:rsid w:val="006F6550"/>
    <w:rsid w:val="006F65DC"/>
    <w:rsid w:val="006F65F4"/>
    <w:rsid w:val="006F6666"/>
    <w:rsid w:val="006F66D2"/>
    <w:rsid w:val="006F6929"/>
    <w:rsid w:val="006F6999"/>
    <w:rsid w:val="006F6A44"/>
    <w:rsid w:val="006F6A73"/>
    <w:rsid w:val="006F6AA6"/>
    <w:rsid w:val="006F6AB7"/>
    <w:rsid w:val="006F6B40"/>
    <w:rsid w:val="006F6B8A"/>
    <w:rsid w:val="006F6BDF"/>
    <w:rsid w:val="006F6CF4"/>
    <w:rsid w:val="006F6D4F"/>
    <w:rsid w:val="006F6D7C"/>
    <w:rsid w:val="006F6DA3"/>
    <w:rsid w:val="006F6DED"/>
    <w:rsid w:val="006F6E87"/>
    <w:rsid w:val="006F6F38"/>
    <w:rsid w:val="006F72AD"/>
    <w:rsid w:val="006F72BD"/>
    <w:rsid w:val="006F7319"/>
    <w:rsid w:val="006F74CD"/>
    <w:rsid w:val="006F74D5"/>
    <w:rsid w:val="006F75BF"/>
    <w:rsid w:val="006F76FC"/>
    <w:rsid w:val="006F771C"/>
    <w:rsid w:val="006F7786"/>
    <w:rsid w:val="006F77A3"/>
    <w:rsid w:val="006F77AB"/>
    <w:rsid w:val="006F7841"/>
    <w:rsid w:val="006F78BF"/>
    <w:rsid w:val="006F78D2"/>
    <w:rsid w:val="006F793F"/>
    <w:rsid w:val="006F7B40"/>
    <w:rsid w:val="006F7C1C"/>
    <w:rsid w:val="006F7C95"/>
    <w:rsid w:val="006F7C9A"/>
    <w:rsid w:val="006F7D5D"/>
    <w:rsid w:val="006F7E81"/>
    <w:rsid w:val="006F7EB9"/>
    <w:rsid w:val="006F7F04"/>
    <w:rsid w:val="006F7F5F"/>
    <w:rsid w:val="00700084"/>
    <w:rsid w:val="007000FB"/>
    <w:rsid w:val="0070011A"/>
    <w:rsid w:val="00700162"/>
    <w:rsid w:val="0070017E"/>
    <w:rsid w:val="007001B5"/>
    <w:rsid w:val="00700233"/>
    <w:rsid w:val="00700237"/>
    <w:rsid w:val="007002C9"/>
    <w:rsid w:val="0070037D"/>
    <w:rsid w:val="00700386"/>
    <w:rsid w:val="0070059F"/>
    <w:rsid w:val="00700659"/>
    <w:rsid w:val="00700662"/>
    <w:rsid w:val="007006A1"/>
    <w:rsid w:val="007006EB"/>
    <w:rsid w:val="0070073B"/>
    <w:rsid w:val="00700770"/>
    <w:rsid w:val="0070088A"/>
    <w:rsid w:val="007008BA"/>
    <w:rsid w:val="0070096D"/>
    <w:rsid w:val="007009D3"/>
    <w:rsid w:val="007009D8"/>
    <w:rsid w:val="00700A08"/>
    <w:rsid w:val="00700B55"/>
    <w:rsid w:val="00700B57"/>
    <w:rsid w:val="00700B5D"/>
    <w:rsid w:val="00700BBD"/>
    <w:rsid w:val="00700C3C"/>
    <w:rsid w:val="00700CE0"/>
    <w:rsid w:val="00700CEA"/>
    <w:rsid w:val="00700D06"/>
    <w:rsid w:val="0070103A"/>
    <w:rsid w:val="00701189"/>
    <w:rsid w:val="00701238"/>
    <w:rsid w:val="007012E8"/>
    <w:rsid w:val="007014A1"/>
    <w:rsid w:val="00701584"/>
    <w:rsid w:val="00701743"/>
    <w:rsid w:val="00701753"/>
    <w:rsid w:val="007017AF"/>
    <w:rsid w:val="007017DE"/>
    <w:rsid w:val="00701844"/>
    <w:rsid w:val="0070184B"/>
    <w:rsid w:val="00701853"/>
    <w:rsid w:val="0070191C"/>
    <w:rsid w:val="0070193A"/>
    <w:rsid w:val="007019C7"/>
    <w:rsid w:val="00701A19"/>
    <w:rsid w:val="00701B38"/>
    <w:rsid w:val="00701B4B"/>
    <w:rsid w:val="00701B69"/>
    <w:rsid w:val="00701BBD"/>
    <w:rsid w:val="00701BF9"/>
    <w:rsid w:val="00701C6E"/>
    <w:rsid w:val="00701C84"/>
    <w:rsid w:val="00701D56"/>
    <w:rsid w:val="00701DE8"/>
    <w:rsid w:val="00701DEF"/>
    <w:rsid w:val="00701E11"/>
    <w:rsid w:val="00701E46"/>
    <w:rsid w:val="00701E55"/>
    <w:rsid w:val="00701E96"/>
    <w:rsid w:val="00701EBD"/>
    <w:rsid w:val="00701ED1"/>
    <w:rsid w:val="00701ED2"/>
    <w:rsid w:val="00701FAA"/>
    <w:rsid w:val="00701FC8"/>
    <w:rsid w:val="007020AB"/>
    <w:rsid w:val="007020DD"/>
    <w:rsid w:val="007020F2"/>
    <w:rsid w:val="0070213D"/>
    <w:rsid w:val="00702286"/>
    <w:rsid w:val="007023A2"/>
    <w:rsid w:val="00702575"/>
    <w:rsid w:val="007025C5"/>
    <w:rsid w:val="0070267B"/>
    <w:rsid w:val="007026B3"/>
    <w:rsid w:val="0070276D"/>
    <w:rsid w:val="007027F4"/>
    <w:rsid w:val="0070289B"/>
    <w:rsid w:val="00702902"/>
    <w:rsid w:val="00702977"/>
    <w:rsid w:val="00702995"/>
    <w:rsid w:val="007029C0"/>
    <w:rsid w:val="00702AE4"/>
    <w:rsid w:val="00702B7D"/>
    <w:rsid w:val="00702C6F"/>
    <w:rsid w:val="00702C97"/>
    <w:rsid w:val="00702F0F"/>
    <w:rsid w:val="0070305D"/>
    <w:rsid w:val="007030CE"/>
    <w:rsid w:val="007031F8"/>
    <w:rsid w:val="0070320D"/>
    <w:rsid w:val="00703218"/>
    <w:rsid w:val="007032CF"/>
    <w:rsid w:val="007032EA"/>
    <w:rsid w:val="00703304"/>
    <w:rsid w:val="00703365"/>
    <w:rsid w:val="007033DD"/>
    <w:rsid w:val="007033EA"/>
    <w:rsid w:val="00703481"/>
    <w:rsid w:val="00703526"/>
    <w:rsid w:val="00703593"/>
    <w:rsid w:val="00703696"/>
    <w:rsid w:val="00703887"/>
    <w:rsid w:val="00703A2F"/>
    <w:rsid w:val="00703ABF"/>
    <w:rsid w:val="00703AE1"/>
    <w:rsid w:val="00703B1A"/>
    <w:rsid w:val="00703C3C"/>
    <w:rsid w:val="00703C51"/>
    <w:rsid w:val="00703CFF"/>
    <w:rsid w:val="00703D16"/>
    <w:rsid w:val="00703D75"/>
    <w:rsid w:val="00703E11"/>
    <w:rsid w:val="00703E2D"/>
    <w:rsid w:val="00703E8D"/>
    <w:rsid w:val="00703F47"/>
    <w:rsid w:val="00703F59"/>
    <w:rsid w:val="00703F75"/>
    <w:rsid w:val="007040DE"/>
    <w:rsid w:val="00704135"/>
    <w:rsid w:val="007041CC"/>
    <w:rsid w:val="007041DA"/>
    <w:rsid w:val="007041F7"/>
    <w:rsid w:val="00704227"/>
    <w:rsid w:val="00704338"/>
    <w:rsid w:val="0070439F"/>
    <w:rsid w:val="007043EC"/>
    <w:rsid w:val="007044A6"/>
    <w:rsid w:val="0070460A"/>
    <w:rsid w:val="0070466C"/>
    <w:rsid w:val="007046BA"/>
    <w:rsid w:val="007046D0"/>
    <w:rsid w:val="0070472E"/>
    <w:rsid w:val="0070491A"/>
    <w:rsid w:val="0070497D"/>
    <w:rsid w:val="00704AF1"/>
    <w:rsid w:val="00704B27"/>
    <w:rsid w:val="00704B29"/>
    <w:rsid w:val="00704C11"/>
    <w:rsid w:val="00704C1A"/>
    <w:rsid w:val="00704C9C"/>
    <w:rsid w:val="00704D4B"/>
    <w:rsid w:val="00704DFC"/>
    <w:rsid w:val="00704E3A"/>
    <w:rsid w:val="00704E7A"/>
    <w:rsid w:val="00704E86"/>
    <w:rsid w:val="00704EA8"/>
    <w:rsid w:val="00704EBB"/>
    <w:rsid w:val="00704FF0"/>
    <w:rsid w:val="00705060"/>
    <w:rsid w:val="007050A2"/>
    <w:rsid w:val="0070524C"/>
    <w:rsid w:val="00705548"/>
    <w:rsid w:val="00705549"/>
    <w:rsid w:val="00705578"/>
    <w:rsid w:val="0070558A"/>
    <w:rsid w:val="00705720"/>
    <w:rsid w:val="007057D0"/>
    <w:rsid w:val="007057E3"/>
    <w:rsid w:val="0070585B"/>
    <w:rsid w:val="00705A0C"/>
    <w:rsid w:val="00705A2A"/>
    <w:rsid w:val="00705ABC"/>
    <w:rsid w:val="00705ABE"/>
    <w:rsid w:val="00705CCA"/>
    <w:rsid w:val="00705D57"/>
    <w:rsid w:val="00705DFC"/>
    <w:rsid w:val="00705E8B"/>
    <w:rsid w:val="00705F22"/>
    <w:rsid w:val="0070602E"/>
    <w:rsid w:val="0070605E"/>
    <w:rsid w:val="00706067"/>
    <w:rsid w:val="007060A9"/>
    <w:rsid w:val="007060C7"/>
    <w:rsid w:val="00706144"/>
    <w:rsid w:val="00706209"/>
    <w:rsid w:val="007062D4"/>
    <w:rsid w:val="007063C1"/>
    <w:rsid w:val="007064D3"/>
    <w:rsid w:val="007065A7"/>
    <w:rsid w:val="007065DE"/>
    <w:rsid w:val="007067E8"/>
    <w:rsid w:val="00706846"/>
    <w:rsid w:val="00706924"/>
    <w:rsid w:val="00706994"/>
    <w:rsid w:val="007069E5"/>
    <w:rsid w:val="00706B39"/>
    <w:rsid w:val="00706B79"/>
    <w:rsid w:val="00706BB0"/>
    <w:rsid w:val="00706D52"/>
    <w:rsid w:val="00706DF9"/>
    <w:rsid w:val="00706EF7"/>
    <w:rsid w:val="00706FC3"/>
    <w:rsid w:val="0070701C"/>
    <w:rsid w:val="007071E5"/>
    <w:rsid w:val="007071FD"/>
    <w:rsid w:val="00707250"/>
    <w:rsid w:val="00707283"/>
    <w:rsid w:val="007073D3"/>
    <w:rsid w:val="00707414"/>
    <w:rsid w:val="00707418"/>
    <w:rsid w:val="00707426"/>
    <w:rsid w:val="00707454"/>
    <w:rsid w:val="0070747F"/>
    <w:rsid w:val="007074D5"/>
    <w:rsid w:val="007075A4"/>
    <w:rsid w:val="007075B4"/>
    <w:rsid w:val="007075E7"/>
    <w:rsid w:val="00707739"/>
    <w:rsid w:val="00707750"/>
    <w:rsid w:val="007077BD"/>
    <w:rsid w:val="007078BB"/>
    <w:rsid w:val="00707AA9"/>
    <w:rsid w:val="00707AD7"/>
    <w:rsid w:val="00707B40"/>
    <w:rsid w:val="00707BB7"/>
    <w:rsid w:val="00707C2E"/>
    <w:rsid w:val="00707C99"/>
    <w:rsid w:val="00707D75"/>
    <w:rsid w:val="00707E18"/>
    <w:rsid w:val="00707E60"/>
    <w:rsid w:val="00710017"/>
    <w:rsid w:val="0071008B"/>
    <w:rsid w:val="00710093"/>
    <w:rsid w:val="0071013D"/>
    <w:rsid w:val="00710174"/>
    <w:rsid w:val="007101A9"/>
    <w:rsid w:val="007102C9"/>
    <w:rsid w:val="007102E3"/>
    <w:rsid w:val="00710303"/>
    <w:rsid w:val="007103D2"/>
    <w:rsid w:val="007103EB"/>
    <w:rsid w:val="00710474"/>
    <w:rsid w:val="007104B4"/>
    <w:rsid w:val="00710534"/>
    <w:rsid w:val="0071062A"/>
    <w:rsid w:val="007106B9"/>
    <w:rsid w:val="0071076B"/>
    <w:rsid w:val="00710774"/>
    <w:rsid w:val="0071079D"/>
    <w:rsid w:val="00710831"/>
    <w:rsid w:val="0071089F"/>
    <w:rsid w:val="00710900"/>
    <w:rsid w:val="0071094A"/>
    <w:rsid w:val="007109AF"/>
    <w:rsid w:val="007109CF"/>
    <w:rsid w:val="00710AA5"/>
    <w:rsid w:val="00710ACD"/>
    <w:rsid w:val="00710AF4"/>
    <w:rsid w:val="00710B70"/>
    <w:rsid w:val="00710B95"/>
    <w:rsid w:val="00710CCC"/>
    <w:rsid w:val="00710CD4"/>
    <w:rsid w:val="00710DA0"/>
    <w:rsid w:val="00710EAB"/>
    <w:rsid w:val="00710EF5"/>
    <w:rsid w:val="00710F10"/>
    <w:rsid w:val="00710F15"/>
    <w:rsid w:val="00710F25"/>
    <w:rsid w:val="00710F46"/>
    <w:rsid w:val="00710FE3"/>
    <w:rsid w:val="007110B3"/>
    <w:rsid w:val="007110BC"/>
    <w:rsid w:val="00711145"/>
    <w:rsid w:val="0071117F"/>
    <w:rsid w:val="00711307"/>
    <w:rsid w:val="007114B7"/>
    <w:rsid w:val="00711546"/>
    <w:rsid w:val="0071155F"/>
    <w:rsid w:val="007115B3"/>
    <w:rsid w:val="0071170B"/>
    <w:rsid w:val="007117B2"/>
    <w:rsid w:val="007117DB"/>
    <w:rsid w:val="00711904"/>
    <w:rsid w:val="0071199B"/>
    <w:rsid w:val="00711A2F"/>
    <w:rsid w:val="00711AEB"/>
    <w:rsid w:val="00711B12"/>
    <w:rsid w:val="00711BA1"/>
    <w:rsid w:val="00711CB5"/>
    <w:rsid w:val="00711CB7"/>
    <w:rsid w:val="00711CFC"/>
    <w:rsid w:val="00711D78"/>
    <w:rsid w:val="00711D83"/>
    <w:rsid w:val="00711DA6"/>
    <w:rsid w:val="00712009"/>
    <w:rsid w:val="00712023"/>
    <w:rsid w:val="007120B3"/>
    <w:rsid w:val="0071217F"/>
    <w:rsid w:val="007121B3"/>
    <w:rsid w:val="00712211"/>
    <w:rsid w:val="007122AB"/>
    <w:rsid w:val="007122EE"/>
    <w:rsid w:val="0071231B"/>
    <w:rsid w:val="00712334"/>
    <w:rsid w:val="00712383"/>
    <w:rsid w:val="00712389"/>
    <w:rsid w:val="007126BF"/>
    <w:rsid w:val="00712702"/>
    <w:rsid w:val="007127E4"/>
    <w:rsid w:val="00712850"/>
    <w:rsid w:val="007128FF"/>
    <w:rsid w:val="00712984"/>
    <w:rsid w:val="007129C6"/>
    <w:rsid w:val="00712A2D"/>
    <w:rsid w:val="00712B2F"/>
    <w:rsid w:val="00712B5E"/>
    <w:rsid w:val="00712BFC"/>
    <w:rsid w:val="00712C44"/>
    <w:rsid w:val="00712C6D"/>
    <w:rsid w:val="00712C76"/>
    <w:rsid w:val="00712CF9"/>
    <w:rsid w:val="00712EB1"/>
    <w:rsid w:val="00712EE5"/>
    <w:rsid w:val="00712EFA"/>
    <w:rsid w:val="00712F13"/>
    <w:rsid w:val="00712F69"/>
    <w:rsid w:val="00713060"/>
    <w:rsid w:val="0071306D"/>
    <w:rsid w:val="007130B2"/>
    <w:rsid w:val="007130C1"/>
    <w:rsid w:val="007131D1"/>
    <w:rsid w:val="0071330B"/>
    <w:rsid w:val="007134E7"/>
    <w:rsid w:val="0071361D"/>
    <w:rsid w:val="007137E1"/>
    <w:rsid w:val="00713810"/>
    <w:rsid w:val="0071386C"/>
    <w:rsid w:val="007138B8"/>
    <w:rsid w:val="007138C5"/>
    <w:rsid w:val="00713983"/>
    <w:rsid w:val="007139F0"/>
    <w:rsid w:val="00713A48"/>
    <w:rsid w:val="00713A5F"/>
    <w:rsid w:val="00713BA3"/>
    <w:rsid w:val="00713C63"/>
    <w:rsid w:val="00713D27"/>
    <w:rsid w:val="00713D94"/>
    <w:rsid w:val="00713DDC"/>
    <w:rsid w:val="00713EB4"/>
    <w:rsid w:val="00713F5C"/>
    <w:rsid w:val="00714033"/>
    <w:rsid w:val="007140E9"/>
    <w:rsid w:val="00714160"/>
    <w:rsid w:val="007141A6"/>
    <w:rsid w:val="00714234"/>
    <w:rsid w:val="007142D8"/>
    <w:rsid w:val="00714352"/>
    <w:rsid w:val="00714372"/>
    <w:rsid w:val="00714395"/>
    <w:rsid w:val="007143D5"/>
    <w:rsid w:val="007143E2"/>
    <w:rsid w:val="00714531"/>
    <w:rsid w:val="00714681"/>
    <w:rsid w:val="00714691"/>
    <w:rsid w:val="007148B8"/>
    <w:rsid w:val="00714A1F"/>
    <w:rsid w:val="00714AB2"/>
    <w:rsid w:val="00714D2A"/>
    <w:rsid w:val="00714D8E"/>
    <w:rsid w:val="00714D9B"/>
    <w:rsid w:val="00714DD8"/>
    <w:rsid w:val="00714E00"/>
    <w:rsid w:val="00714E5C"/>
    <w:rsid w:val="00714E7B"/>
    <w:rsid w:val="00714EAE"/>
    <w:rsid w:val="00715012"/>
    <w:rsid w:val="00715085"/>
    <w:rsid w:val="00715170"/>
    <w:rsid w:val="007152C0"/>
    <w:rsid w:val="007152CD"/>
    <w:rsid w:val="007152F7"/>
    <w:rsid w:val="00715308"/>
    <w:rsid w:val="007154C4"/>
    <w:rsid w:val="007154CE"/>
    <w:rsid w:val="00715709"/>
    <w:rsid w:val="00715827"/>
    <w:rsid w:val="00715A94"/>
    <w:rsid w:val="00715AB4"/>
    <w:rsid w:val="00715C65"/>
    <w:rsid w:val="00715E3D"/>
    <w:rsid w:val="00715E63"/>
    <w:rsid w:val="00715F5E"/>
    <w:rsid w:val="00715FA4"/>
    <w:rsid w:val="00716313"/>
    <w:rsid w:val="007165DE"/>
    <w:rsid w:val="00716677"/>
    <w:rsid w:val="007166EB"/>
    <w:rsid w:val="0071673E"/>
    <w:rsid w:val="00716873"/>
    <w:rsid w:val="00716941"/>
    <w:rsid w:val="007169CE"/>
    <w:rsid w:val="00716A29"/>
    <w:rsid w:val="00716A39"/>
    <w:rsid w:val="00716B0F"/>
    <w:rsid w:val="00716B44"/>
    <w:rsid w:val="00716BC7"/>
    <w:rsid w:val="00716C49"/>
    <w:rsid w:val="00716CF0"/>
    <w:rsid w:val="00716D50"/>
    <w:rsid w:val="00716F60"/>
    <w:rsid w:val="007170CA"/>
    <w:rsid w:val="007170FB"/>
    <w:rsid w:val="00717161"/>
    <w:rsid w:val="00717382"/>
    <w:rsid w:val="0071740C"/>
    <w:rsid w:val="0071746F"/>
    <w:rsid w:val="0071749D"/>
    <w:rsid w:val="00717535"/>
    <w:rsid w:val="00717632"/>
    <w:rsid w:val="0071767B"/>
    <w:rsid w:val="00717748"/>
    <w:rsid w:val="0071775A"/>
    <w:rsid w:val="00717781"/>
    <w:rsid w:val="007177BC"/>
    <w:rsid w:val="007177C7"/>
    <w:rsid w:val="007177D8"/>
    <w:rsid w:val="00717800"/>
    <w:rsid w:val="007178C2"/>
    <w:rsid w:val="00717989"/>
    <w:rsid w:val="0071799A"/>
    <w:rsid w:val="00717AA6"/>
    <w:rsid w:val="00717AC2"/>
    <w:rsid w:val="00717B5B"/>
    <w:rsid w:val="00717BE4"/>
    <w:rsid w:val="00717CE2"/>
    <w:rsid w:val="00717E03"/>
    <w:rsid w:val="00717E11"/>
    <w:rsid w:val="00717F9C"/>
    <w:rsid w:val="00717FCE"/>
    <w:rsid w:val="0072000C"/>
    <w:rsid w:val="00720231"/>
    <w:rsid w:val="00720266"/>
    <w:rsid w:val="007204DB"/>
    <w:rsid w:val="00720552"/>
    <w:rsid w:val="007205C5"/>
    <w:rsid w:val="00720604"/>
    <w:rsid w:val="0072060A"/>
    <w:rsid w:val="00720816"/>
    <w:rsid w:val="00720876"/>
    <w:rsid w:val="00720913"/>
    <w:rsid w:val="0072093E"/>
    <w:rsid w:val="007209AE"/>
    <w:rsid w:val="00720A93"/>
    <w:rsid w:val="00720A95"/>
    <w:rsid w:val="00720A9F"/>
    <w:rsid w:val="00720B51"/>
    <w:rsid w:val="00720BE5"/>
    <w:rsid w:val="00720D7F"/>
    <w:rsid w:val="00720E47"/>
    <w:rsid w:val="00720ECE"/>
    <w:rsid w:val="00720F34"/>
    <w:rsid w:val="00720F38"/>
    <w:rsid w:val="00720FA8"/>
    <w:rsid w:val="00720FC6"/>
    <w:rsid w:val="00721120"/>
    <w:rsid w:val="00721126"/>
    <w:rsid w:val="0072126A"/>
    <w:rsid w:val="0072126C"/>
    <w:rsid w:val="00721289"/>
    <w:rsid w:val="0072128D"/>
    <w:rsid w:val="007213AB"/>
    <w:rsid w:val="007213AC"/>
    <w:rsid w:val="007213B5"/>
    <w:rsid w:val="007213E2"/>
    <w:rsid w:val="00721447"/>
    <w:rsid w:val="007214E9"/>
    <w:rsid w:val="00721587"/>
    <w:rsid w:val="00721669"/>
    <w:rsid w:val="007216CE"/>
    <w:rsid w:val="00721722"/>
    <w:rsid w:val="00721754"/>
    <w:rsid w:val="00721779"/>
    <w:rsid w:val="0072179E"/>
    <w:rsid w:val="00721862"/>
    <w:rsid w:val="007218C5"/>
    <w:rsid w:val="007218D2"/>
    <w:rsid w:val="00721934"/>
    <w:rsid w:val="00721959"/>
    <w:rsid w:val="00721A2F"/>
    <w:rsid w:val="00721B22"/>
    <w:rsid w:val="00721B51"/>
    <w:rsid w:val="00721B91"/>
    <w:rsid w:val="00721B97"/>
    <w:rsid w:val="00721BB9"/>
    <w:rsid w:val="00721C2B"/>
    <w:rsid w:val="00721D1D"/>
    <w:rsid w:val="00721D7E"/>
    <w:rsid w:val="00721DF9"/>
    <w:rsid w:val="00721F4B"/>
    <w:rsid w:val="00721F4C"/>
    <w:rsid w:val="0072202E"/>
    <w:rsid w:val="007220D3"/>
    <w:rsid w:val="00722137"/>
    <w:rsid w:val="007221BC"/>
    <w:rsid w:val="00722269"/>
    <w:rsid w:val="00722388"/>
    <w:rsid w:val="0072238C"/>
    <w:rsid w:val="00722513"/>
    <w:rsid w:val="00722747"/>
    <w:rsid w:val="00722757"/>
    <w:rsid w:val="007228B7"/>
    <w:rsid w:val="0072290F"/>
    <w:rsid w:val="007229AF"/>
    <w:rsid w:val="007229F0"/>
    <w:rsid w:val="00722A26"/>
    <w:rsid w:val="00722A6E"/>
    <w:rsid w:val="00722AD8"/>
    <w:rsid w:val="00722B14"/>
    <w:rsid w:val="00722B7C"/>
    <w:rsid w:val="00722B95"/>
    <w:rsid w:val="00722B9B"/>
    <w:rsid w:val="00722BA3"/>
    <w:rsid w:val="00722BC6"/>
    <w:rsid w:val="00722BF5"/>
    <w:rsid w:val="00722C36"/>
    <w:rsid w:val="00722C74"/>
    <w:rsid w:val="00722C7A"/>
    <w:rsid w:val="00722DE8"/>
    <w:rsid w:val="00722E53"/>
    <w:rsid w:val="00722E78"/>
    <w:rsid w:val="00722FE9"/>
    <w:rsid w:val="0072300C"/>
    <w:rsid w:val="00723075"/>
    <w:rsid w:val="0072308D"/>
    <w:rsid w:val="0072315C"/>
    <w:rsid w:val="007231B8"/>
    <w:rsid w:val="007232FE"/>
    <w:rsid w:val="0072339F"/>
    <w:rsid w:val="00723562"/>
    <w:rsid w:val="007235D9"/>
    <w:rsid w:val="007235EA"/>
    <w:rsid w:val="00723611"/>
    <w:rsid w:val="0072367E"/>
    <w:rsid w:val="007236D7"/>
    <w:rsid w:val="007237F7"/>
    <w:rsid w:val="00723807"/>
    <w:rsid w:val="00723878"/>
    <w:rsid w:val="007238E4"/>
    <w:rsid w:val="0072394D"/>
    <w:rsid w:val="00723982"/>
    <w:rsid w:val="0072398F"/>
    <w:rsid w:val="00723A92"/>
    <w:rsid w:val="00723ABE"/>
    <w:rsid w:val="00723B95"/>
    <w:rsid w:val="00723DEF"/>
    <w:rsid w:val="00723E0F"/>
    <w:rsid w:val="00723E16"/>
    <w:rsid w:val="00723E8F"/>
    <w:rsid w:val="00723EC5"/>
    <w:rsid w:val="00724024"/>
    <w:rsid w:val="0072403A"/>
    <w:rsid w:val="00724089"/>
    <w:rsid w:val="007240A7"/>
    <w:rsid w:val="007240B0"/>
    <w:rsid w:val="00724110"/>
    <w:rsid w:val="0072425A"/>
    <w:rsid w:val="007242DF"/>
    <w:rsid w:val="00724322"/>
    <w:rsid w:val="007243F3"/>
    <w:rsid w:val="007243FA"/>
    <w:rsid w:val="007244EC"/>
    <w:rsid w:val="00724599"/>
    <w:rsid w:val="00724851"/>
    <w:rsid w:val="00724864"/>
    <w:rsid w:val="007248B6"/>
    <w:rsid w:val="007249C3"/>
    <w:rsid w:val="00724A4B"/>
    <w:rsid w:val="00724A70"/>
    <w:rsid w:val="00724AD8"/>
    <w:rsid w:val="00724AEB"/>
    <w:rsid w:val="00724AF1"/>
    <w:rsid w:val="00724B2C"/>
    <w:rsid w:val="00724B84"/>
    <w:rsid w:val="00724BB0"/>
    <w:rsid w:val="00724BB6"/>
    <w:rsid w:val="00724C02"/>
    <w:rsid w:val="00724D26"/>
    <w:rsid w:val="00724DE8"/>
    <w:rsid w:val="00724E8B"/>
    <w:rsid w:val="00724E9A"/>
    <w:rsid w:val="00724F5F"/>
    <w:rsid w:val="00724FCE"/>
    <w:rsid w:val="00724FE3"/>
    <w:rsid w:val="00724FEA"/>
    <w:rsid w:val="0072500C"/>
    <w:rsid w:val="00725045"/>
    <w:rsid w:val="007250FF"/>
    <w:rsid w:val="00725104"/>
    <w:rsid w:val="00725221"/>
    <w:rsid w:val="00725247"/>
    <w:rsid w:val="0072527D"/>
    <w:rsid w:val="00725460"/>
    <w:rsid w:val="00725465"/>
    <w:rsid w:val="007255AA"/>
    <w:rsid w:val="007255CE"/>
    <w:rsid w:val="007255D8"/>
    <w:rsid w:val="0072560F"/>
    <w:rsid w:val="00725640"/>
    <w:rsid w:val="007257C2"/>
    <w:rsid w:val="00725861"/>
    <w:rsid w:val="00725867"/>
    <w:rsid w:val="007258B0"/>
    <w:rsid w:val="00725918"/>
    <w:rsid w:val="0072599F"/>
    <w:rsid w:val="00725A1E"/>
    <w:rsid w:val="00725B6F"/>
    <w:rsid w:val="00725D07"/>
    <w:rsid w:val="00725D21"/>
    <w:rsid w:val="00725E46"/>
    <w:rsid w:val="00725E90"/>
    <w:rsid w:val="00725F10"/>
    <w:rsid w:val="00725F3E"/>
    <w:rsid w:val="00725F40"/>
    <w:rsid w:val="00725F61"/>
    <w:rsid w:val="00725F96"/>
    <w:rsid w:val="00725FCC"/>
    <w:rsid w:val="007260A8"/>
    <w:rsid w:val="007261EF"/>
    <w:rsid w:val="00726214"/>
    <w:rsid w:val="0072632B"/>
    <w:rsid w:val="007263A6"/>
    <w:rsid w:val="007263BB"/>
    <w:rsid w:val="007263D1"/>
    <w:rsid w:val="007263F0"/>
    <w:rsid w:val="00726434"/>
    <w:rsid w:val="00726480"/>
    <w:rsid w:val="0072657C"/>
    <w:rsid w:val="007265B0"/>
    <w:rsid w:val="007265BB"/>
    <w:rsid w:val="00726638"/>
    <w:rsid w:val="0072668D"/>
    <w:rsid w:val="00726820"/>
    <w:rsid w:val="00726864"/>
    <w:rsid w:val="00726877"/>
    <w:rsid w:val="0072689E"/>
    <w:rsid w:val="007268A6"/>
    <w:rsid w:val="00726910"/>
    <w:rsid w:val="00726968"/>
    <w:rsid w:val="007269C7"/>
    <w:rsid w:val="00726A64"/>
    <w:rsid w:val="00726A8E"/>
    <w:rsid w:val="00726AC8"/>
    <w:rsid w:val="00726C04"/>
    <w:rsid w:val="00726C1C"/>
    <w:rsid w:val="00726CBD"/>
    <w:rsid w:val="00726CD2"/>
    <w:rsid w:val="00726D55"/>
    <w:rsid w:val="00726DAC"/>
    <w:rsid w:val="00726E59"/>
    <w:rsid w:val="00726E75"/>
    <w:rsid w:val="00727047"/>
    <w:rsid w:val="0072707E"/>
    <w:rsid w:val="00727089"/>
    <w:rsid w:val="0072713B"/>
    <w:rsid w:val="00727172"/>
    <w:rsid w:val="007271C6"/>
    <w:rsid w:val="00727246"/>
    <w:rsid w:val="007273D2"/>
    <w:rsid w:val="0072749F"/>
    <w:rsid w:val="00727577"/>
    <w:rsid w:val="00727685"/>
    <w:rsid w:val="0072769F"/>
    <w:rsid w:val="007276E5"/>
    <w:rsid w:val="00727780"/>
    <w:rsid w:val="007277C1"/>
    <w:rsid w:val="00727A33"/>
    <w:rsid w:val="00727AFB"/>
    <w:rsid w:val="00727B1E"/>
    <w:rsid w:val="00727B40"/>
    <w:rsid w:val="00727B49"/>
    <w:rsid w:val="00727CD2"/>
    <w:rsid w:val="00727E8E"/>
    <w:rsid w:val="00727E90"/>
    <w:rsid w:val="00727E98"/>
    <w:rsid w:val="00727EA9"/>
    <w:rsid w:val="00727F6F"/>
    <w:rsid w:val="00727FCC"/>
    <w:rsid w:val="00730220"/>
    <w:rsid w:val="00730231"/>
    <w:rsid w:val="0073023B"/>
    <w:rsid w:val="007303AA"/>
    <w:rsid w:val="007303EB"/>
    <w:rsid w:val="0073057F"/>
    <w:rsid w:val="007305FF"/>
    <w:rsid w:val="00730607"/>
    <w:rsid w:val="00730622"/>
    <w:rsid w:val="00730781"/>
    <w:rsid w:val="007307E3"/>
    <w:rsid w:val="007307F5"/>
    <w:rsid w:val="00730809"/>
    <w:rsid w:val="00730854"/>
    <w:rsid w:val="007308C8"/>
    <w:rsid w:val="00730960"/>
    <w:rsid w:val="007309C1"/>
    <w:rsid w:val="00730A6F"/>
    <w:rsid w:val="00730A7D"/>
    <w:rsid w:val="00730AE2"/>
    <w:rsid w:val="00730AFF"/>
    <w:rsid w:val="00730B5D"/>
    <w:rsid w:val="00730B8C"/>
    <w:rsid w:val="00730B92"/>
    <w:rsid w:val="00730BC1"/>
    <w:rsid w:val="00730C4B"/>
    <w:rsid w:val="00730C74"/>
    <w:rsid w:val="00730CBB"/>
    <w:rsid w:val="00730E6E"/>
    <w:rsid w:val="00730EB1"/>
    <w:rsid w:val="00730EB3"/>
    <w:rsid w:val="00730EB4"/>
    <w:rsid w:val="00730F79"/>
    <w:rsid w:val="00730FF7"/>
    <w:rsid w:val="0073112C"/>
    <w:rsid w:val="007311F2"/>
    <w:rsid w:val="0073123B"/>
    <w:rsid w:val="00731370"/>
    <w:rsid w:val="00731562"/>
    <w:rsid w:val="007316B3"/>
    <w:rsid w:val="007316F5"/>
    <w:rsid w:val="0073174C"/>
    <w:rsid w:val="007317A1"/>
    <w:rsid w:val="007317ED"/>
    <w:rsid w:val="007317EF"/>
    <w:rsid w:val="007318C8"/>
    <w:rsid w:val="00731939"/>
    <w:rsid w:val="0073195A"/>
    <w:rsid w:val="00731960"/>
    <w:rsid w:val="007319B5"/>
    <w:rsid w:val="00731A4F"/>
    <w:rsid w:val="00731A88"/>
    <w:rsid w:val="00731AA1"/>
    <w:rsid w:val="00731AE2"/>
    <w:rsid w:val="00731B26"/>
    <w:rsid w:val="00731C00"/>
    <w:rsid w:val="00731DDE"/>
    <w:rsid w:val="00731DF7"/>
    <w:rsid w:val="00731EA3"/>
    <w:rsid w:val="00731EDC"/>
    <w:rsid w:val="00731EE3"/>
    <w:rsid w:val="00731EE6"/>
    <w:rsid w:val="00731FA0"/>
    <w:rsid w:val="00731FC7"/>
    <w:rsid w:val="00732010"/>
    <w:rsid w:val="00732234"/>
    <w:rsid w:val="00732260"/>
    <w:rsid w:val="00732269"/>
    <w:rsid w:val="00732343"/>
    <w:rsid w:val="0073234A"/>
    <w:rsid w:val="007323F5"/>
    <w:rsid w:val="00732417"/>
    <w:rsid w:val="00732567"/>
    <w:rsid w:val="007325E8"/>
    <w:rsid w:val="00732659"/>
    <w:rsid w:val="00732679"/>
    <w:rsid w:val="007326A4"/>
    <w:rsid w:val="007326A8"/>
    <w:rsid w:val="00732706"/>
    <w:rsid w:val="00732717"/>
    <w:rsid w:val="00732865"/>
    <w:rsid w:val="007328D2"/>
    <w:rsid w:val="00732A20"/>
    <w:rsid w:val="00732A95"/>
    <w:rsid w:val="00732AAC"/>
    <w:rsid w:val="00732C21"/>
    <w:rsid w:val="00732CAC"/>
    <w:rsid w:val="00732D3F"/>
    <w:rsid w:val="00732DF4"/>
    <w:rsid w:val="00732E3D"/>
    <w:rsid w:val="00732E86"/>
    <w:rsid w:val="00732EDF"/>
    <w:rsid w:val="00733110"/>
    <w:rsid w:val="00733143"/>
    <w:rsid w:val="00733431"/>
    <w:rsid w:val="00733488"/>
    <w:rsid w:val="0073356C"/>
    <w:rsid w:val="007335B3"/>
    <w:rsid w:val="007335BF"/>
    <w:rsid w:val="00733655"/>
    <w:rsid w:val="00733695"/>
    <w:rsid w:val="007336D3"/>
    <w:rsid w:val="00733722"/>
    <w:rsid w:val="007337BB"/>
    <w:rsid w:val="007337C4"/>
    <w:rsid w:val="007337DC"/>
    <w:rsid w:val="0073395D"/>
    <w:rsid w:val="00733AD0"/>
    <w:rsid w:val="00733B3A"/>
    <w:rsid w:val="00733C49"/>
    <w:rsid w:val="00733CD6"/>
    <w:rsid w:val="00733D57"/>
    <w:rsid w:val="00733D98"/>
    <w:rsid w:val="00733DC3"/>
    <w:rsid w:val="00733E09"/>
    <w:rsid w:val="00733FBA"/>
    <w:rsid w:val="00734012"/>
    <w:rsid w:val="0073402E"/>
    <w:rsid w:val="00734151"/>
    <w:rsid w:val="00734177"/>
    <w:rsid w:val="00734195"/>
    <w:rsid w:val="00734312"/>
    <w:rsid w:val="00734402"/>
    <w:rsid w:val="007344B6"/>
    <w:rsid w:val="007344EC"/>
    <w:rsid w:val="00734553"/>
    <w:rsid w:val="007345C9"/>
    <w:rsid w:val="00734779"/>
    <w:rsid w:val="007348C9"/>
    <w:rsid w:val="007348D7"/>
    <w:rsid w:val="00734977"/>
    <w:rsid w:val="007349AE"/>
    <w:rsid w:val="00734A53"/>
    <w:rsid w:val="00734AA4"/>
    <w:rsid w:val="00734AB2"/>
    <w:rsid w:val="00734BAE"/>
    <w:rsid w:val="00734D3E"/>
    <w:rsid w:val="00734D80"/>
    <w:rsid w:val="00734D94"/>
    <w:rsid w:val="00734E71"/>
    <w:rsid w:val="00734FC0"/>
    <w:rsid w:val="00735077"/>
    <w:rsid w:val="007350C3"/>
    <w:rsid w:val="00735189"/>
    <w:rsid w:val="00735211"/>
    <w:rsid w:val="007352CD"/>
    <w:rsid w:val="00735346"/>
    <w:rsid w:val="00735369"/>
    <w:rsid w:val="007353A7"/>
    <w:rsid w:val="00735508"/>
    <w:rsid w:val="007355AF"/>
    <w:rsid w:val="0073565A"/>
    <w:rsid w:val="00735779"/>
    <w:rsid w:val="007357F6"/>
    <w:rsid w:val="007358C1"/>
    <w:rsid w:val="00735964"/>
    <w:rsid w:val="00735A7A"/>
    <w:rsid w:val="00735B93"/>
    <w:rsid w:val="00735CCC"/>
    <w:rsid w:val="00735D13"/>
    <w:rsid w:val="00735D3F"/>
    <w:rsid w:val="00735D4A"/>
    <w:rsid w:val="00735E4A"/>
    <w:rsid w:val="00735FD8"/>
    <w:rsid w:val="0073601D"/>
    <w:rsid w:val="0073606E"/>
    <w:rsid w:val="007361D9"/>
    <w:rsid w:val="00736291"/>
    <w:rsid w:val="00736359"/>
    <w:rsid w:val="007363E1"/>
    <w:rsid w:val="007363EA"/>
    <w:rsid w:val="0073654C"/>
    <w:rsid w:val="007365C9"/>
    <w:rsid w:val="00736626"/>
    <w:rsid w:val="007366CB"/>
    <w:rsid w:val="00736794"/>
    <w:rsid w:val="0073679F"/>
    <w:rsid w:val="007368EA"/>
    <w:rsid w:val="007369F1"/>
    <w:rsid w:val="00736B02"/>
    <w:rsid w:val="00736B90"/>
    <w:rsid w:val="00736BCD"/>
    <w:rsid w:val="00736BCF"/>
    <w:rsid w:val="00736C26"/>
    <w:rsid w:val="00736C92"/>
    <w:rsid w:val="00736D27"/>
    <w:rsid w:val="00736D4F"/>
    <w:rsid w:val="00736E24"/>
    <w:rsid w:val="00736E97"/>
    <w:rsid w:val="00736EEB"/>
    <w:rsid w:val="00737006"/>
    <w:rsid w:val="007370C2"/>
    <w:rsid w:val="0073719E"/>
    <w:rsid w:val="007373C0"/>
    <w:rsid w:val="007375D8"/>
    <w:rsid w:val="007375ED"/>
    <w:rsid w:val="0073761F"/>
    <w:rsid w:val="007377D4"/>
    <w:rsid w:val="00737870"/>
    <w:rsid w:val="00737880"/>
    <w:rsid w:val="00737929"/>
    <w:rsid w:val="0073793D"/>
    <w:rsid w:val="00737A13"/>
    <w:rsid w:val="00737A7B"/>
    <w:rsid w:val="00737A81"/>
    <w:rsid w:val="00737B81"/>
    <w:rsid w:val="00737D5F"/>
    <w:rsid w:val="00737E3A"/>
    <w:rsid w:val="00737E77"/>
    <w:rsid w:val="00740015"/>
    <w:rsid w:val="0074006A"/>
    <w:rsid w:val="00740080"/>
    <w:rsid w:val="00740159"/>
    <w:rsid w:val="00740284"/>
    <w:rsid w:val="007402B7"/>
    <w:rsid w:val="007404B0"/>
    <w:rsid w:val="007405D6"/>
    <w:rsid w:val="00740605"/>
    <w:rsid w:val="00740626"/>
    <w:rsid w:val="00740857"/>
    <w:rsid w:val="007408ED"/>
    <w:rsid w:val="0074095B"/>
    <w:rsid w:val="00740972"/>
    <w:rsid w:val="00740A2A"/>
    <w:rsid w:val="00740A56"/>
    <w:rsid w:val="00740AB1"/>
    <w:rsid w:val="00740B6A"/>
    <w:rsid w:val="00740D50"/>
    <w:rsid w:val="00740D78"/>
    <w:rsid w:val="00740D96"/>
    <w:rsid w:val="00740FCD"/>
    <w:rsid w:val="00741067"/>
    <w:rsid w:val="007411FF"/>
    <w:rsid w:val="007412DB"/>
    <w:rsid w:val="00741390"/>
    <w:rsid w:val="007413E7"/>
    <w:rsid w:val="007413F4"/>
    <w:rsid w:val="00741410"/>
    <w:rsid w:val="0074143E"/>
    <w:rsid w:val="00741452"/>
    <w:rsid w:val="007414FC"/>
    <w:rsid w:val="0074154D"/>
    <w:rsid w:val="007415B6"/>
    <w:rsid w:val="00741708"/>
    <w:rsid w:val="00741729"/>
    <w:rsid w:val="00741747"/>
    <w:rsid w:val="0074178F"/>
    <w:rsid w:val="007417AF"/>
    <w:rsid w:val="00741867"/>
    <w:rsid w:val="007418CA"/>
    <w:rsid w:val="0074191F"/>
    <w:rsid w:val="00741961"/>
    <w:rsid w:val="0074197D"/>
    <w:rsid w:val="00741A6A"/>
    <w:rsid w:val="00741B92"/>
    <w:rsid w:val="00741BA0"/>
    <w:rsid w:val="00741BAD"/>
    <w:rsid w:val="00741CE1"/>
    <w:rsid w:val="00741D2F"/>
    <w:rsid w:val="00741DE6"/>
    <w:rsid w:val="00741E5C"/>
    <w:rsid w:val="00741ED1"/>
    <w:rsid w:val="00741FB2"/>
    <w:rsid w:val="00742014"/>
    <w:rsid w:val="0074202E"/>
    <w:rsid w:val="0074215A"/>
    <w:rsid w:val="007421FC"/>
    <w:rsid w:val="0074227F"/>
    <w:rsid w:val="00742355"/>
    <w:rsid w:val="007423A1"/>
    <w:rsid w:val="007423ED"/>
    <w:rsid w:val="00742452"/>
    <w:rsid w:val="0074252F"/>
    <w:rsid w:val="0074282E"/>
    <w:rsid w:val="00742A17"/>
    <w:rsid w:val="00742B98"/>
    <w:rsid w:val="00742C07"/>
    <w:rsid w:val="00742C0F"/>
    <w:rsid w:val="00742C46"/>
    <w:rsid w:val="00742DF3"/>
    <w:rsid w:val="00742E2A"/>
    <w:rsid w:val="00742EFF"/>
    <w:rsid w:val="00743138"/>
    <w:rsid w:val="00743154"/>
    <w:rsid w:val="007431A3"/>
    <w:rsid w:val="0074322B"/>
    <w:rsid w:val="007432C1"/>
    <w:rsid w:val="007432F7"/>
    <w:rsid w:val="00743384"/>
    <w:rsid w:val="0074344E"/>
    <w:rsid w:val="00743461"/>
    <w:rsid w:val="0074353F"/>
    <w:rsid w:val="00743663"/>
    <w:rsid w:val="00743685"/>
    <w:rsid w:val="00743691"/>
    <w:rsid w:val="00743695"/>
    <w:rsid w:val="007437E8"/>
    <w:rsid w:val="00743824"/>
    <w:rsid w:val="00743846"/>
    <w:rsid w:val="007438D0"/>
    <w:rsid w:val="00743950"/>
    <w:rsid w:val="00743A73"/>
    <w:rsid w:val="00743AD8"/>
    <w:rsid w:val="00743D9E"/>
    <w:rsid w:val="00743DDC"/>
    <w:rsid w:val="00743DF6"/>
    <w:rsid w:val="00743E1F"/>
    <w:rsid w:val="00743E76"/>
    <w:rsid w:val="00743EC1"/>
    <w:rsid w:val="00743F42"/>
    <w:rsid w:val="00743F62"/>
    <w:rsid w:val="0074407F"/>
    <w:rsid w:val="007440A4"/>
    <w:rsid w:val="007440B4"/>
    <w:rsid w:val="00744183"/>
    <w:rsid w:val="00744197"/>
    <w:rsid w:val="007441F7"/>
    <w:rsid w:val="007442C0"/>
    <w:rsid w:val="007442DE"/>
    <w:rsid w:val="0074437B"/>
    <w:rsid w:val="007444C1"/>
    <w:rsid w:val="00744531"/>
    <w:rsid w:val="00744585"/>
    <w:rsid w:val="0074462B"/>
    <w:rsid w:val="007446DB"/>
    <w:rsid w:val="00744748"/>
    <w:rsid w:val="00744753"/>
    <w:rsid w:val="007447F9"/>
    <w:rsid w:val="0074481E"/>
    <w:rsid w:val="00744878"/>
    <w:rsid w:val="007448B9"/>
    <w:rsid w:val="00744976"/>
    <w:rsid w:val="00744997"/>
    <w:rsid w:val="00744A87"/>
    <w:rsid w:val="00744B5A"/>
    <w:rsid w:val="00744B6E"/>
    <w:rsid w:val="00744B86"/>
    <w:rsid w:val="00744BDA"/>
    <w:rsid w:val="00744BEC"/>
    <w:rsid w:val="00744D4C"/>
    <w:rsid w:val="00744D4E"/>
    <w:rsid w:val="00744D8A"/>
    <w:rsid w:val="00744E5D"/>
    <w:rsid w:val="00744EBD"/>
    <w:rsid w:val="00744F16"/>
    <w:rsid w:val="00744F2A"/>
    <w:rsid w:val="00744F3B"/>
    <w:rsid w:val="0074511D"/>
    <w:rsid w:val="00745154"/>
    <w:rsid w:val="007451F4"/>
    <w:rsid w:val="007452AE"/>
    <w:rsid w:val="007452BD"/>
    <w:rsid w:val="007452CE"/>
    <w:rsid w:val="007452F2"/>
    <w:rsid w:val="00745334"/>
    <w:rsid w:val="0074543F"/>
    <w:rsid w:val="007454D1"/>
    <w:rsid w:val="007455CE"/>
    <w:rsid w:val="0074566D"/>
    <w:rsid w:val="0074568B"/>
    <w:rsid w:val="00745706"/>
    <w:rsid w:val="0074580D"/>
    <w:rsid w:val="0074594F"/>
    <w:rsid w:val="007459D9"/>
    <w:rsid w:val="007459E8"/>
    <w:rsid w:val="00745A5E"/>
    <w:rsid w:val="00745A8D"/>
    <w:rsid w:val="00745AB0"/>
    <w:rsid w:val="00745AFA"/>
    <w:rsid w:val="00745B57"/>
    <w:rsid w:val="00745BE5"/>
    <w:rsid w:val="00745ED7"/>
    <w:rsid w:val="00745F7D"/>
    <w:rsid w:val="00746065"/>
    <w:rsid w:val="007460B8"/>
    <w:rsid w:val="007460CC"/>
    <w:rsid w:val="0074653E"/>
    <w:rsid w:val="00746554"/>
    <w:rsid w:val="007465F1"/>
    <w:rsid w:val="007465F2"/>
    <w:rsid w:val="00746676"/>
    <w:rsid w:val="0074667C"/>
    <w:rsid w:val="0074669E"/>
    <w:rsid w:val="0074670F"/>
    <w:rsid w:val="0074674E"/>
    <w:rsid w:val="0074692F"/>
    <w:rsid w:val="0074693F"/>
    <w:rsid w:val="00746989"/>
    <w:rsid w:val="007469A6"/>
    <w:rsid w:val="007469E0"/>
    <w:rsid w:val="00746A5B"/>
    <w:rsid w:val="00746AAB"/>
    <w:rsid w:val="00746AFC"/>
    <w:rsid w:val="00746B33"/>
    <w:rsid w:val="00746CA0"/>
    <w:rsid w:val="00746CEE"/>
    <w:rsid w:val="00746DDB"/>
    <w:rsid w:val="00746E57"/>
    <w:rsid w:val="00746FCF"/>
    <w:rsid w:val="00746FF0"/>
    <w:rsid w:val="0074701C"/>
    <w:rsid w:val="00747075"/>
    <w:rsid w:val="0074718C"/>
    <w:rsid w:val="0074718D"/>
    <w:rsid w:val="007471DF"/>
    <w:rsid w:val="00747232"/>
    <w:rsid w:val="0074725B"/>
    <w:rsid w:val="007472CA"/>
    <w:rsid w:val="007472E4"/>
    <w:rsid w:val="00747348"/>
    <w:rsid w:val="00747473"/>
    <w:rsid w:val="007474A2"/>
    <w:rsid w:val="007474F7"/>
    <w:rsid w:val="0074752B"/>
    <w:rsid w:val="00747568"/>
    <w:rsid w:val="00747683"/>
    <w:rsid w:val="007476BF"/>
    <w:rsid w:val="00747703"/>
    <w:rsid w:val="0074777E"/>
    <w:rsid w:val="00747785"/>
    <w:rsid w:val="007477E4"/>
    <w:rsid w:val="00747804"/>
    <w:rsid w:val="00747805"/>
    <w:rsid w:val="00747897"/>
    <w:rsid w:val="007478DD"/>
    <w:rsid w:val="007479E4"/>
    <w:rsid w:val="00747A0C"/>
    <w:rsid w:val="00747B6B"/>
    <w:rsid w:val="00747BB5"/>
    <w:rsid w:val="00747BC4"/>
    <w:rsid w:val="00747CCA"/>
    <w:rsid w:val="00747CEF"/>
    <w:rsid w:val="00747D2D"/>
    <w:rsid w:val="00747DE9"/>
    <w:rsid w:val="00747E6C"/>
    <w:rsid w:val="00747EF7"/>
    <w:rsid w:val="00747F33"/>
    <w:rsid w:val="00747F66"/>
    <w:rsid w:val="00747FD4"/>
    <w:rsid w:val="00750128"/>
    <w:rsid w:val="0075016B"/>
    <w:rsid w:val="0075016F"/>
    <w:rsid w:val="00750228"/>
    <w:rsid w:val="007502F7"/>
    <w:rsid w:val="007504C2"/>
    <w:rsid w:val="0075051D"/>
    <w:rsid w:val="007505F1"/>
    <w:rsid w:val="007506DC"/>
    <w:rsid w:val="007506F8"/>
    <w:rsid w:val="00750705"/>
    <w:rsid w:val="0075071C"/>
    <w:rsid w:val="00750724"/>
    <w:rsid w:val="007507B9"/>
    <w:rsid w:val="007507FE"/>
    <w:rsid w:val="0075085C"/>
    <w:rsid w:val="0075096D"/>
    <w:rsid w:val="00750973"/>
    <w:rsid w:val="00750AC9"/>
    <w:rsid w:val="00750AEF"/>
    <w:rsid w:val="00750B9A"/>
    <w:rsid w:val="00750C91"/>
    <w:rsid w:val="00750D01"/>
    <w:rsid w:val="00750D19"/>
    <w:rsid w:val="00750D9F"/>
    <w:rsid w:val="00750E4D"/>
    <w:rsid w:val="00750EB1"/>
    <w:rsid w:val="00750EC8"/>
    <w:rsid w:val="00750F0D"/>
    <w:rsid w:val="00750F24"/>
    <w:rsid w:val="00750FF6"/>
    <w:rsid w:val="0075100E"/>
    <w:rsid w:val="0075108A"/>
    <w:rsid w:val="00751123"/>
    <w:rsid w:val="00751132"/>
    <w:rsid w:val="00751167"/>
    <w:rsid w:val="007511B4"/>
    <w:rsid w:val="007511C1"/>
    <w:rsid w:val="00751298"/>
    <w:rsid w:val="00751317"/>
    <w:rsid w:val="00751333"/>
    <w:rsid w:val="0075142F"/>
    <w:rsid w:val="0075147D"/>
    <w:rsid w:val="00751482"/>
    <w:rsid w:val="007514D2"/>
    <w:rsid w:val="00751579"/>
    <w:rsid w:val="007515E4"/>
    <w:rsid w:val="00751606"/>
    <w:rsid w:val="007516B3"/>
    <w:rsid w:val="00751705"/>
    <w:rsid w:val="00751792"/>
    <w:rsid w:val="00751924"/>
    <w:rsid w:val="00751A39"/>
    <w:rsid w:val="00751BDC"/>
    <w:rsid w:val="00751C46"/>
    <w:rsid w:val="00751E29"/>
    <w:rsid w:val="00751F5B"/>
    <w:rsid w:val="00751F6E"/>
    <w:rsid w:val="00751FC5"/>
    <w:rsid w:val="00752044"/>
    <w:rsid w:val="0075205E"/>
    <w:rsid w:val="0075206D"/>
    <w:rsid w:val="0075216D"/>
    <w:rsid w:val="007521C2"/>
    <w:rsid w:val="007521E5"/>
    <w:rsid w:val="00752212"/>
    <w:rsid w:val="007523BB"/>
    <w:rsid w:val="00752457"/>
    <w:rsid w:val="007524C9"/>
    <w:rsid w:val="007524EA"/>
    <w:rsid w:val="00752585"/>
    <w:rsid w:val="007525A5"/>
    <w:rsid w:val="00752630"/>
    <w:rsid w:val="00752636"/>
    <w:rsid w:val="007526D7"/>
    <w:rsid w:val="0075270F"/>
    <w:rsid w:val="0075275D"/>
    <w:rsid w:val="00752767"/>
    <w:rsid w:val="00752A06"/>
    <w:rsid w:val="00752ACF"/>
    <w:rsid w:val="00752B01"/>
    <w:rsid w:val="00752B6B"/>
    <w:rsid w:val="00752BA9"/>
    <w:rsid w:val="00752D71"/>
    <w:rsid w:val="00752E30"/>
    <w:rsid w:val="00752F94"/>
    <w:rsid w:val="00753017"/>
    <w:rsid w:val="0075304A"/>
    <w:rsid w:val="0075305F"/>
    <w:rsid w:val="0075317E"/>
    <w:rsid w:val="007531D8"/>
    <w:rsid w:val="00753263"/>
    <w:rsid w:val="007532D8"/>
    <w:rsid w:val="00753331"/>
    <w:rsid w:val="007533DB"/>
    <w:rsid w:val="007535BD"/>
    <w:rsid w:val="00753637"/>
    <w:rsid w:val="0075370E"/>
    <w:rsid w:val="0075385A"/>
    <w:rsid w:val="00753904"/>
    <w:rsid w:val="0075395D"/>
    <w:rsid w:val="00753BDC"/>
    <w:rsid w:val="00753C1D"/>
    <w:rsid w:val="00753C41"/>
    <w:rsid w:val="00753C5D"/>
    <w:rsid w:val="00753C83"/>
    <w:rsid w:val="00753E05"/>
    <w:rsid w:val="00753E13"/>
    <w:rsid w:val="00753E6D"/>
    <w:rsid w:val="00753E73"/>
    <w:rsid w:val="00753F82"/>
    <w:rsid w:val="00753F94"/>
    <w:rsid w:val="0075402A"/>
    <w:rsid w:val="0075411F"/>
    <w:rsid w:val="0075417B"/>
    <w:rsid w:val="007542A5"/>
    <w:rsid w:val="0075430A"/>
    <w:rsid w:val="007543DC"/>
    <w:rsid w:val="0075443F"/>
    <w:rsid w:val="007544EB"/>
    <w:rsid w:val="00754552"/>
    <w:rsid w:val="007545AE"/>
    <w:rsid w:val="00754613"/>
    <w:rsid w:val="007546B4"/>
    <w:rsid w:val="0075477D"/>
    <w:rsid w:val="007547B9"/>
    <w:rsid w:val="00754896"/>
    <w:rsid w:val="00754950"/>
    <w:rsid w:val="0075496C"/>
    <w:rsid w:val="0075499E"/>
    <w:rsid w:val="00754A66"/>
    <w:rsid w:val="00754ACF"/>
    <w:rsid w:val="00754C04"/>
    <w:rsid w:val="00754CAF"/>
    <w:rsid w:val="00754D1A"/>
    <w:rsid w:val="00754DCE"/>
    <w:rsid w:val="00754E1A"/>
    <w:rsid w:val="00754EE4"/>
    <w:rsid w:val="00754F10"/>
    <w:rsid w:val="00754F38"/>
    <w:rsid w:val="00754FE2"/>
    <w:rsid w:val="00755071"/>
    <w:rsid w:val="007550BC"/>
    <w:rsid w:val="0075511B"/>
    <w:rsid w:val="00755146"/>
    <w:rsid w:val="00755279"/>
    <w:rsid w:val="0075527C"/>
    <w:rsid w:val="00755281"/>
    <w:rsid w:val="00755393"/>
    <w:rsid w:val="00755402"/>
    <w:rsid w:val="00755499"/>
    <w:rsid w:val="00755552"/>
    <w:rsid w:val="0075558C"/>
    <w:rsid w:val="00755639"/>
    <w:rsid w:val="0075564A"/>
    <w:rsid w:val="0075566B"/>
    <w:rsid w:val="00755688"/>
    <w:rsid w:val="0075569D"/>
    <w:rsid w:val="007556B3"/>
    <w:rsid w:val="0075573B"/>
    <w:rsid w:val="007557DA"/>
    <w:rsid w:val="0075586C"/>
    <w:rsid w:val="00755888"/>
    <w:rsid w:val="0075591F"/>
    <w:rsid w:val="007559FC"/>
    <w:rsid w:val="00755B0F"/>
    <w:rsid w:val="00755B3E"/>
    <w:rsid w:val="00755BFB"/>
    <w:rsid w:val="00755D4E"/>
    <w:rsid w:val="00755DF8"/>
    <w:rsid w:val="00755E74"/>
    <w:rsid w:val="00755E90"/>
    <w:rsid w:val="00755ECD"/>
    <w:rsid w:val="00755ED9"/>
    <w:rsid w:val="00755F21"/>
    <w:rsid w:val="00755FAA"/>
    <w:rsid w:val="007560D3"/>
    <w:rsid w:val="00756141"/>
    <w:rsid w:val="007562EC"/>
    <w:rsid w:val="007563EB"/>
    <w:rsid w:val="00756423"/>
    <w:rsid w:val="007564B3"/>
    <w:rsid w:val="00756502"/>
    <w:rsid w:val="007565A0"/>
    <w:rsid w:val="007565AB"/>
    <w:rsid w:val="007565F4"/>
    <w:rsid w:val="00756863"/>
    <w:rsid w:val="007568DF"/>
    <w:rsid w:val="007568F4"/>
    <w:rsid w:val="007569E3"/>
    <w:rsid w:val="00756A37"/>
    <w:rsid w:val="00756AF5"/>
    <w:rsid w:val="00756B2E"/>
    <w:rsid w:val="00756B9F"/>
    <w:rsid w:val="00756CBE"/>
    <w:rsid w:val="00756D18"/>
    <w:rsid w:val="00756E41"/>
    <w:rsid w:val="00756E96"/>
    <w:rsid w:val="00756E9B"/>
    <w:rsid w:val="00756F31"/>
    <w:rsid w:val="00756F3E"/>
    <w:rsid w:val="00757021"/>
    <w:rsid w:val="00757199"/>
    <w:rsid w:val="007572F4"/>
    <w:rsid w:val="007572F5"/>
    <w:rsid w:val="00757459"/>
    <w:rsid w:val="00757592"/>
    <w:rsid w:val="007579CB"/>
    <w:rsid w:val="007579E4"/>
    <w:rsid w:val="00757BEA"/>
    <w:rsid w:val="00757C65"/>
    <w:rsid w:val="00757CCC"/>
    <w:rsid w:val="00757D43"/>
    <w:rsid w:val="00757E1C"/>
    <w:rsid w:val="00757EAB"/>
    <w:rsid w:val="00757F04"/>
    <w:rsid w:val="00757F6E"/>
    <w:rsid w:val="00760090"/>
    <w:rsid w:val="007600F7"/>
    <w:rsid w:val="0076010E"/>
    <w:rsid w:val="00760173"/>
    <w:rsid w:val="007602F5"/>
    <w:rsid w:val="00760307"/>
    <w:rsid w:val="00760377"/>
    <w:rsid w:val="0076049B"/>
    <w:rsid w:val="007604E7"/>
    <w:rsid w:val="00760530"/>
    <w:rsid w:val="007606A7"/>
    <w:rsid w:val="007606B5"/>
    <w:rsid w:val="007607A7"/>
    <w:rsid w:val="0076080D"/>
    <w:rsid w:val="00760846"/>
    <w:rsid w:val="00760884"/>
    <w:rsid w:val="0076091C"/>
    <w:rsid w:val="0076096D"/>
    <w:rsid w:val="007609A1"/>
    <w:rsid w:val="007609D9"/>
    <w:rsid w:val="00760A5A"/>
    <w:rsid w:val="00760AA0"/>
    <w:rsid w:val="00760B08"/>
    <w:rsid w:val="00760B19"/>
    <w:rsid w:val="00760B56"/>
    <w:rsid w:val="00760BAD"/>
    <w:rsid w:val="00760D2B"/>
    <w:rsid w:val="00760D5B"/>
    <w:rsid w:val="00760D6B"/>
    <w:rsid w:val="00760D97"/>
    <w:rsid w:val="00760E1A"/>
    <w:rsid w:val="00760EBC"/>
    <w:rsid w:val="00760F21"/>
    <w:rsid w:val="00761092"/>
    <w:rsid w:val="007610B2"/>
    <w:rsid w:val="00761117"/>
    <w:rsid w:val="007611F9"/>
    <w:rsid w:val="00761213"/>
    <w:rsid w:val="007612F5"/>
    <w:rsid w:val="0076137F"/>
    <w:rsid w:val="0076139D"/>
    <w:rsid w:val="0076140E"/>
    <w:rsid w:val="007614E5"/>
    <w:rsid w:val="007615A7"/>
    <w:rsid w:val="00761784"/>
    <w:rsid w:val="0076179D"/>
    <w:rsid w:val="007618E4"/>
    <w:rsid w:val="0076193B"/>
    <w:rsid w:val="00761A06"/>
    <w:rsid w:val="00761AFB"/>
    <w:rsid w:val="00761B21"/>
    <w:rsid w:val="00761B87"/>
    <w:rsid w:val="00761B8F"/>
    <w:rsid w:val="00761BB3"/>
    <w:rsid w:val="00761BD9"/>
    <w:rsid w:val="00761C1A"/>
    <w:rsid w:val="00761C63"/>
    <w:rsid w:val="00761D63"/>
    <w:rsid w:val="00761E2D"/>
    <w:rsid w:val="00761E9F"/>
    <w:rsid w:val="00761ECB"/>
    <w:rsid w:val="00761F1F"/>
    <w:rsid w:val="00761F40"/>
    <w:rsid w:val="00761F97"/>
    <w:rsid w:val="00761FA8"/>
    <w:rsid w:val="00762104"/>
    <w:rsid w:val="00762175"/>
    <w:rsid w:val="00762180"/>
    <w:rsid w:val="007621A4"/>
    <w:rsid w:val="00762261"/>
    <w:rsid w:val="0076233A"/>
    <w:rsid w:val="0076240A"/>
    <w:rsid w:val="0076242B"/>
    <w:rsid w:val="007624BD"/>
    <w:rsid w:val="00762541"/>
    <w:rsid w:val="007625FF"/>
    <w:rsid w:val="00762699"/>
    <w:rsid w:val="007626DA"/>
    <w:rsid w:val="007627EB"/>
    <w:rsid w:val="0076287E"/>
    <w:rsid w:val="007628F1"/>
    <w:rsid w:val="00762A36"/>
    <w:rsid w:val="00762A5A"/>
    <w:rsid w:val="00762AE7"/>
    <w:rsid w:val="00762B64"/>
    <w:rsid w:val="00762BBD"/>
    <w:rsid w:val="00762C22"/>
    <w:rsid w:val="00762E73"/>
    <w:rsid w:val="00762FDB"/>
    <w:rsid w:val="00762FFA"/>
    <w:rsid w:val="00762FFD"/>
    <w:rsid w:val="0076307B"/>
    <w:rsid w:val="0076309D"/>
    <w:rsid w:val="007630D6"/>
    <w:rsid w:val="0076313C"/>
    <w:rsid w:val="0076319D"/>
    <w:rsid w:val="007631C0"/>
    <w:rsid w:val="00763273"/>
    <w:rsid w:val="00763298"/>
    <w:rsid w:val="007632DF"/>
    <w:rsid w:val="007632F2"/>
    <w:rsid w:val="00763404"/>
    <w:rsid w:val="00763478"/>
    <w:rsid w:val="007634E3"/>
    <w:rsid w:val="00763506"/>
    <w:rsid w:val="007635DC"/>
    <w:rsid w:val="00763602"/>
    <w:rsid w:val="00763607"/>
    <w:rsid w:val="0076362A"/>
    <w:rsid w:val="0076370E"/>
    <w:rsid w:val="00763727"/>
    <w:rsid w:val="00763776"/>
    <w:rsid w:val="0076377E"/>
    <w:rsid w:val="007637C2"/>
    <w:rsid w:val="00763855"/>
    <w:rsid w:val="0076393E"/>
    <w:rsid w:val="00763A1F"/>
    <w:rsid w:val="00763AA5"/>
    <w:rsid w:val="00763C21"/>
    <w:rsid w:val="00763CAB"/>
    <w:rsid w:val="00763CC8"/>
    <w:rsid w:val="00763D21"/>
    <w:rsid w:val="00763D40"/>
    <w:rsid w:val="00763D5F"/>
    <w:rsid w:val="00763D89"/>
    <w:rsid w:val="00763E1A"/>
    <w:rsid w:val="00763EBA"/>
    <w:rsid w:val="00763F13"/>
    <w:rsid w:val="00763F50"/>
    <w:rsid w:val="00763FEA"/>
    <w:rsid w:val="007640FC"/>
    <w:rsid w:val="00764154"/>
    <w:rsid w:val="007641CC"/>
    <w:rsid w:val="0076428F"/>
    <w:rsid w:val="00764352"/>
    <w:rsid w:val="00764455"/>
    <w:rsid w:val="0076447D"/>
    <w:rsid w:val="00764483"/>
    <w:rsid w:val="007644F3"/>
    <w:rsid w:val="00764564"/>
    <w:rsid w:val="007645A2"/>
    <w:rsid w:val="0076468F"/>
    <w:rsid w:val="00764714"/>
    <w:rsid w:val="00764958"/>
    <w:rsid w:val="00764A6A"/>
    <w:rsid w:val="00764A6C"/>
    <w:rsid w:val="00764B12"/>
    <w:rsid w:val="00764BC7"/>
    <w:rsid w:val="00764C3C"/>
    <w:rsid w:val="00764C42"/>
    <w:rsid w:val="00764D30"/>
    <w:rsid w:val="00764D4E"/>
    <w:rsid w:val="00764E3C"/>
    <w:rsid w:val="00764E4A"/>
    <w:rsid w:val="00764EA7"/>
    <w:rsid w:val="00764EC0"/>
    <w:rsid w:val="00764EFE"/>
    <w:rsid w:val="00764F24"/>
    <w:rsid w:val="00764F5A"/>
    <w:rsid w:val="00764FBA"/>
    <w:rsid w:val="00765106"/>
    <w:rsid w:val="0076511D"/>
    <w:rsid w:val="0076511F"/>
    <w:rsid w:val="007652CA"/>
    <w:rsid w:val="00765387"/>
    <w:rsid w:val="007653B2"/>
    <w:rsid w:val="00765427"/>
    <w:rsid w:val="00765495"/>
    <w:rsid w:val="00765649"/>
    <w:rsid w:val="0076573B"/>
    <w:rsid w:val="0076577C"/>
    <w:rsid w:val="007657B5"/>
    <w:rsid w:val="007657CF"/>
    <w:rsid w:val="007658B8"/>
    <w:rsid w:val="00765A2D"/>
    <w:rsid w:val="00765AE9"/>
    <w:rsid w:val="00765CC1"/>
    <w:rsid w:val="00765D8D"/>
    <w:rsid w:val="00765D96"/>
    <w:rsid w:val="00765E25"/>
    <w:rsid w:val="00765E39"/>
    <w:rsid w:val="007660C5"/>
    <w:rsid w:val="00766263"/>
    <w:rsid w:val="0076630F"/>
    <w:rsid w:val="007663F3"/>
    <w:rsid w:val="00766408"/>
    <w:rsid w:val="007664E4"/>
    <w:rsid w:val="007664FB"/>
    <w:rsid w:val="0076659E"/>
    <w:rsid w:val="007665F8"/>
    <w:rsid w:val="007666F0"/>
    <w:rsid w:val="007667DB"/>
    <w:rsid w:val="00766820"/>
    <w:rsid w:val="00766880"/>
    <w:rsid w:val="007668D4"/>
    <w:rsid w:val="007668EB"/>
    <w:rsid w:val="00766996"/>
    <w:rsid w:val="007669B2"/>
    <w:rsid w:val="007669C0"/>
    <w:rsid w:val="00766A0F"/>
    <w:rsid w:val="00766A38"/>
    <w:rsid w:val="00766A3C"/>
    <w:rsid w:val="00766A83"/>
    <w:rsid w:val="00766BF2"/>
    <w:rsid w:val="00766CBB"/>
    <w:rsid w:val="00766E05"/>
    <w:rsid w:val="00766E3F"/>
    <w:rsid w:val="00766EC6"/>
    <w:rsid w:val="00766F13"/>
    <w:rsid w:val="00766FED"/>
    <w:rsid w:val="0076716D"/>
    <w:rsid w:val="00767370"/>
    <w:rsid w:val="00767373"/>
    <w:rsid w:val="00767605"/>
    <w:rsid w:val="00767665"/>
    <w:rsid w:val="007676BE"/>
    <w:rsid w:val="00767707"/>
    <w:rsid w:val="00767842"/>
    <w:rsid w:val="0076787F"/>
    <w:rsid w:val="0076789D"/>
    <w:rsid w:val="007678E2"/>
    <w:rsid w:val="00767910"/>
    <w:rsid w:val="007679E9"/>
    <w:rsid w:val="00767A05"/>
    <w:rsid w:val="00767A3F"/>
    <w:rsid w:val="00767AF1"/>
    <w:rsid w:val="00767B81"/>
    <w:rsid w:val="00767CA5"/>
    <w:rsid w:val="00767CD8"/>
    <w:rsid w:val="00767D36"/>
    <w:rsid w:val="00767D9B"/>
    <w:rsid w:val="00767DC7"/>
    <w:rsid w:val="00767E47"/>
    <w:rsid w:val="00767F15"/>
    <w:rsid w:val="00767F80"/>
    <w:rsid w:val="00767FDA"/>
    <w:rsid w:val="00770001"/>
    <w:rsid w:val="00770035"/>
    <w:rsid w:val="007700AC"/>
    <w:rsid w:val="00770191"/>
    <w:rsid w:val="007701D4"/>
    <w:rsid w:val="0077020E"/>
    <w:rsid w:val="007702E6"/>
    <w:rsid w:val="0077045F"/>
    <w:rsid w:val="007704F9"/>
    <w:rsid w:val="00770538"/>
    <w:rsid w:val="0077057E"/>
    <w:rsid w:val="007705FF"/>
    <w:rsid w:val="00770803"/>
    <w:rsid w:val="00770934"/>
    <w:rsid w:val="007709BC"/>
    <w:rsid w:val="007709F0"/>
    <w:rsid w:val="00770A2E"/>
    <w:rsid w:val="00770A34"/>
    <w:rsid w:val="00770A8A"/>
    <w:rsid w:val="00770BF5"/>
    <w:rsid w:val="00770C5A"/>
    <w:rsid w:val="00770D32"/>
    <w:rsid w:val="00770D57"/>
    <w:rsid w:val="00770F3B"/>
    <w:rsid w:val="00770F94"/>
    <w:rsid w:val="0077108F"/>
    <w:rsid w:val="007710A6"/>
    <w:rsid w:val="007712B7"/>
    <w:rsid w:val="00771394"/>
    <w:rsid w:val="0077139F"/>
    <w:rsid w:val="007713AD"/>
    <w:rsid w:val="007713E8"/>
    <w:rsid w:val="007714CF"/>
    <w:rsid w:val="007714E5"/>
    <w:rsid w:val="00771667"/>
    <w:rsid w:val="007717CB"/>
    <w:rsid w:val="007717D5"/>
    <w:rsid w:val="00771818"/>
    <w:rsid w:val="00771921"/>
    <w:rsid w:val="00771991"/>
    <w:rsid w:val="00771A00"/>
    <w:rsid w:val="00771A4E"/>
    <w:rsid w:val="00771AD8"/>
    <w:rsid w:val="00771B4F"/>
    <w:rsid w:val="00771BAB"/>
    <w:rsid w:val="00771C0C"/>
    <w:rsid w:val="00771CA2"/>
    <w:rsid w:val="00771CC2"/>
    <w:rsid w:val="00771DF4"/>
    <w:rsid w:val="00771EA2"/>
    <w:rsid w:val="00771EF5"/>
    <w:rsid w:val="00771F97"/>
    <w:rsid w:val="007720EB"/>
    <w:rsid w:val="007721B9"/>
    <w:rsid w:val="00772200"/>
    <w:rsid w:val="007723CE"/>
    <w:rsid w:val="00772472"/>
    <w:rsid w:val="0077250A"/>
    <w:rsid w:val="0077259F"/>
    <w:rsid w:val="007725B3"/>
    <w:rsid w:val="007725EC"/>
    <w:rsid w:val="0077261D"/>
    <w:rsid w:val="0077264F"/>
    <w:rsid w:val="0077277F"/>
    <w:rsid w:val="007727B0"/>
    <w:rsid w:val="007728C3"/>
    <w:rsid w:val="0077290C"/>
    <w:rsid w:val="00772A3A"/>
    <w:rsid w:val="00772A69"/>
    <w:rsid w:val="00772B8A"/>
    <w:rsid w:val="00772C23"/>
    <w:rsid w:val="00772C5E"/>
    <w:rsid w:val="00772C69"/>
    <w:rsid w:val="00772CDD"/>
    <w:rsid w:val="00772D09"/>
    <w:rsid w:val="00772D1A"/>
    <w:rsid w:val="00772E1C"/>
    <w:rsid w:val="00772F43"/>
    <w:rsid w:val="00773187"/>
    <w:rsid w:val="0077328C"/>
    <w:rsid w:val="00773294"/>
    <w:rsid w:val="007732D4"/>
    <w:rsid w:val="0077334D"/>
    <w:rsid w:val="0077341C"/>
    <w:rsid w:val="00773461"/>
    <w:rsid w:val="007734CC"/>
    <w:rsid w:val="007734D2"/>
    <w:rsid w:val="0077353C"/>
    <w:rsid w:val="00773654"/>
    <w:rsid w:val="00773856"/>
    <w:rsid w:val="007738A7"/>
    <w:rsid w:val="007738D4"/>
    <w:rsid w:val="0077395E"/>
    <w:rsid w:val="00773A82"/>
    <w:rsid w:val="00773B64"/>
    <w:rsid w:val="00773D23"/>
    <w:rsid w:val="00773DAF"/>
    <w:rsid w:val="00773E4A"/>
    <w:rsid w:val="00773F5C"/>
    <w:rsid w:val="0077410C"/>
    <w:rsid w:val="00774110"/>
    <w:rsid w:val="0077419F"/>
    <w:rsid w:val="00774213"/>
    <w:rsid w:val="0077424A"/>
    <w:rsid w:val="00774257"/>
    <w:rsid w:val="0077425B"/>
    <w:rsid w:val="007742DC"/>
    <w:rsid w:val="007742F7"/>
    <w:rsid w:val="0077442A"/>
    <w:rsid w:val="00774431"/>
    <w:rsid w:val="00774476"/>
    <w:rsid w:val="00774624"/>
    <w:rsid w:val="00774737"/>
    <w:rsid w:val="00774741"/>
    <w:rsid w:val="007747A1"/>
    <w:rsid w:val="00774840"/>
    <w:rsid w:val="0077486B"/>
    <w:rsid w:val="00774878"/>
    <w:rsid w:val="007748A2"/>
    <w:rsid w:val="00774914"/>
    <w:rsid w:val="007749F9"/>
    <w:rsid w:val="00774A38"/>
    <w:rsid w:val="00774A89"/>
    <w:rsid w:val="00774AB4"/>
    <w:rsid w:val="00774B43"/>
    <w:rsid w:val="00774BB8"/>
    <w:rsid w:val="00774BBA"/>
    <w:rsid w:val="00774BEE"/>
    <w:rsid w:val="00774D9E"/>
    <w:rsid w:val="00774EA7"/>
    <w:rsid w:val="00774F37"/>
    <w:rsid w:val="00774F39"/>
    <w:rsid w:val="00775052"/>
    <w:rsid w:val="007750ED"/>
    <w:rsid w:val="00775116"/>
    <w:rsid w:val="00775145"/>
    <w:rsid w:val="007751B0"/>
    <w:rsid w:val="00775209"/>
    <w:rsid w:val="00775267"/>
    <w:rsid w:val="007752B8"/>
    <w:rsid w:val="007752C1"/>
    <w:rsid w:val="00775398"/>
    <w:rsid w:val="00775432"/>
    <w:rsid w:val="0077559D"/>
    <w:rsid w:val="0077565F"/>
    <w:rsid w:val="007756E7"/>
    <w:rsid w:val="00775737"/>
    <w:rsid w:val="007757C7"/>
    <w:rsid w:val="00775898"/>
    <w:rsid w:val="007759E9"/>
    <w:rsid w:val="007759ED"/>
    <w:rsid w:val="00775A6D"/>
    <w:rsid w:val="00775BE6"/>
    <w:rsid w:val="00775CB2"/>
    <w:rsid w:val="00775D29"/>
    <w:rsid w:val="00775D80"/>
    <w:rsid w:val="00775DA1"/>
    <w:rsid w:val="00775E90"/>
    <w:rsid w:val="00775F6A"/>
    <w:rsid w:val="00775FDB"/>
    <w:rsid w:val="00776013"/>
    <w:rsid w:val="007760F0"/>
    <w:rsid w:val="007760F7"/>
    <w:rsid w:val="00776255"/>
    <w:rsid w:val="007762C8"/>
    <w:rsid w:val="00776462"/>
    <w:rsid w:val="007764C1"/>
    <w:rsid w:val="00776693"/>
    <w:rsid w:val="00776707"/>
    <w:rsid w:val="00776778"/>
    <w:rsid w:val="007767AC"/>
    <w:rsid w:val="007768D1"/>
    <w:rsid w:val="007768D6"/>
    <w:rsid w:val="00776933"/>
    <w:rsid w:val="0077694C"/>
    <w:rsid w:val="007769B4"/>
    <w:rsid w:val="00776A03"/>
    <w:rsid w:val="00776A34"/>
    <w:rsid w:val="00776A9B"/>
    <w:rsid w:val="00776AA8"/>
    <w:rsid w:val="00776B2D"/>
    <w:rsid w:val="00776C3A"/>
    <w:rsid w:val="00776D05"/>
    <w:rsid w:val="00776D32"/>
    <w:rsid w:val="00776D55"/>
    <w:rsid w:val="00776F5C"/>
    <w:rsid w:val="00776F7F"/>
    <w:rsid w:val="00777128"/>
    <w:rsid w:val="0077718E"/>
    <w:rsid w:val="0077719E"/>
    <w:rsid w:val="007772BF"/>
    <w:rsid w:val="00777350"/>
    <w:rsid w:val="00777540"/>
    <w:rsid w:val="007775DA"/>
    <w:rsid w:val="0077771F"/>
    <w:rsid w:val="00777725"/>
    <w:rsid w:val="00777727"/>
    <w:rsid w:val="0077772A"/>
    <w:rsid w:val="007777A7"/>
    <w:rsid w:val="0077786F"/>
    <w:rsid w:val="00777923"/>
    <w:rsid w:val="00777B94"/>
    <w:rsid w:val="00777BD3"/>
    <w:rsid w:val="00777CB9"/>
    <w:rsid w:val="00777CEF"/>
    <w:rsid w:val="00777DE4"/>
    <w:rsid w:val="00777F5E"/>
    <w:rsid w:val="007800BF"/>
    <w:rsid w:val="0078017F"/>
    <w:rsid w:val="007801ED"/>
    <w:rsid w:val="0078023D"/>
    <w:rsid w:val="00780274"/>
    <w:rsid w:val="00780280"/>
    <w:rsid w:val="007803B6"/>
    <w:rsid w:val="00780425"/>
    <w:rsid w:val="00780440"/>
    <w:rsid w:val="00780482"/>
    <w:rsid w:val="00780514"/>
    <w:rsid w:val="007805E7"/>
    <w:rsid w:val="00780650"/>
    <w:rsid w:val="007806F1"/>
    <w:rsid w:val="0078076B"/>
    <w:rsid w:val="00780AAF"/>
    <w:rsid w:val="00780AF6"/>
    <w:rsid w:val="00780BBE"/>
    <w:rsid w:val="00780BD2"/>
    <w:rsid w:val="00780CA4"/>
    <w:rsid w:val="00780DD3"/>
    <w:rsid w:val="00780F55"/>
    <w:rsid w:val="00780FA7"/>
    <w:rsid w:val="00780FB4"/>
    <w:rsid w:val="00780FF4"/>
    <w:rsid w:val="00780FF7"/>
    <w:rsid w:val="0078112F"/>
    <w:rsid w:val="007811D0"/>
    <w:rsid w:val="007812C3"/>
    <w:rsid w:val="007812CE"/>
    <w:rsid w:val="007812FD"/>
    <w:rsid w:val="007813C5"/>
    <w:rsid w:val="007813DF"/>
    <w:rsid w:val="00781412"/>
    <w:rsid w:val="0078142B"/>
    <w:rsid w:val="0078142D"/>
    <w:rsid w:val="0078169D"/>
    <w:rsid w:val="007816B8"/>
    <w:rsid w:val="007817B4"/>
    <w:rsid w:val="00781A34"/>
    <w:rsid w:val="00781B00"/>
    <w:rsid w:val="00781C61"/>
    <w:rsid w:val="00781D6A"/>
    <w:rsid w:val="00781DE9"/>
    <w:rsid w:val="00781E3F"/>
    <w:rsid w:val="00781E75"/>
    <w:rsid w:val="00781ED6"/>
    <w:rsid w:val="00781F44"/>
    <w:rsid w:val="00781FE4"/>
    <w:rsid w:val="0078215B"/>
    <w:rsid w:val="007821C1"/>
    <w:rsid w:val="0078220A"/>
    <w:rsid w:val="00782222"/>
    <w:rsid w:val="00782315"/>
    <w:rsid w:val="00782457"/>
    <w:rsid w:val="00782471"/>
    <w:rsid w:val="00782701"/>
    <w:rsid w:val="00782905"/>
    <w:rsid w:val="00782AD8"/>
    <w:rsid w:val="00782B93"/>
    <w:rsid w:val="00782C0A"/>
    <w:rsid w:val="00782D0D"/>
    <w:rsid w:val="00782D21"/>
    <w:rsid w:val="00782E2B"/>
    <w:rsid w:val="00782F31"/>
    <w:rsid w:val="00782FAE"/>
    <w:rsid w:val="007830D9"/>
    <w:rsid w:val="0078313F"/>
    <w:rsid w:val="00783140"/>
    <w:rsid w:val="0078320D"/>
    <w:rsid w:val="00783215"/>
    <w:rsid w:val="007832B6"/>
    <w:rsid w:val="00783377"/>
    <w:rsid w:val="00783476"/>
    <w:rsid w:val="00783582"/>
    <w:rsid w:val="007835C7"/>
    <w:rsid w:val="00783637"/>
    <w:rsid w:val="007836BF"/>
    <w:rsid w:val="007836E0"/>
    <w:rsid w:val="0078374F"/>
    <w:rsid w:val="007837B8"/>
    <w:rsid w:val="0078386D"/>
    <w:rsid w:val="007838AA"/>
    <w:rsid w:val="007838C9"/>
    <w:rsid w:val="00783980"/>
    <w:rsid w:val="00783A2B"/>
    <w:rsid w:val="00783A34"/>
    <w:rsid w:val="00783BAF"/>
    <w:rsid w:val="00783BCD"/>
    <w:rsid w:val="00783CDD"/>
    <w:rsid w:val="00783D2E"/>
    <w:rsid w:val="00783D3E"/>
    <w:rsid w:val="00783E60"/>
    <w:rsid w:val="00783ECF"/>
    <w:rsid w:val="00783F42"/>
    <w:rsid w:val="0078403A"/>
    <w:rsid w:val="00784174"/>
    <w:rsid w:val="0078429E"/>
    <w:rsid w:val="007843FB"/>
    <w:rsid w:val="0078443D"/>
    <w:rsid w:val="0078453F"/>
    <w:rsid w:val="00784546"/>
    <w:rsid w:val="007845E8"/>
    <w:rsid w:val="0078478E"/>
    <w:rsid w:val="007848E2"/>
    <w:rsid w:val="0078494E"/>
    <w:rsid w:val="00784AC2"/>
    <w:rsid w:val="00784C53"/>
    <w:rsid w:val="00784DD0"/>
    <w:rsid w:val="00784E66"/>
    <w:rsid w:val="00784F2A"/>
    <w:rsid w:val="00785051"/>
    <w:rsid w:val="00785094"/>
    <w:rsid w:val="007850B7"/>
    <w:rsid w:val="007850FD"/>
    <w:rsid w:val="007851A2"/>
    <w:rsid w:val="007851A5"/>
    <w:rsid w:val="00785275"/>
    <w:rsid w:val="0078530D"/>
    <w:rsid w:val="0078537D"/>
    <w:rsid w:val="007853F3"/>
    <w:rsid w:val="0078543A"/>
    <w:rsid w:val="007855C8"/>
    <w:rsid w:val="007855EF"/>
    <w:rsid w:val="007856FF"/>
    <w:rsid w:val="00785702"/>
    <w:rsid w:val="00785917"/>
    <w:rsid w:val="00785A10"/>
    <w:rsid w:val="00785B81"/>
    <w:rsid w:val="00785D33"/>
    <w:rsid w:val="00785E2A"/>
    <w:rsid w:val="00785EE6"/>
    <w:rsid w:val="00785F2D"/>
    <w:rsid w:val="00785FCC"/>
    <w:rsid w:val="00786027"/>
    <w:rsid w:val="00786050"/>
    <w:rsid w:val="0078607C"/>
    <w:rsid w:val="0078609D"/>
    <w:rsid w:val="007860BD"/>
    <w:rsid w:val="00786113"/>
    <w:rsid w:val="00786215"/>
    <w:rsid w:val="0078625C"/>
    <w:rsid w:val="007862AC"/>
    <w:rsid w:val="007862DE"/>
    <w:rsid w:val="007862F5"/>
    <w:rsid w:val="00786335"/>
    <w:rsid w:val="00786360"/>
    <w:rsid w:val="00786550"/>
    <w:rsid w:val="00786551"/>
    <w:rsid w:val="0078656C"/>
    <w:rsid w:val="0078658E"/>
    <w:rsid w:val="007865A2"/>
    <w:rsid w:val="0078660B"/>
    <w:rsid w:val="00786613"/>
    <w:rsid w:val="0078666D"/>
    <w:rsid w:val="00786678"/>
    <w:rsid w:val="00786781"/>
    <w:rsid w:val="00786872"/>
    <w:rsid w:val="007868B7"/>
    <w:rsid w:val="00786957"/>
    <w:rsid w:val="00786987"/>
    <w:rsid w:val="007869BF"/>
    <w:rsid w:val="00786A87"/>
    <w:rsid w:val="00786AB7"/>
    <w:rsid w:val="00786ABD"/>
    <w:rsid w:val="00786ADC"/>
    <w:rsid w:val="00786B90"/>
    <w:rsid w:val="00786C43"/>
    <w:rsid w:val="00786C92"/>
    <w:rsid w:val="00786DC4"/>
    <w:rsid w:val="00786F81"/>
    <w:rsid w:val="00786F89"/>
    <w:rsid w:val="00786FD0"/>
    <w:rsid w:val="00787053"/>
    <w:rsid w:val="0078714D"/>
    <w:rsid w:val="00787176"/>
    <w:rsid w:val="007871AA"/>
    <w:rsid w:val="007871D9"/>
    <w:rsid w:val="007871DE"/>
    <w:rsid w:val="0078728D"/>
    <w:rsid w:val="007872AA"/>
    <w:rsid w:val="007875C0"/>
    <w:rsid w:val="0078769D"/>
    <w:rsid w:val="007876FA"/>
    <w:rsid w:val="00787825"/>
    <w:rsid w:val="0078789C"/>
    <w:rsid w:val="007879CD"/>
    <w:rsid w:val="00787B03"/>
    <w:rsid w:val="00787B4E"/>
    <w:rsid w:val="00787C6B"/>
    <w:rsid w:val="00787C9F"/>
    <w:rsid w:val="00787D9A"/>
    <w:rsid w:val="00787ECD"/>
    <w:rsid w:val="00787F69"/>
    <w:rsid w:val="00787F90"/>
    <w:rsid w:val="0079011E"/>
    <w:rsid w:val="00790127"/>
    <w:rsid w:val="0079012E"/>
    <w:rsid w:val="0079014B"/>
    <w:rsid w:val="00790290"/>
    <w:rsid w:val="007902AA"/>
    <w:rsid w:val="00790395"/>
    <w:rsid w:val="00790461"/>
    <w:rsid w:val="007905FE"/>
    <w:rsid w:val="0079062F"/>
    <w:rsid w:val="00790674"/>
    <w:rsid w:val="007906F4"/>
    <w:rsid w:val="0079071E"/>
    <w:rsid w:val="0079074F"/>
    <w:rsid w:val="0079079D"/>
    <w:rsid w:val="007908A1"/>
    <w:rsid w:val="0079093A"/>
    <w:rsid w:val="00790A45"/>
    <w:rsid w:val="00790AB1"/>
    <w:rsid w:val="00790ADB"/>
    <w:rsid w:val="00790AE1"/>
    <w:rsid w:val="00790BEE"/>
    <w:rsid w:val="00790C5A"/>
    <w:rsid w:val="00790DF2"/>
    <w:rsid w:val="007910E7"/>
    <w:rsid w:val="0079116A"/>
    <w:rsid w:val="00791223"/>
    <w:rsid w:val="00791348"/>
    <w:rsid w:val="00791349"/>
    <w:rsid w:val="00791369"/>
    <w:rsid w:val="007913D0"/>
    <w:rsid w:val="00791511"/>
    <w:rsid w:val="00791530"/>
    <w:rsid w:val="0079155B"/>
    <w:rsid w:val="007915D0"/>
    <w:rsid w:val="007915D3"/>
    <w:rsid w:val="007918A3"/>
    <w:rsid w:val="007918C7"/>
    <w:rsid w:val="007919F6"/>
    <w:rsid w:val="00791AE4"/>
    <w:rsid w:val="00791B0E"/>
    <w:rsid w:val="00791C5B"/>
    <w:rsid w:val="00791CAC"/>
    <w:rsid w:val="00791CBE"/>
    <w:rsid w:val="00791D99"/>
    <w:rsid w:val="00791E81"/>
    <w:rsid w:val="00791E8D"/>
    <w:rsid w:val="00791EB4"/>
    <w:rsid w:val="00791F3D"/>
    <w:rsid w:val="00791F86"/>
    <w:rsid w:val="00791FDC"/>
    <w:rsid w:val="007920C6"/>
    <w:rsid w:val="00792124"/>
    <w:rsid w:val="00792125"/>
    <w:rsid w:val="007923A7"/>
    <w:rsid w:val="00792433"/>
    <w:rsid w:val="0079243A"/>
    <w:rsid w:val="00792481"/>
    <w:rsid w:val="007924A0"/>
    <w:rsid w:val="00792523"/>
    <w:rsid w:val="00792546"/>
    <w:rsid w:val="007925E1"/>
    <w:rsid w:val="0079261F"/>
    <w:rsid w:val="007926CA"/>
    <w:rsid w:val="00792723"/>
    <w:rsid w:val="007927FA"/>
    <w:rsid w:val="00792805"/>
    <w:rsid w:val="0079283E"/>
    <w:rsid w:val="007928A9"/>
    <w:rsid w:val="0079290C"/>
    <w:rsid w:val="007929F7"/>
    <w:rsid w:val="00792A3E"/>
    <w:rsid w:val="00792A8B"/>
    <w:rsid w:val="00792B08"/>
    <w:rsid w:val="00792BA0"/>
    <w:rsid w:val="00792BE4"/>
    <w:rsid w:val="00792C06"/>
    <w:rsid w:val="00792C72"/>
    <w:rsid w:val="00792D23"/>
    <w:rsid w:val="00792EB7"/>
    <w:rsid w:val="00793014"/>
    <w:rsid w:val="0079307E"/>
    <w:rsid w:val="0079315E"/>
    <w:rsid w:val="0079328B"/>
    <w:rsid w:val="007932A3"/>
    <w:rsid w:val="00793343"/>
    <w:rsid w:val="0079338C"/>
    <w:rsid w:val="00793474"/>
    <w:rsid w:val="007934C0"/>
    <w:rsid w:val="007934CC"/>
    <w:rsid w:val="007934D1"/>
    <w:rsid w:val="007934D9"/>
    <w:rsid w:val="00793561"/>
    <w:rsid w:val="0079370E"/>
    <w:rsid w:val="00793803"/>
    <w:rsid w:val="00793946"/>
    <w:rsid w:val="00793999"/>
    <w:rsid w:val="00793AEF"/>
    <w:rsid w:val="00793BFE"/>
    <w:rsid w:val="00793C08"/>
    <w:rsid w:val="00793C8A"/>
    <w:rsid w:val="00793DAE"/>
    <w:rsid w:val="00793DBF"/>
    <w:rsid w:val="00793DDB"/>
    <w:rsid w:val="00793E15"/>
    <w:rsid w:val="00793E78"/>
    <w:rsid w:val="00793F28"/>
    <w:rsid w:val="00793F64"/>
    <w:rsid w:val="00793FDD"/>
    <w:rsid w:val="00794009"/>
    <w:rsid w:val="00794079"/>
    <w:rsid w:val="00794087"/>
    <w:rsid w:val="007940F0"/>
    <w:rsid w:val="00794164"/>
    <w:rsid w:val="0079418C"/>
    <w:rsid w:val="007941E8"/>
    <w:rsid w:val="007941F6"/>
    <w:rsid w:val="0079421E"/>
    <w:rsid w:val="0079429A"/>
    <w:rsid w:val="007942F6"/>
    <w:rsid w:val="00794315"/>
    <w:rsid w:val="0079432F"/>
    <w:rsid w:val="007944D4"/>
    <w:rsid w:val="007944D6"/>
    <w:rsid w:val="007945E7"/>
    <w:rsid w:val="00794612"/>
    <w:rsid w:val="00794780"/>
    <w:rsid w:val="0079482E"/>
    <w:rsid w:val="00794838"/>
    <w:rsid w:val="00794920"/>
    <w:rsid w:val="00794983"/>
    <w:rsid w:val="00794A18"/>
    <w:rsid w:val="00794AF4"/>
    <w:rsid w:val="00794C8D"/>
    <w:rsid w:val="00794D1D"/>
    <w:rsid w:val="00794D8B"/>
    <w:rsid w:val="00794DDE"/>
    <w:rsid w:val="00794E26"/>
    <w:rsid w:val="00794E41"/>
    <w:rsid w:val="00794EA4"/>
    <w:rsid w:val="00794F7C"/>
    <w:rsid w:val="00795005"/>
    <w:rsid w:val="00795009"/>
    <w:rsid w:val="00795067"/>
    <w:rsid w:val="007950D5"/>
    <w:rsid w:val="00795181"/>
    <w:rsid w:val="0079518F"/>
    <w:rsid w:val="007951C7"/>
    <w:rsid w:val="00795208"/>
    <w:rsid w:val="0079533A"/>
    <w:rsid w:val="00795389"/>
    <w:rsid w:val="00795480"/>
    <w:rsid w:val="00795503"/>
    <w:rsid w:val="0079553C"/>
    <w:rsid w:val="007955ED"/>
    <w:rsid w:val="00795806"/>
    <w:rsid w:val="0079584D"/>
    <w:rsid w:val="007958BC"/>
    <w:rsid w:val="0079595F"/>
    <w:rsid w:val="00795981"/>
    <w:rsid w:val="007959BB"/>
    <w:rsid w:val="007959C6"/>
    <w:rsid w:val="00795AC9"/>
    <w:rsid w:val="00795AED"/>
    <w:rsid w:val="00795B2A"/>
    <w:rsid w:val="00795B6B"/>
    <w:rsid w:val="00795BA6"/>
    <w:rsid w:val="00795BDE"/>
    <w:rsid w:val="00795C6A"/>
    <w:rsid w:val="00795C90"/>
    <w:rsid w:val="00795C97"/>
    <w:rsid w:val="00795CE3"/>
    <w:rsid w:val="00795D83"/>
    <w:rsid w:val="00795DEB"/>
    <w:rsid w:val="00795E44"/>
    <w:rsid w:val="00795F73"/>
    <w:rsid w:val="00795FB1"/>
    <w:rsid w:val="00796327"/>
    <w:rsid w:val="007963BB"/>
    <w:rsid w:val="007963E5"/>
    <w:rsid w:val="007963EF"/>
    <w:rsid w:val="0079641D"/>
    <w:rsid w:val="00796444"/>
    <w:rsid w:val="007966DC"/>
    <w:rsid w:val="00796769"/>
    <w:rsid w:val="00796836"/>
    <w:rsid w:val="00796940"/>
    <w:rsid w:val="00796949"/>
    <w:rsid w:val="00796A47"/>
    <w:rsid w:val="00796A84"/>
    <w:rsid w:val="00796A8D"/>
    <w:rsid w:val="00796B9B"/>
    <w:rsid w:val="00796BF2"/>
    <w:rsid w:val="00796CE9"/>
    <w:rsid w:val="00796D9C"/>
    <w:rsid w:val="00796DF7"/>
    <w:rsid w:val="00796EAE"/>
    <w:rsid w:val="00796EF8"/>
    <w:rsid w:val="00796FE0"/>
    <w:rsid w:val="00797122"/>
    <w:rsid w:val="00797148"/>
    <w:rsid w:val="0079737E"/>
    <w:rsid w:val="0079739E"/>
    <w:rsid w:val="00797576"/>
    <w:rsid w:val="007975E6"/>
    <w:rsid w:val="0079762D"/>
    <w:rsid w:val="007976EF"/>
    <w:rsid w:val="00797730"/>
    <w:rsid w:val="0079777D"/>
    <w:rsid w:val="007977BE"/>
    <w:rsid w:val="00797894"/>
    <w:rsid w:val="00797A82"/>
    <w:rsid w:val="00797B89"/>
    <w:rsid w:val="00797BA6"/>
    <w:rsid w:val="00797BC7"/>
    <w:rsid w:val="00797C9C"/>
    <w:rsid w:val="00797CCA"/>
    <w:rsid w:val="00797CD7"/>
    <w:rsid w:val="00797CD9"/>
    <w:rsid w:val="00797CE1"/>
    <w:rsid w:val="00797D07"/>
    <w:rsid w:val="00797D57"/>
    <w:rsid w:val="00797DB6"/>
    <w:rsid w:val="00797DCB"/>
    <w:rsid w:val="00797F08"/>
    <w:rsid w:val="00797FA8"/>
    <w:rsid w:val="00797FEE"/>
    <w:rsid w:val="00797FFC"/>
    <w:rsid w:val="007A002E"/>
    <w:rsid w:val="007A008C"/>
    <w:rsid w:val="007A00A1"/>
    <w:rsid w:val="007A00DE"/>
    <w:rsid w:val="007A018E"/>
    <w:rsid w:val="007A01FD"/>
    <w:rsid w:val="007A0259"/>
    <w:rsid w:val="007A03A5"/>
    <w:rsid w:val="007A03CC"/>
    <w:rsid w:val="007A0585"/>
    <w:rsid w:val="007A0642"/>
    <w:rsid w:val="007A07B7"/>
    <w:rsid w:val="007A0949"/>
    <w:rsid w:val="007A09F9"/>
    <w:rsid w:val="007A0AEE"/>
    <w:rsid w:val="007A0C05"/>
    <w:rsid w:val="007A0C07"/>
    <w:rsid w:val="007A0C1A"/>
    <w:rsid w:val="007A0C2B"/>
    <w:rsid w:val="007A0EB0"/>
    <w:rsid w:val="007A0EC1"/>
    <w:rsid w:val="007A1067"/>
    <w:rsid w:val="007A10B5"/>
    <w:rsid w:val="007A10E0"/>
    <w:rsid w:val="007A11F3"/>
    <w:rsid w:val="007A1298"/>
    <w:rsid w:val="007A135B"/>
    <w:rsid w:val="007A1561"/>
    <w:rsid w:val="007A158F"/>
    <w:rsid w:val="007A15E5"/>
    <w:rsid w:val="007A160A"/>
    <w:rsid w:val="007A16F2"/>
    <w:rsid w:val="007A17EE"/>
    <w:rsid w:val="007A1814"/>
    <w:rsid w:val="007A192F"/>
    <w:rsid w:val="007A19F5"/>
    <w:rsid w:val="007A1A1E"/>
    <w:rsid w:val="007A1A4D"/>
    <w:rsid w:val="007A1A76"/>
    <w:rsid w:val="007A1BDE"/>
    <w:rsid w:val="007A1D3F"/>
    <w:rsid w:val="007A1E7B"/>
    <w:rsid w:val="007A2007"/>
    <w:rsid w:val="007A201E"/>
    <w:rsid w:val="007A20E3"/>
    <w:rsid w:val="007A2153"/>
    <w:rsid w:val="007A216B"/>
    <w:rsid w:val="007A218D"/>
    <w:rsid w:val="007A2202"/>
    <w:rsid w:val="007A226A"/>
    <w:rsid w:val="007A228A"/>
    <w:rsid w:val="007A22A6"/>
    <w:rsid w:val="007A2304"/>
    <w:rsid w:val="007A2407"/>
    <w:rsid w:val="007A242B"/>
    <w:rsid w:val="007A2435"/>
    <w:rsid w:val="007A246E"/>
    <w:rsid w:val="007A2550"/>
    <w:rsid w:val="007A2585"/>
    <w:rsid w:val="007A261B"/>
    <w:rsid w:val="007A2635"/>
    <w:rsid w:val="007A2696"/>
    <w:rsid w:val="007A27A4"/>
    <w:rsid w:val="007A283A"/>
    <w:rsid w:val="007A292B"/>
    <w:rsid w:val="007A2945"/>
    <w:rsid w:val="007A2A4E"/>
    <w:rsid w:val="007A2A9C"/>
    <w:rsid w:val="007A2B02"/>
    <w:rsid w:val="007A2BF0"/>
    <w:rsid w:val="007A2C39"/>
    <w:rsid w:val="007A2C8C"/>
    <w:rsid w:val="007A2CB2"/>
    <w:rsid w:val="007A2CFF"/>
    <w:rsid w:val="007A2D3E"/>
    <w:rsid w:val="007A2DE5"/>
    <w:rsid w:val="007A2E07"/>
    <w:rsid w:val="007A2EB3"/>
    <w:rsid w:val="007A2EC3"/>
    <w:rsid w:val="007A2F18"/>
    <w:rsid w:val="007A2F76"/>
    <w:rsid w:val="007A2FBD"/>
    <w:rsid w:val="007A3014"/>
    <w:rsid w:val="007A3022"/>
    <w:rsid w:val="007A3097"/>
    <w:rsid w:val="007A30B8"/>
    <w:rsid w:val="007A3195"/>
    <w:rsid w:val="007A3308"/>
    <w:rsid w:val="007A3320"/>
    <w:rsid w:val="007A33D3"/>
    <w:rsid w:val="007A34B1"/>
    <w:rsid w:val="007A3510"/>
    <w:rsid w:val="007A3564"/>
    <w:rsid w:val="007A36C8"/>
    <w:rsid w:val="007A37AC"/>
    <w:rsid w:val="007A37C2"/>
    <w:rsid w:val="007A37C6"/>
    <w:rsid w:val="007A37CB"/>
    <w:rsid w:val="007A39D4"/>
    <w:rsid w:val="007A3A78"/>
    <w:rsid w:val="007A3A9B"/>
    <w:rsid w:val="007A3AB6"/>
    <w:rsid w:val="007A3AB8"/>
    <w:rsid w:val="007A3B9E"/>
    <w:rsid w:val="007A3BA7"/>
    <w:rsid w:val="007A3BD6"/>
    <w:rsid w:val="007A3BEE"/>
    <w:rsid w:val="007A3CD6"/>
    <w:rsid w:val="007A3DBD"/>
    <w:rsid w:val="007A3E20"/>
    <w:rsid w:val="007A3E51"/>
    <w:rsid w:val="007A3E77"/>
    <w:rsid w:val="007A3E79"/>
    <w:rsid w:val="007A3ECD"/>
    <w:rsid w:val="007A40B8"/>
    <w:rsid w:val="007A40C5"/>
    <w:rsid w:val="007A40EE"/>
    <w:rsid w:val="007A42A1"/>
    <w:rsid w:val="007A43E0"/>
    <w:rsid w:val="007A44EE"/>
    <w:rsid w:val="007A4508"/>
    <w:rsid w:val="007A451C"/>
    <w:rsid w:val="007A4533"/>
    <w:rsid w:val="007A46EA"/>
    <w:rsid w:val="007A472B"/>
    <w:rsid w:val="007A4760"/>
    <w:rsid w:val="007A487F"/>
    <w:rsid w:val="007A495C"/>
    <w:rsid w:val="007A4974"/>
    <w:rsid w:val="007A49CA"/>
    <w:rsid w:val="007A4A52"/>
    <w:rsid w:val="007A4B39"/>
    <w:rsid w:val="007A4BAE"/>
    <w:rsid w:val="007A4D0B"/>
    <w:rsid w:val="007A4D10"/>
    <w:rsid w:val="007A4DD6"/>
    <w:rsid w:val="007A4DE9"/>
    <w:rsid w:val="007A4EC7"/>
    <w:rsid w:val="007A4F66"/>
    <w:rsid w:val="007A5174"/>
    <w:rsid w:val="007A5293"/>
    <w:rsid w:val="007A52E1"/>
    <w:rsid w:val="007A5499"/>
    <w:rsid w:val="007A54CB"/>
    <w:rsid w:val="007A54D2"/>
    <w:rsid w:val="007A5619"/>
    <w:rsid w:val="007A5677"/>
    <w:rsid w:val="007A56CA"/>
    <w:rsid w:val="007A5767"/>
    <w:rsid w:val="007A58A5"/>
    <w:rsid w:val="007A58F5"/>
    <w:rsid w:val="007A59CC"/>
    <w:rsid w:val="007A59F5"/>
    <w:rsid w:val="007A59F8"/>
    <w:rsid w:val="007A5A78"/>
    <w:rsid w:val="007A5AA5"/>
    <w:rsid w:val="007A5AD0"/>
    <w:rsid w:val="007A5B4D"/>
    <w:rsid w:val="007A5B77"/>
    <w:rsid w:val="007A5B93"/>
    <w:rsid w:val="007A5CE7"/>
    <w:rsid w:val="007A5EF6"/>
    <w:rsid w:val="007A5F6B"/>
    <w:rsid w:val="007A613B"/>
    <w:rsid w:val="007A613F"/>
    <w:rsid w:val="007A618A"/>
    <w:rsid w:val="007A6209"/>
    <w:rsid w:val="007A622C"/>
    <w:rsid w:val="007A630A"/>
    <w:rsid w:val="007A639E"/>
    <w:rsid w:val="007A63FD"/>
    <w:rsid w:val="007A6408"/>
    <w:rsid w:val="007A6455"/>
    <w:rsid w:val="007A6496"/>
    <w:rsid w:val="007A64E4"/>
    <w:rsid w:val="007A656F"/>
    <w:rsid w:val="007A6572"/>
    <w:rsid w:val="007A65CF"/>
    <w:rsid w:val="007A65F3"/>
    <w:rsid w:val="007A65F9"/>
    <w:rsid w:val="007A665A"/>
    <w:rsid w:val="007A6670"/>
    <w:rsid w:val="007A6722"/>
    <w:rsid w:val="007A6725"/>
    <w:rsid w:val="007A6781"/>
    <w:rsid w:val="007A6813"/>
    <w:rsid w:val="007A69AB"/>
    <w:rsid w:val="007A6AFE"/>
    <w:rsid w:val="007A6B49"/>
    <w:rsid w:val="007A6D25"/>
    <w:rsid w:val="007A6E1C"/>
    <w:rsid w:val="007A6E21"/>
    <w:rsid w:val="007A6F49"/>
    <w:rsid w:val="007A6F5B"/>
    <w:rsid w:val="007A6F61"/>
    <w:rsid w:val="007A6FB7"/>
    <w:rsid w:val="007A70BD"/>
    <w:rsid w:val="007A71B5"/>
    <w:rsid w:val="007A729C"/>
    <w:rsid w:val="007A72CD"/>
    <w:rsid w:val="007A7365"/>
    <w:rsid w:val="007A73C1"/>
    <w:rsid w:val="007A7437"/>
    <w:rsid w:val="007A743D"/>
    <w:rsid w:val="007A74AE"/>
    <w:rsid w:val="007A7594"/>
    <w:rsid w:val="007A7601"/>
    <w:rsid w:val="007A76F9"/>
    <w:rsid w:val="007A7823"/>
    <w:rsid w:val="007A7960"/>
    <w:rsid w:val="007A79C6"/>
    <w:rsid w:val="007A79CD"/>
    <w:rsid w:val="007A79D2"/>
    <w:rsid w:val="007A7AEC"/>
    <w:rsid w:val="007A7B35"/>
    <w:rsid w:val="007A7B8F"/>
    <w:rsid w:val="007A7BC8"/>
    <w:rsid w:val="007A7C16"/>
    <w:rsid w:val="007A7C40"/>
    <w:rsid w:val="007A7D32"/>
    <w:rsid w:val="007B0068"/>
    <w:rsid w:val="007B009B"/>
    <w:rsid w:val="007B00A7"/>
    <w:rsid w:val="007B00BF"/>
    <w:rsid w:val="007B0106"/>
    <w:rsid w:val="007B0130"/>
    <w:rsid w:val="007B0164"/>
    <w:rsid w:val="007B038C"/>
    <w:rsid w:val="007B03A7"/>
    <w:rsid w:val="007B03CA"/>
    <w:rsid w:val="007B04A8"/>
    <w:rsid w:val="007B04B5"/>
    <w:rsid w:val="007B0536"/>
    <w:rsid w:val="007B0579"/>
    <w:rsid w:val="007B0690"/>
    <w:rsid w:val="007B07EC"/>
    <w:rsid w:val="007B0A36"/>
    <w:rsid w:val="007B0AF9"/>
    <w:rsid w:val="007B0B23"/>
    <w:rsid w:val="007B0B2D"/>
    <w:rsid w:val="007B0B90"/>
    <w:rsid w:val="007B0BC9"/>
    <w:rsid w:val="007B0C05"/>
    <w:rsid w:val="007B0C24"/>
    <w:rsid w:val="007B0C6C"/>
    <w:rsid w:val="007B0E62"/>
    <w:rsid w:val="007B0EFD"/>
    <w:rsid w:val="007B0F6E"/>
    <w:rsid w:val="007B1050"/>
    <w:rsid w:val="007B1275"/>
    <w:rsid w:val="007B130D"/>
    <w:rsid w:val="007B140E"/>
    <w:rsid w:val="007B1518"/>
    <w:rsid w:val="007B1525"/>
    <w:rsid w:val="007B1587"/>
    <w:rsid w:val="007B162D"/>
    <w:rsid w:val="007B16EB"/>
    <w:rsid w:val="007B1701"/>
    <w:rsid w:val="007B1863"/>
    <w:rsid w:val="007B1941"/>
    <w:rsid w:val="007B199A"/>
    <w:rsid w:val="007B1A7E"/>
    <w:rsid w:val="007B1B4B"/>
    <w:rsid w:val="007B1BE0"/>
    <w:rsid w:val="007B1C29"/>
    <w:rsid w:val="007B1C61"/>
    <w:rsid w:val="007B1DAB"/>
    <w:rsid w:val="007B1DBB"/>
    <w:rsid w:val="007B1E27"/>
    <w:rsid w:val="007B1EDD"/>
    <w:rsid w:val="007B1EE0"/>
    <w:rsid w:val="007B20D6"/>
    <w:rsid w:val="007B2207"/>
    <w:rsid w:val="007B2287"/>
    <w:rsid w:val="007B2319"/>
    <w:rsid w:val="007B232B"/>
    <w:rsid w:val="007B241B"/>
    <w:rsid w:val="007B2435"/>
    <w:rsid w:val="007B245A"/>
    <w:rsid w:val="007B25B3"/>
    <w:rsid w:val="007B263C"/>
    <w:rsid w:val="007B263E"/>
    <w:rsid w:val="007B2654"/>
    <w:rsid w:val="007B265C"/>
    <w:rsid w:val="007B268D"/>
    <w:rsid w:val="007B2731"/>
    <w:rsid w:val="007B2789"/>
    <w:rsid w:val="007B2860"/>
    <w:rsid w:val="007B290A"/>
    <w:rsid w:val="007B29B1"/>
    <w:rsid w:val="007B2AE2"/>
    <w:rsid w:val="007B2B12"/>
    <w:rsid w:val="007B2B2D"/>
    <w:rsid w:val="007B2B74"/>
    <w:rsid w:val="007B2D34"/>
    <w:rsid w:val="007B2DFB"/>
    <w:rsid w:val="007B2E9C"/>
    <w:rsid w:val="007B2EFE"/>
    <w:rsid w:val="007B2FBF"/>
    <w:rsid w:val="007B30CB"/>
    <w:rsid w:val="007B30F8"/>
    <w:rsid w:val="007B31A0"/>
    <w:rsid w:val="007B31D3"/>
    <w:rsid w:val="007B322C"/>
    <w:rsid w:val="007B32CB"/>
    <w:rsid w:val="007B3337"/>
    <w:rsid w:val="007B3404"/>
    <w:rsid w:val="007B3432"/>
    <w:rsid w:val="007B348A"/>
    <w:rsid w:val="007B34F4"/>
    <w:rsid w:val="007B365D"/>
    <w:rsid w:val="007B3680"/>
    <w:rsid w:val="007B37BA"/>
    <w:rsid w:val="007B38DB"/>
    <w:rsid w:val="007B38E0"/>
    <w:rsid w:val="007B3A74"/>
    <w:rsid w:val="007B3D5B"/>
    <w:rsid w:val="007B3D62"/>
    <w:rsid w:val="007B3D85"/>
    <w:rsid w:val="007B3DA5"/>
    <w:rsid w:val="007B3E6D"/>
    <w:rsid w:val="007B3E7F"/>
    <w:rsid w:val="007B402B"/>
    <w:rsid w:val="007B40BE"/>
    <w:rsid w:val="007B4184"/>
    <w:rsid w:val="007B42AB"/>
    <w:rsid w:val="007B434B"/>
    <w:rsid w:val="007B438F"/>
    <w:rsid w:val="007B43F6"/>
    <w:rsid w:val="007B4400"/>
    <w:rsid w:val="007B442C"/>
    <w:rsid w:val="007B4573"/>
    <w:rsid w:val="007B45B6"/>
    <w:rsid w:val="007B45C8"/>
    <w:rsid w:val="007B46EC"/>
    <w:rsid w:val="007B479A"/>
    <w:rsid w:val="007B4810"/>
    <w:rsid w:val="007B491E"/>
    <w:rsid w:val="007B4A0B"/>
    <w:rsid w:val="007B4CBA"/>
    <w:rsid w:val="007B4D56"/>
    <w:rsid w:val="007B4DE8"/>
    <w:rsid w:val="007B4E21"/>
    <w:rsid w:val="007B4E62"/>
    <w:rsid w:val="007B4E96"/>
    <w:rsid w:val="007B4F19"/>
    <w:rsid w:val="007B4FCE"/>
    <w:rsid w:val="007B5052"/>
    <w:rsid w:val="007B5082"/>
    <w:rsid w:val="007B5092"/>
    <w:rsid w:val="007B512E"/>
    <w:rsid w:val="007B5214"/>
    <w:rsid w:val="007B521F"/>
    <w:rsid w:val="007B5305"/>
    <w:rsid w:val="007B5334"/>
    <w:rsid w:val="007B54B1"/>
    <w:rsid w:val="007B559F"/>
    <w:rsid w:val="007B55D8"/>
    <w:rsid w:val="007B5602"/>
    <w:rsid w:val="007B5847"/>
    <w:rsid w:val="007B585E"/>
    <w:rsid w:val="007B5869"/>
    <w:rsid w:val="007B587C"/>
    <w:rsid w:val="007B58EF"/>
    <w:rsid w:val="007B58F6"/>
    <w:rsid w:val="007B5975"/>
    <w:rsid w:val="007B598F"/>
    <w:rsid w:val="007B5B1F"/>
    <w:rsid w:val="007B5B23"/>
    <w:rsid w:val="007B5B5E"/>
    <w:rsid w:val="007B5BF0"/>
    <w:rsid w:val="007B5D31"/>
    <w:rsid w:val="007B5D96"/>
    <w:rsid w:val="007B5DC4"/>
    <w:rsid w:val="007B5E4B"/>
    <w:rsid w:val="007B5E7B"/>
    <w:rsid w:val="007B5EA5"/>
    <w:rsid w:val="007B5EAB"/>
    <w:rsid w:val="007B5FC7"/>
    <w:rsid w:val="007B60B5"/>
    <w:rsid w:val="007B60C9"/>
    <w:rsid w:val="007B617E"/>
    <w:rsid w:val="007B629C"/>
    <w:rsid w:val="007B63F7"/>
    <w:rsid w:val="007B6488"/>
    <w:rsid w:val="007B650E"/>
    <w:rsid w:val="007B6538"/>
    <w:rsid w:val="007B654B"/>
    <w:rsid w:val="007B65A9"/>
    <w:rsid w:val="007B65F7"/>
    <w:rsid w:val="007B664A"/>
    <w:rsid w:val="007B66BA"/>
    <w:rsid w:val="007B6762"/>
    <w:rsid w:val="007B68C2"/>
    <w:rsid w:val="007B68D2"/>
    <w:rsid w:val="007B6919"/>
    <w:rsid w:val="007B6959"/>
    <w:rsid w:val="007B6A74"/>
    <w:rsid w:val="007B6A79"/>
    <w:rsid w:val="007B6B4B"/>
    <w:rsid w:val="007B6B99"/>
    <w:rsid w:val="007B6BE8"/>
    <w:rsid w:val="007B6C2F"/>
    <w:rsid w:val="007B6E13"/>
    <w:rsid w:val="007B6E32"/>
    <w:rsid w:val="007B6F55"/>
    <w:rsid w:val="007B7125"/>
    <w:rsid w:val="007B71BE"/>
    <w:rsid w:val="007B71C1"/>
    <w:rsid w:val="007B728A"/>
    <w:rsid w:val="007B72BC"/>
    <w:rsid w:val="007B72C1"/>
    <w:rsid w:val="007B72FC"/>
    <w:rsid w:val="007B730E"/>
    <w:rsid w:val="007B732F"/>
    <w:rsid w:val="007B736C"/>
    <w:rsid w:val="007B7377"/>
    <w:rsid w:val="007B75A7"/>
    <w:rsid w:val="007B75ED"/>
    <w:rsid w:val="007B761B"/>
    <w:rsid w:val="007B76CE"/>
    <w:rsid w:val="007B78C9"/>
    <w:rsid w:val="007B792A"/>
    <w:rsid w:val="007B79A9"/>
    <w:rsid w:val="007B7ACF"/>
    <w:rsid w:val="007B7C41"/>
    <w:rsid w:val="007B7CC3"/>
    <w:rsid w:val="007B7CD0"/>
    <w:rsid w:val="007B7E14"/>
    <w:rsid w:val="007B7E27"/>
    <w:rsid w:val="007C0030"/>
    <w:rsid w:val="007C00C9"/>
    <w:rsid w:val="007C012A"/>
    <w:rsid w:val="007C0196"/>
    <w:rsid w:val="007C01FD"/>
    <w:rsid w:val="007C0418"/>
    <w:rsid w:val="007C0545"/>
    <w:rsid w:val="007C054E"/>
    <w:rsid w:val="007C0590"/>
    <w:rsid w:val="007C05A7"/>
    <w:rsid w:val="007C05CA"/>
    <w:rsid w:val="007C05FC"/>
    <w:rsid w:val="007C06C5"/>
    <w:rsid w:val="007C06CD"/>
    <w:rsid w:val="007C07B4"/>
    <w:rsid w:val="007C07F4"/>
    <w:rsid w:val="007C07FA"/>
    <w:rsid w:val="007C0928"/>
    <w:rsid w:val="007C0952"/>
    <w:rsid w:val="007C09B6"/>
    <w:rsid w:val="007C0AC0"/>
    <w:rsid w:val="007C0B0B"/>
    <w:rsid w:val="007C0C84"/>
    <w:rsid w:val="007C0C9F"/>
    <w:rsid w:val="007C0CBF"/>
    <w:rsid w:val="007C0CEF"/>
    <w:rsid w:val="007C0D00"/>
    <w:rsid w:val="007C0D28"/>
    <w:rsid w:val="007C0E18"/>
    <w:rsid w:val="007C0F13"/>
    <w:rsid w:val="007C0F33"/>
    <w:rsid w:val="007C0F8A"/>
    <w:rsid w:val="007C0FF4"/>
    <w:rsid w:val="007C109D"/>
    <w:rsid w:val="007C10CB"/>
    <w:rsid w:val="007C1155"/>
    <w:rsid w:val="007C131B"/>
    <w:rsid w:val="007C132A"/>
    <w:rsid w:val="007C133C"/>
    <w:rsid w:val="007C135C"/>
    <w:rsid w:val="007C137F"/>
    <w:rsid w:val="007C13B0"/>
    <w:rsid w:val="007C13D6"/>
    <w:rsid w:val="007C147B"/>
    <w:rsid w:val="007C1758"/>
    <w:rsid w:val="007C18A8"/>
    <w:rsid w:val="007C19CC"/>
    <w:rsid w:val="007C1BA4"/>
    <w:rsid w:val="007C1BFC"/>
    <w:rsid w:val="007C1C6A"/>
    <w:rsid w:val="007C1CCD"/>
    <w:rsid w:val="007C1D63"/>
    <w:rsid w:val="007C1DC3"/>
    <w:rsid w:val="007C1DED"/>
    <w:rsid w:val="007C20C4"/>
    <w:rsid w:val="007C2183"/>
    <w:rsid w:val="007C21A7"/>
    <w:rsid w:val="007C21CA"/>
    <w:rsid w:val="007C2225"/>
    <w:rsid w:val="007C2331"/>
    <w:rsid w:val="007C2346"/>
    <w:rsid w:val="007C24C6"/>
    <w:rsid w:val="007C2641"/>
    <w:rsid w:val="007C2656"/>
    <w:rsid w:val="007C26A6"/>
    <w:rsid w:val="007C26AB"/>
    <w:rsid w:val="007C26FF"/>
    <w:rsid w:val="007C276E"/>
    <w:rsid w:val="007C27F1"/>
    <w:rsid w:val="007C285D"/>
    <w:rsid w:val="007C2885"/>
    <w:rsid w:val="007C290A"/>
    <w:rsid w:val="007C2990"/>
    <w:rsid w:val="007C2AFF"/>
    <w:rsid w:val="007C2CED"/>
    <w:rsid w:val="007C2D20"/>
    <w:rsid w:val="007C2D54"/>
    <w:rsid w:val="007C2E23"/>
    <w:rsid w:val="007C2E43"/>
    <w:rsid w:val="007C2EA3"/>
    <w:rsid w:val="007C2F20"/>
    <w:rsid w:val="007C30BA"/>
    <w:rsid w:val="007C31B6"/>
    <w:rsid w:val="007C321C"/>
    <w:rsid w:val="007C336E"/>
    <w:rsid w:val="007C339D"/>
    <w:rsid w:val="007C3457"/>
    <w:rsid w:val="007C3598"/>
    <w:rsid w:val="007C35C1"/>
    <w:rsid w:val="007C367F"/>
    <w:rsid w:val="007C3779"/>
    <w:rsid w:val="007C38CC"/>
    <w:rsid w:val="007C38F6"/>
    <w:rsid w:val="007C39CC"/>
    <w:rsid w:val="007C3C1F"/>
    <w:rsid w:val="007C3C4F"/>
    <w:rsid w:val="007C3C81"/>
    <w:rsid w:val="007C3D80"/>
    <w:rsid w:val="007C3DA2"/>
    <w:rsid w:val="007C3DAE"/>
    <w:rsid w:val="007C3DD9"/>
    <w:rsid w:val="007C3F83"/>
    <w:rsid w:val="007C4026"/>
    <w:rsid w:val="007C406C"/>
    <w:rsid w:val="007C4077"/>
    <w:rsid w:val="007C407F"/>
    <w:rsid w:val="007C414D"/>
    <w:rsid w:val="007C4157"/>
    <w:rsid w:val="007C4251"/>
    <w:rsid w:val="007C42B3"/>
    <w:rsid w:val="007C43A3"/>
    <w:rsid w:val="007C4442"/>
    <w:rsid w:val="007C44B1"/>
    <w:rsid w:val="007C450A"/>
    <w:rsid w:val="007C4520"/>
    <w:rsid w:val="007C452D"/>
    <w:rsid w:val="007C4553"/>
    <w:rsid w:val="007C4723"/>
    <w:rsid w:val="007C473F"/>
    <w:rsid w:val="007C47BC"/>
    <w:rsid w:val="007C485A"/>
    <w:rsid w:val="007C49BC"/>
    <w:rsid w:val="007C49C9"/>
    <w:rsid w:val="007C4A4F"/>
    <w:rsid w:val="007C4A61"/>
    <w:rsid w:val="007C4B0A"/>
    <w:rsid w:val="007C4B72"/>
    <w:rsid w:val="007C4D50"/>
    <w:rsid w:val="007C4D5D"/>
    <w:rsid w:val="007C4DF4"/>
    <w:rsid w:val="007C4EA2"/>
    <w:rsid w:val="007C4FA0"/>
    <w:rsid w:val="007C4FAA"/>
    <w:rsid w:val="007C505A"/>
    <w:rsid w:val="007C5064"/>
    <w:rsid w:val="007C510A"/>
    <w:rsid w:val="007C5110"/>
    <w:rsid w:val="007C512C"/>
    <w:rsid w:val="007C51CA"/>
    <w:rsid w:val="007C51FD"/>
    <w:rsid w:val="007C52C5"/>
    <w:rsid w:val="007C5355"/>
    <w:rsid w:val="007C5556"/>
    <w:rsid w:val="007C555D"/>
    <w:rsid w:val="007C55C4"/>
    <w:rsid w:val="007C55ED"/>
    <w:rsid w:val="007C5606"/>
    <w:rsid w:val="007C56B6"/>
    <w:rsid w:val="007C56BE"/>
    <w:rsid w:val="007C57A4"/>
    <w:rsid w:val="007C59A6"/>
    <w:rsid w:val="007C59AD"/>
    <w:rsid w:val="007C5A58"/>
    <w:rsid w:val="007C5AD8"/>
    <w:rsid w:val="007C5C35"/>
    <w:rsid w:val="007C5C3D"/>
    <w:rsid w:val="007C5D24"/>
    <w:rsid w:val="007C5DC1"/>
    <w:rsid w:val="007C5E0A"/>
    <w:rsid w:val="007C5F19"/>
    <w:rsid w:val="007C5F6E"/>
    <w:rsid w:val="007C5F87"/>
    <w:rsid w:val="007C5F98"/>
    <w:rsid w:val="007C6073"/>
    <w:rsid w:val="007C6107"/>
    <w:rsid w:val="007C6176"/>
    <w:rsid w:val="007C6256"/>
    <w:rsid w:val="007C6316"/>
    <w:rsid w:val="007C6330"/>
    <w:rsid w:val="007C640B"/>
    <w:rsid w:val="007C647D"/>
    <w:rsid w:val="007C6563"/>
    <w:rsid w:val="007C6725"/>
    <w:rsid w:val="007C6983"/>
    <w:rsid w:val="007C6A82"/>
    <w:rsid w:val="007C6ACE"/>
    <w:rsid w:val="007C6B3A"/>
    <w:rsid w:val="007C6B61"/>
    <w:rsid w:val="007C6C11"/>
    <w:rsid w:val="007C6C1B"/>
    <w:rsid w:val="007C6D3F"/>
    <w:rsid w:val="007C6DAF"/>
    <w:rsid w:val="007C6E1F"/>
    <w:rsid w:val="007C6E5C"/>
    <w:rsid w:val="007C6EC0"/>
    <w:rsid w:val="007C7040"/>
    <w:rsid w:val="007C709A"/>
    <w:rsid w:val="007C70E3"/>
    <w:rsid w:val="007C70EA"/>
    <w:rsid w:val="007C712C"/>
    <w:rsid w:val="007C7237"/>
    <w:rsid w:val="007C72B1"/>
    <w:rsid w:val="007C7341"/>
    <w:rsid w:val="007C7388"/>
    <w:rsid w:val="007C7446"/>
    <w:rsid w:val="007C7486"/>
    <w:rsid w:val="007C74A5"/>
    <w:rsid w:val="007C754A"/>
    <w:rsid w:val="007C7564"/>
    <w:rsid w:val="007C75AA"/>
    <w:rsid w:val="007C767E"/>
    <w:rsid w:val="007C7697"/>
    <w:rsid w:val="007C76B1"/>
    <w:rsid w:val="007C7703"/>
    <w:rsid w:val="007C7795"/>
    <w:rsid w:val="007C77D2"/>
    <w:rsid w:val="007C7925"/>
    <w:rsid w:val="007C79AA"/>
    <w:rsid w:val="007C79EA"/>
    <w:rsid w:val="007C7B36"/>
    <w:rsid w:val="007C7B9A"/>
    <w:rsid w:val="007C7BDF"/>
    <w:rsid w:val="007C7C0A"/>
    <w:rsid w:val="007C7C1B"/>
    <w:rsid w:val="007C7CD1"/>
    <w:rsid w:val="007C7D38"/>
    <w:rsid w:val="007C7D5F"/>
    <w:rsid w:val="007C7D82"/>
    <w:rsid w:val="007C7DBC"/>
    <w:rsid w:val="007C7DDF"/>
    <w:rsid w:val="007C7ECD"/>
    <w:rsid w:val="007C7F3A"/>
    <w:rsid w:val="007C7FAC"/>
    <w:rsid w:val="007D005E"/>
    <w:rsid w:val="007D0110"/>
    <w:rsid w:val="007D0146"/>
    <w:rsid w:val="007D01F9"/>
    <w:rsid w:val="007D025C"/>
    <w:rsid w:val="007D02AE"/>
    <w:rsid w:val="007D0322"/>
    <w:rsid w:val="007D03B8"/>
    <w:rsid w:val="007D03E8"/>
    <w:rsid w:val="007D04C7"/>
    <w:rsid w:val="007D05EF"/>
    <w:rsid w:val="007D0757"/>
    <w:rsid w:val="007D07D8"/>
    <w:rsid w:val="007D08A0"/>
    <w:rsid w:val="007D08FA"/>
    <w:rsid w:val="007D0924"/>
    <w:rsid w:val="007D0932"/>
    <w:rsid w:val="007D0998"/>
    <w:rsid w:val="007D09AF"/>
    <w:rsid w:val="007D0B19"/>
    <w:rsid w:val="007D0B7F"/>
    <w:rsid w:val="007D0D18"/>
    <w:rsid w:val="007D0D25"/>
    <w:rsid w:val="007D0D38"/>
    <w:rsid w:val="007D0D4A"/>
    <w:rsid w:val="007D0D63"/>
    <w:rsid w:val="007D0DBC"/>
    <w:rsid w:val="007D0E9C"/>
    <w:rsid w:val="007D0F45"/>
    <w:rsid w:val="007D0F81"/>
    <w:rsid w:val="007D1161"/>
    <w:rsid w:val="007D1179"/>
    <w:rsid w:val="007D1237"/>
    <w:rsid w:val="007D1297"/>
    <w:rsid w:val="007D12BB"/>
    <w:rsid w:val="007D1372"/>
    <w:rsid w:val="007D13D8"/>
    <w:rsid w:val="007D14F5"/>
    <w:rsid w:val="007D151A"/>
    <w:rsid w:val="007D161C"/>
    <w:rsid w:val="007D180B"/>
    <w:rsid w:val="007D180C"/>
    <w:rsid w:val="007D1946"/>
    <w:rsid w:val="007D199E"/>
    <w:rsid w:val="007D1A97"/>
    <w:rsid w:val="007D1C3F"/>
    <w:rsid w:val="007D1C5C"/>
    <w:rsid w:val="007D1C71"/>
    <w:rsid w:val="007D1CBF"/>
    <w:rsid w:val="007D1CE1"/>
    <w:rsid w:val="007D1F21"/>
    <w:rsid w:val="007D1F95"/>
    <w:rsid w:val="007D1FCE"/>
    <w:rsid w:val="007D20CB"/>
    <w:rsid w:val="007D211D"/>
    <w:rsid w:val="007D21F1"/>
    <w:rsid w:val="007D239A"/>
    <w:rsid w:val="007D23D1"/>
    <w:rsid w:val="007D2482"/>
    <w:rsid w:val="007D2515"/>
    <w:rsid w:val="007D2557"/>
    <w:rsid w:val="007D25D5"/>
    <w:rsid w:val="007D2658"/>
    <w:rsid w:val="007D26FD"/>
    <w:rsid w:val="007D2788"/>
    <w:rsid w:val="007D27FF"/>
    <w:rsid w:val="007D28EC"/>
    <w:rsid w:val="007D2AEC"/>
    <w:rsid w:val="007D2B50"/>
    <w:rsid w:val="007D2BEA"/>
    <w:rsid w:val="007D2C25"/>
    <w:rsid w:val="007D2C77"/>
    <w:rsid w:val="007D2D0D"/>
    <w:rsid w:val="007D2D38"/>
    <w:rsid w:val="007D2FD5"/>
    <w:rsid w:val="007D3035"/>
    <w:rsid w:val="007D306E"/>
    <w:rsid w:val="007D3081"/>
    <w:rsid w:val="007D312C"/>
    <w:rsid w:val="007D3184"/>
    <w:rsid w:val="007D326A"/>
    <w:rsid w:val="007D32BB"/>
    <w:rsid w:val="007D3451"/>
    <w:rsid w:val="007D358F"/>
    <w:rsid w:val="007D35DF"/>
    <w:rsid w:val="007D360C"/>
    <w:rsid w:val="007D3636"/>
    <w:rsid w:val="007D3779"/>
    <w:rsid w:val="007D3877"/>
    <w:rsid w:val="007D38C0"/>
    <w:rsid w:val="007D3B7A"/>
    <w:rsid w:val="007D3B80"/>
    <w:rsid w:val="007D3BC6"/>
    <w:rsid w:val="007D3BCD"/>
    <w:rsid w:val="007D3BDF"/>
    <w:rsid w:val="007D3C64"/>
    <w:rsid w:val="007D3C8F"/>
    <w:rsid w:val="007D3D29"/>
    <w:rsid w:val="007D3D5D"/>
    <w:rsid w:val="007D3D64"/>
    <w:rsid w:val="007D3E0C"/>
    <w:rsid w:val="007D3E6C"/>
    <w:rsid w:val="007D3EBA"/>
    <w:rsid w:val="007D3F03"/>
    <w:rsid w:val="007D3F2E"/>
    <w:rsid w:val="007D3F93"/>
    <w:rsid w:val="007D3FAB"/>
    <w:rsid w:val="007D408C"/>
    <w:rsid w:val="007D4118"/>
    <w:rsid w:val="007D4165"/>
    <w:rsid w:val="007D4232"/>
    <w:rsid w:val="007D425E"/>
    <w:rsid w:val="007D429B"/>
    <w:rsid w:val="007D4350"/>
    <w:rsid w:val="007D4381"/>
    <w:rsid w:val="007D43B3"/>
    <w:rsid w:val="007D43B5"/>
    <w:rsid w:val="007D442D"/>
    <w:rsid w:val="007D443D"/>
    <w:rsid w:val="007D4501"/>
    <w:rsid w:val="007D46A7"/>
    <w:rsid w:val="007D470E"/>
    <w:rsid w:val="007D4749"/>
    <w:rsid w:val="007D476A"/>
    <w:rsid w:val="007D47A7"/>
    <w:rsid w:val="007D47C3"/>
    <w:rsid w:val="007D4931"/>
    <w:rsid w:val="007D49AB"/>
    <w:rsid w:val="007D49EF"/>
    <w:rsid w:val="007D4A0A"/>
    <w:rsid w:val="007D4A65"/>
    <w:rsid w:val="007D4B0C"/>
    <w:rsid w:val="007D4BFB"/>
    <w:rsid w:val="007D4C0B"/>
    <w:rsid w:val="007D4D59"/>
    <w:rsid w:val="007D4DBC"/>
    <w:rsid w:val="007D4EB7"/>
    <w:rsid w:val="007D4ED4"/>
    <w:rsid w:val="007D4EEE"/>
    <w:rsid w:val="007D4F02"/>
    <w:rsid w:val="007D51E8"/>
    <w:rsid w:val="007D52E2"/>
    <w:rsid w:val="007D534B"/>
    <w:rsid w:val="007D53D3"/>
    <w:rsid w:val="007D53E9"/>
    <w:rsid w:val="007D5469"/>
    <w:rsid w:val="007D54AC"/>
    <w:rsid w:val="007D55B9"/>
    <w:rsid w:val="007D5613"/>
    <w:rsid w:val="007D56FB"/>
    <w:rsid w:val="007D5706"/>
    <w:rsid w:val="007D57B0"/>
    <w:rsid w:val="007D57D7"/>
    <w:rsid w:val="007D57F5"/>
    <w:rsid w:val="007D5B41"/>
    <w:rsid w:val="007D5BCE"/>
    <w:rsid w:val="007D5C8C"/>
    <w:rsid w:val="007D5D2D"/>
    <w:rsid w:val="007D5FFA"/>
    <w:rsid w:val="007D6227"/>
    <w:rsid w:val="007D6240"/>
    <w:rsid w:val="007D62CD"/>
    <w:rsid w:val="007D63FC"/>
    <w:rsid w:val="007D63FD"/>
    <w:rsid w:val="007D6408"/>
    <w:rsid w:val="007D64EB"/>
    <w:rsid w:val="007D653D"/>
    <w:rsid w:val="007D654C"/>
    <w:rsid w:val="007D65FC"/>
    <w:rsid w:val="007D6765"/>
    <w:rsid w:val="007D67E4"/>
    <w:rsid w:val="007D6851"/>
    <w:rsid w:val="007D687D"/>
    <w:rsid w:val="007D69AE"/>
    <w:rsid w:val="007D6AD0"/>
    <w:rsid w:val="007D6CD0"/>
    <w:rsid w:val="007D6DAB"/>
    <w:rsid w:val="007D6EE5"/>
    <w:rsid w:val="007D6F57"/>
    <w:rsid w:val="007D6F9E"/>
    <w:rsid w:val="007D6FF7"/>
    <w:rsid w:val="007D705A"/>
    <w:rsid w:val="007D70BA"/>
    <w:rsid w:val="007D70D8"/>
    <w:rsid w:val="007D7128"/>
    <w:rsid w:val="007D727C"/>
    <w:rsid w:val="007D729A"/>
    <w:rsid w:val="007D732B"/>
    <w:rsid w:val="007D73A6"/>
    <w:rsid w:val="007D740A"/>
    <w:rsid w:val="007D7451"/>
    <w:rsid w:val="007D746F"/>
    <w:rsid w:val="007D750F"/>
    <w:rsid w:val="007D7550"/>
    <w:rsid w:val="007D7640"/>
    <w:rsid w:val="007D7651"/>
    <w:rsid w:val="007D7899"/>
    <w:rsid w:val="007D78A3"/>
    <w:rsid w:val="007D7916"/>
    <w:rsid w:val="007D7A02"/>
    <w:rsid w:val="007D7A62"/>
    <w:rsid w:val="007D7B0F"/>
    <w:rsid w:val="007D7B1E"/>
    <w:rsid w:val="007D7B7B"/>
    <w:rsid w:val="007D7B87"/>
    <w:rsid w:val="007D7B88"/>
    <w:rsid w:val="007D7BFA"/>
    <w:rsid w:val="007D7E31"/>
    <w:rsid w:val="007D7EE8"/>
    <w:rsid w:val="007D7F05"/>
    <w:rsid w:val="007D7FB7"/>
    <w:rsid w:val="007D7FBB"/>
    <w:rsid w:val="007E0166"/>
    <w:rsid w:val="007E0243"/>
    <w:rsid w:val="007E0261"/>
    <w:rsid w:val="007E02D8"/>
    <w:rsid w:val="007E05CB"/>
    <w:rsid w:val="007E06AC"/>
    <w:rsid w:val="007E0743"/>
    <w:rsid w:val="007E0783"/>
    <w:rsid w:val="007E099C"/>
    <w:rsid w:val="007E09A6"/>
    <w:rsid w:val="007E09E0"/>
    <w:rsid w:val="007E0A35"/>
    <w:rsid w:val="007E0BEC"/>
    <w:rsid w:val="007E0D15"/>
    <w:rsid w:val="007E0D39"/>
    <w:rsid w:val="007E0D5A"/>
    <w:rsid w:val="007E0D72"/>
    <w:rsid w:val="007E0D8B"/>
    <w:rsid w:val="007E0E04"/>
    <w:rsid w:val="007E0E7F"/>
    <w:rsid w:val="007E0F94"/>
    <w:rsid w:val="007E0FB8"/>
    <w:rsid w:val="007E0FCC"/>
    <w:rsid w:val="007E10F3"/>
    <w:rsid w:val="007E1249"/>
    <w:rsid w:val="007E12CC"/>
    <w:rsid w:val="007E1328"/>
    <w:rsid w:val="007E13A9"/>
    <w:rsid w:val="007E13ED"/>
    <w:rsid w:val="007E14AC"/>
    <w:rsid w:val="007E156A"/>
    <w:rsid w:val="007E16BC"/>
    <w:rsid w:val="007E16F7"/>
    <w:rsid w:val="007E1764"/>
    <w:rsid w:val="007E17A0"/>
    <w:rsid w:val="007E182D"/>
    <w:rsid w:val="007E1835"/>
    <w:rsid w:val="007E1865"/>
    <w:rsid w:val="007E1A04"/>
    <w:rsid w:val="007E1A67"/>
    <w:rsid w:val="007E1A84"/>
    <w:rsid w:val="007E1D4E"/>
    <w:rsid w:val="007E1DF1"/>
    <w:rsid w:val="007E1E5D"/>
    <w:rsid w:val="007E21AB"/>
    <w:rsid w:val="007E21F7"/>
    <w:rsid w:val="007E220A"/>
    <w:rsid w:val="007E23F4"/>
    <w:rsid w:val="007E24DA"/>
    <w:rsid w:val="007E2503"/>
    <w:rsid w:val="007E252D"/>
    <w:rsid w:val="007E2589"/>
    <w:rsid w:val="007E25CF"/>
    <w:rsid w:val="007E2623"/>
    <w:rsid w:val="007E26FE"/>
    <w:rsid w:val="007E27AF"/>
    <w:rsid w:val="007E27BA"/>
    <w:rsid w:val="007E290D"/>
    <w:rsid w:val="007E29A8"/>
    <w:rsid w:val="007E29DD"/>
    <w:rsid w:val="007E2AEC"/>
    <w:rsid w:val="007E2B3F"/>
    <w:rsid w:val="007E2B57"/>
    <w:rsid w:val="007E2D75"/>
    <w:rsid w:val="007E2D9A"/>
    <w:rsid w:val="007E2E16"/>
    <w:rsid w:val="007E2E34"/>
    <w:rsid w:val="007E2EF7"/>
    <w:rsid w:val="007E2F86"/>
    <w:rsid w:val="007E3048"/>
    <w:rsid w:val="007E3113"/>
    <w:rsid w:val="007E3141"/>
    <w:rsid w:val="007E32A8"/>
    <w:rsid w:val="007E330C"/>
    <w:rsid w:val="007E3320"/>
    <w:rsid w:val="007E3344"/>
    <w:rsid w:val="007E335F"/>
    <w:rsid w:val="007E33B5"/>
    <w:rsid w:val="007E3539"/>
    <w:rsid w:val="007E3707"/>
    <w:rsid w:val="007E379A"/>
    <w:rsid w:val="007E37A3"/>
    <w:rsid w:val="007E3907"/>
    <w:rsid w:val="007E3A56"/>
    <w:rsid w:val="007E3A6F"/>
    <w:rsid w:val="007E3AF0"/>
    <w:rsid w:val="007E3B13"/>
    <w:rsid w:val="007E3B1F"/>
    <w:rsid w:val="007E3B42"/>
    <w:rsid w:val="007E3B51"/>
    <w:rsid w:val="007E3C30"/>
    <w:rsid w:val="007E3EB4"/>
    <w:rsid w:val="007E3FA0"/>
    <w:rsid w:val="007E4117"/>
    <w:rsid w:val="007E4185"/>
    <w:rsid w:val="007E41A1"/>
    <w:rsid w:val="007E41C6"/>
    <w:rsid w:val="007E41FA"/>
    <w:rsid w:val="007E42EE"/>
    <w:rsid w:val="007E4304"/>
    <w:rsid w:val="007E4320"/>
    <w:rsid w:val="007E4394"/>
    <w:rsid w:val="007E4557"/>
    <w:rsid w:val="007E45D6"/>
    <w:rsid w:val="007E48A6"/>
    <w:rsid w:val="007E48C1"/>
    <w:rsid w:val="007E4924"/>
    <w:rsid w:val="007E4A23"/>
    <w:rsid w:val="007E4AED"/>
    <w:rsid w:val="007E4AF3"/>
    <w:rsid w:val="007E4B0D"/>
    <w:rsid w:val="007E4B37"/>
    <w:rsid w:val="007E4B8E"/>
    <w:rsid w:val="007E4C35"/>
    <w:rsid w:val="007E4D78"/>
    <w:rsid w:val="007E4E1B"/>
    <w:rsid w:val="007E4EED"/>
    <w:rsid w:val="007E4FDF"/>
    <w:rsid w:val="007E4FE0"/>
    <w:rsid w:val="007E5147"/>
    <w:rsid w:val="007E517A"/>
    <w:rsid w:val="007E5184"/>
    <w:rsid w:val="007E51BE"/>
    <w:rsid w:val="007E51FD"/>
    <w:rsid w:val="007E5221"/>
    <w:rsid w:val="007E5253"/>
    <w:rsid w:val="007E5263"/>
    <w:rsid w:val="007E5288"/>
    <w:rsid w:val="007E52EA"/>
    <w:rsid w:val="007E530A"/>
    <w:rsid w:val="007E5311"/>
    <w:rsid w:val="007E535E"/>
    <w:rsid w:val="007E53D7"/>
    <w:rsid w:val="007E53F2"/>
    <w:rsid w:val="007E5555"/>
    <w:rsid w:val="007E557C"/>
    <w:rsid w:val="007E564A"/>
    <w:rsid w:val="007E5690"/>
    <w:rsid w:val="007E5713"/>
    <w:rsid w:val="007E57DD"/>
    <w:rsid w:val="007E586A"/>
    <w:rsid w:val="007E5A10"/>
    <w:rsid w:val="007E5A2C"/>
    <w:rsid w:val="007E5B33"/>
    <w:rsid w:val="007E5BAF"/>
    <w:rsid w:val="007E5BC2"/>
    <w:rsid w:val="007E5BF1"/>
    <w:rsid w:val="007E5C9C"/>
    <w:rsid w:val="007E5CDB"/>
    <w:rsid w:val="007E5D9D"/>
    <w:rsid w:val="007E5DCC"/>
    <w:rsid w:val="007E5FBB"/>
    <w:rsid w:val="007E611B"/>
    <w:rsid w:val="007E61D6"/>
    <w:rsid w:val="007E638B"/>
    <w:rsid w:val="007E63D9"/>
    <w:rsid w:val="007E6561"/>
    <w:rsid w:val="007E662F"/>
    <w:rsid w:val="007E66C8"/>
    <w:rsid w:val="007E678C"/>
    <w:rsid w:val="007E6947"/>
    <w:rsid w:val="007E6951"/>
    <w:rsid w:val="007E6988"/>
    <w:rsid w:val="007E69C0"/>
    <w:rsid w:val="007E6A6A"/>
    <w:rsid w:val="007E6B06"/>
    <w:rsid w:val="007E6C66"/>
    <w:rsid w:val="007E6CBE"/>
    <w:rsid w:val="007E6DAE"/>
    <w:rsid w:val="007E6E7B"/>
    <w:rsid w:val="007E6FC2"/>
    <w:rsid w:val="007E6FDB"/>
    <w:rsid w:val="007E6FFA"/>
    <w:rsid w:val="007E7004"/>
    <w:rsid w:val="007E7008"/>
    <w:rsid w:val="007E7029"/>
    <w:rsid w:val="007E70C0"/>
    <w:rsid w:val="007E70DB"/>
    <w:rsid w:val="007E711B"/>
    <w:rsid w:val="007E7131"/>
    <w:rsid w:val="007E7262"/>
    <w:rsid w:val="007E72CC"/>
    <w:rsid w:val="007E72EB"/>
    <w:rsid w:val="007E731D"/>
    <w:rsid w:val="007E7357"/>
    <w:rsid w:val="007E7498"/>
    <w:rsid w:val="007E750B"/>
    <w:rsid w:val="007E7606"/>
    <w:rsid w:val="007E775B"/>
    <w:rsid w:val="007E7820"/>
    <w:rsid w:val="007E7943"/>
    <w:rsid w:val="007E79B3"/>
    <w:rsid w:val="007E79B8"/>
    <w:rsid w:val="007E79C3"/>
    <w:rsid w:val="007E79D4"/>
    <w:rsid w:val="007E7A64"/>
    <w:rsid w:val="007E7B11"/>
    <w:rsid w:val="007E7B7F"/>
    <w:rsid w:val="007E7B85"/>
    <w:rsid w:val="007E7BC1"/>
    <w:rsid w:val="007E7BCF"/>
    <w:rsid w:val="007E7BD8"/>
    <w:rsid w:val="007E7BE7"/>
    <w:rsid w:val="007E7CE6"/>
    <w:rsid w:val="007E7CFD"/>
    <w:rsid w:val="007E7D23"/>
    <w:rsid w:val="007E7DD4"/>
    <w:rsid w:val="007E7DE1"/>
    <w:rsid w:val="007E7DF0"/>
    <w:rsid w:val="007E7E1C"/>
    <w:rsid w:val="007E7F1B"/>
    <w:rsid w:val="007E7F31"/>
    <w:rsid w:val="007E7F68"/>
    <w:rsid w:val="007E7F93"/>
    <w:rsid w:val="007F0011"/>
    <w:rsid w:val="007F0145"/>
    <w:rsid w:val="007F0266"/>
    <w:rsid w:val="007F027E"/>
    <w:rsid w:val="007F028A"/>
    <w:rsid w:val="007F03E8"/>
    <w:rsid w:val="007F0425"/>
    <w:rsid w:val="007F046D"/>
    <w:rsid w:val="007F04B3"/>
    <w:rsid w:val="007F04E0"/>
    <w:rsid w:val="007F0512"/>
    <w:rsid w:val="007F0650"/>
    <w:rsid w:val="007F06C1"/>
    <w:rsid w:val="007F074C"/>
    <w:rsid w:val="007F0875"/>
    <w:rsid w:val="007F087A"/>
    <w:rsid w:val="007F0899"/>
    <w:rsid w:val="007F0B1A"/>
    <w:rsid w:val="007F0CAF"/>
    <w:rsid w:val="007F0D2B"/>
    <w:rsid w:val="007F0E8A"/>
    <w:rsid w:val="007F0F1C"/>
    <w:rsid w:val="007F0F1D"/>
    <w:rsid w:val="007F100A"/>
    <w:rsid w:val="007F1070"/>
    <w:rsid w:val="007F10A7"/>
    <w:rsid w:val="007F11B9"/>
    <w:rsid w:val="007F1304"/>
    <w:rsid w:val="007F1444"/>
    <w:rsid w:val="007F14EA"/>
    <w:rsid w:val="007F1503"/>
    <w:rsid w:val="007F150F"/>
    <w:rsid w:val="007F1559"/>
    <w:rsid w:val="007F1570"/>
    <w:rsid w:val="007F1799"/>
    <w:rsid w:val="007F17C1"/>
    <w:rsid w:val="007F183A"/>
    <w:rsid w:val="007F18E0"/>
    <w:rsid w:val="007F1924"/>
    <w:rsid w:val="007F19D2"/>
    <w:rsid w:val="007F19F0"/>
    <w:rsid w:val="007F1A4E"/>
    <w:rsid w:val="007F1AA1"/>
    <w:rsid w:val="007F1ADE"/>
    <w:rsid w:val="007F1B15"/>
    <w:rsid w:val="007F1B73"/>
    <w:rsid w:val="007F1B89"/>
    <w:rsid w:val="007F1BC3"/>
    <w:rsid w:val="007F1C28"/>
    <w:rsid w:val="007F1C9E"/>
    <w:rsid w:val="007F1D14"/>
    <w:rsid w:val="007F1D36"/>
    <w:rsid w:val="007F1D46"/>
    <w:rsid w:val="007F1D4F"/>
    <w:rsid w:val="007F1D94"/>
    <w:rsid w:val="007F1DE4"/>
    <w:rsid w:val="007F1E5D"/>
    <w:rsid w:val="007F1E6D"/>
    <w:rsid w:val="007F1EF3"/>
    <w:rsid w:val="007F1F21"/>
    <w:rsid w:val="007F1FCC"/>
    <w:rsid w:val="007F200A"/>
    <w:rsid w:val="007F207B"/>
    <w:rsid w:val="007F20CB"/>
    <w:rsid w:val="007F21D1"/>
    <w:rsid w:val="007F24C3"/>
    <w:rsid w:val="007F253E"/>
    <w:rsid w:val="007F266F"/>
    <w:rsid w:val="007F2680"/>
    <w:rsid w:val="007F2735"/>
    <w:rsid w:val="007F274D"/>
    <w:rsid w:val="007F28BF"/>
    <w:rsid w:val="007F28C6"/>
    <w:rsid w:val="007F2959"/>
    <w:rsid w:val="007F29A5"/>
    <w:rsid w:val="007F29E5"/>
    <w:rsid w:val="007F2A20"/>
    <w:rsid w:val="007F2B25"/>
    <w:rsid w:val="007F2B4A"/>
    <w:rsid w:val="007F2CD4"/>
    <w:rsid w:val="007F2D53"/>
    <w:rsid w:val="007F2D7A"/>
    <w:rsid w:val="007F2E20"/>
    <w:rsid w:val="007F2F21"/>
    <w:rsid w:val="007F2F39"/>
    <w:rsid w:val="007F2F64"/>
    <w:rsid w:val="007F2FA3"/>
    <w:rsid w:val="007F308B"/>
    <w:rsid w:val="007F30E9"/>
    <w:rsid w:val="007F3180"/>
    <w:rsid w:val="007F3194"/>
    <w:rsid w:val="007F328A"/>
    <w:rsid w:val="007F32F4"/>
    <w:rsid w:val="007F32FE"/>
    <w:rsid w:val="007F338E"/>
    <w:rsid w:val="007F3410"/>
    <w:rsid w:val="007F342C"/>
    <w:rsid w:val="007F358B"/>
    <w:rsid w:val="007F35CA"/>
    <w:rsid w:val="007F35EC"/>
    <w:rsid w:val="007F362E"/>
    <w:rsid w:val="007F3654"/>
    <w:rsid w:val="007F36F2"/>
    <w:rsid w:val="007F378F"/>
    <w:rsid w:val="007F387D"/>
    <w:rsid w:val="007F3A78"/>
    <w:rsid w:val="007F3B5A"/>
    <w:rsid w:val="007F3CD7"/>
    <w:rsid w:val="007F3D15"/>
    <w:rsid w:val="007F3DA9"/>
    <w:rsid w:val="007F3E5F"/>
    <w:rsid w:val="007F3E71"/>
    <w:rsid w:val="007F3EC0"/>
    <w:rsid w:val="007F3F47"/>
    <w:rsid w:val="007F3FCA"/>
    <w:rsid w:val="007F4099"/>
    <w:rsid w:val="007F40A7"/>
    <w:rsid w:val="007F4162"/>
    <w:rsid w:val="007F4175"/>
    <w:rsid w:val="007F4203"/>
    <w:rsid w:val="007F4218"/>
    <w:rsid w:val="007F4291"/>
    <w:rsid w:val="007F42C7"/>
    <w:rsid w:val="007F432C"/>
    <w:rsid w:val="007F43AD"/>
    <w:rsid w:val="007F45EB"/>
    <w:rsid w:val="007F46FD"/>
    <w:rsid w:val="007F479F"/>
    <w:rsid w:val="007F47D5"/>
    <w:rsid w:val="007F4867"/>
    <w:rsid w:val="007F489C"/>
    <w:rsid w:val="007F48EF"/>
    <w:rsid w:val="007F4987"/>
    <w:rsid w:val="007F4A0C"/>
    <w:rsid w:val="007F4A8F"/>
    <w:rsid w:val="007F4B02"/>
    <w:rsid w:val="007F4B4E"/>
    <w:rsid w:val="007F4B73"/>
    <w:rsid w:val="007F4BD1"/>
    <w:rsid w:val="007F4BE2"/>
    <w:rsid w:val="007F4C8D"/>
    <w:rsid w:val="007F4D98"/>
    <w:rsid w:val="007F4D9D"/>
    <w:rsid w:val="007F4DB8"/>
    <w:rsid w:val="007F4E01"/>
    <w:rsid w:val="007F4E3E"/>
    <w:rsid w:val="007F4EBF"/>
    <w:rsid w:val="007F4F96"/>
    <w:rsid w:val="007F5084"/>
    <w:rsid w:val="007F50B3"/>
    <w:rsid w:val="007F50DB"/>
    <w:rsid w:val="007F5191"/>
    <w:rsid w:val="007F52A8"/>
    <w:rsid w:val="007F5331"/>
    <w:rsid w:val="007F533F"/>
    <w:rsid w:val="007F535D"/>
    <w:rsid w:val="007F5367"/>
    <w:rsid w:val="007F53ED"/>
    <w:rsid w:val="007F53FE"/>
    <w:rsid w:val="007F54C7"/>
    <w:rsid w:val="007F5512"/>
    <w:rsid w:val="007F5532"/>
    <w:rsid w:val="007F5550"/>
    <w:rsid w:val="007F5552"/>
    <w:rsid w:val="007F5570"/>
    <w:rsid w:val="007F5586"/>
    <w:rsid w:val="007F559F"/>
    <w:rsid w:val="007F56F4"/>
    <w:rsid w:val="007F57C0"/>
    <w:rsid w:val="007F5889"/>
    <w:rsid w:val="007F589F"/>
    <w:rsid w:val="007F590C"/>
    <w:rsid w:val="007F5936"/>
    <w:rsid w:val="007F599E"/>
    <w:rsid w:val="007F5AA4"/>
    <w:rsid w:val="007F5B23"/>
    <w:rsid w:val="007F5BE7"/>
    <w:rsid w:val="007F5C2F"/>
    <w:rsid w:val="007F5D38"/>
    <w:rsid w:val="007F5DB0"/>
    <w:rsid w:val="007F5DF3"/>
    <w:rsid w:val="007F5E99"/>
    <w:rsid w:val="007F5EB4"/>
    <w:rsid w:val="007F5F35"/>
    <w:rsid w:val="007F5F6F"/>
    <w:rsid w:val="007F5FEE"/>
    <w:rsid w:val="007F6123"/>
    <w:rsid w:val="007F6140"/>
    <w:rsid w:val="007F6197"/>
    <w:rsid w:val="007F6223"/>
    <w:rsid w:val="007F6232"/>
    <w:rsid w:val="007F6290"/>
    <w:rsid w:val="007F62D6"/>
    <w:rsid w:val="007F6378"/>
    <w:rsid w:val="007F641C"/>
    <w:rsid w:val="007F65B9"/>
    <w:rsid w:val="007F66F7"/>
    <w:rsid w:val="007F66FF"/>
    <w:rsid w:val="007F6759"/>
    <w:rsid w:val="007F67BD"/>
    <w:rsid w:val="007F68A4"/>
    <w:rsid w:val="007F6919"/>
    <w:rsid w:val="007F6957"/>
    <w:rsid w:val="007F696D"/>
    <w:rsid w:val="007F697F"/>
    <w:rsid w:val="007F6A41"/>
    <w:rsid w:val="007F6AB6"/>
    <w:rsid w:val="007F6AD6"/>
    <w:rsid w:val="007F6B34"/>
    <w:rsid w:val="007F6C28"/>
    <w:rsid w:val="007F6C81"/>
    <w:rsid w:val="007F6D6F"/>
    <w:rsid w:val="007F6E0F"/>
    <w:rsid w:val="007F6E48"/>
    <w:rsid w:val="007F6E4E"/>
    <w:rsid w:val="007F6E5B"/>
    <w:rsid w:val="007F6EC4"/>
    <w:rsid w:val="007F6EFC"/>
    <w:rsid w:val="007F6FC9"/>
    <w:rsid w:val="007F708C"/>
    <w:rsid w:val="007F71C1"/>
    <w:rsid w:val="007F720A"/>
    <w:rsid w:val="007F7371"/>
    <w:rsid w:val="007F7437"/>
    <w:rsid w:val="007F7471"/>
    <w:rsid w:val="007F74DD"/>
    <w:rsid w:val="007F74EC"/>
    <w:rsid w:val="007F76FF"/>
    <w:rsid w:val="007F7799"/>
    <w:rsid w:val="007F77A9"/>
    <w:rsid w:val="007F77EB"/>
    <w:rsid w:val="007F78D6"/>
    <w:rsid w:val="007F7932"/>
    <w:rsid w:val="007F796B"/>
    <w:rsid w:val="007F7A9B"/>
    <w:rsid w:val="007F7C7B"/>
    <w:rsid w:val="007F7CD5"/>
    <w:rsid w:val="007F7DD3"/>
    <w:rsid w:val="007F7EC9"/>
    <w:rsid w:val="007F7F94"/>
    <w:rsid w:val="007F7FEA"/>
    <w:rsid w:val="008000CE"/>
    <w:rsid w:val="0080021D"/>
    <w:rsid w:val="00800277"/>
    <w:rsid w:val="008002FC"/>
    <w:rsid w:val="0080033A"/>
    <w:rsid w:val="0080042B"/>
    <w:rsid w:val="0080042C"/>
    <w:rsid w:val="0080044B"/>
    <w:rsid w:val="008005B4"/>
    <w:rsid w:val="008005CC"/>
    <w:rsid w:val="008006F2"/>
    <w:rsid w:val="00800727"/>
    <w:rsid w:val="00800748"/>
    <w:rsid w:val="00800A37"/>
    <w:rsid w:val="00800B18"/>
    <w:rsid w:val="00800B6A"/>
    <w:rsid w:val="00800BE1"/>
    <w:rsid w:val="00800C34"/>
    <w:rsid w:val="00800D3A"/>
    <w:rsid w:val="00800DE5"/>
    <w:rsid w:val="00800E76"/>
    <w:rsid w:val="00800E79"/>
    <w:rsid w:val="00800E8F"/>
    <w:rsid w:val="00800FDA"/>
    <w:rsid w:val="008010E4"/>
    <w:rsid w:val="00801122"/>
    <w:rsid w:val="0080116D"/>
    <w:rsid w:val="0080126F"/>
    <w:rsid w:val="0080130A"/>
    <w:rsid w:val="0080145F"/>
    <w:rsid w:val="008014A9"/>
    <w:rsid w:val="008014F3"/>
    <w:rsid w:val="00801529"/>
    <w:rsid w:val="00801585"/>
    <w:rsid w:val="008015B9"/>
    <w:rsid w:val="00801848"/>
    <w:rsid w:val="00801892"/>
    <w:rsid w:val="008018CB"/>
    <w:rsid w:val="00801969"/>
    <w:rsid w:val="00801ACD"/>
    <w:rsid w:val="00801C77"/>
    <w:rsid w:val="00801CE9"/>
    <w:rsid w:val="00801E0C"/>
    <w:rsid w:val="00801E60"/>
    <w:rsid w:val="00801F3C"/>
    <w:rsid w:val="00801FA6"/>
    <w:rsid w:val="00802016"/>
    <w:rsid w:val="00802073"/>
    <w:rsid w:val="0080208E"/>
    <w:rsid w:val="0080214C"/>
    <w:rsid w:val="008021B8"/>
    <w:rsid w:val="008021CF"/>
    <w:rsid w:val="008021D4"/>
    <w:rsid w:val="00802225"/>
    <w:rsid w:val="008022A8"/>
    <w:rsid w:val="008022D4"/>
    <w:rsid w:val="008023D9"/>
    <w:rsid w:val="00802446"/>
    <w:rsid w:val="0080257F"/>
    <w:rsid w:val="00802682"/>
    <w:rsid w:val="008026CB"/>
    <w:rsid w:val="00802703"/>
    <w:rsid w:val="008027CC"/>
    <w:rsid w:val="00802901"/>
    <w:rsid w:val="00802929"/>
    <w:rsid w:val="008029AF"/>
    <w:rsid w:val="00802A3F"/>
    <w:rsid w:val="00802AFA"/>
    <w:rsid w:val="00802B37"/>
    <w:rsid w:val="00802C5D"/>
    <w:rsid w:val="00802E56"/>
    <w:rsid w:val="00803060"/>
    <w:rsid w:val="00803108"/>
    <w:rsid w:val="00803176"/>
    <w:rsid w:val="00803268"/>
    <w:rsid w:val="00803336"/>
    <w:rsid w:val="008033A0"/>
    <w:rsid w:val="008033A7"/>
    <w:rsid w:val="00803410"/>
    <w:rsid w:val="008034DD"/>
    <w:rsid w:val="00803575"/>
    <w:rsid w:val="0080359A"/>
    <w:rsid w:val="00803727"/>
    <w:rsid w:val="0080386B"/>
    <w:rsid w:val="00803899"/>
    <w:rsid w:val="00803A00"/>
    <w:rsid w:val="00803A5A"/>
    <w:rsid w:val="00803B39"/>
    <w:rsid w:val="00803C85"/>
    <w:rsid w:val="00803CED"/>
    <w:rsid w:val="00803D4D"/>
    <w:rsid w:val="00803E22"/>
    <w:rsid w:val="00803F6C"/>
    <w:rsid w:val="0080401A"/>
    <w:rsid w:val="0080409B"/>
    <w:rsid w:val="00804107"/>
    <w:rsid w:val="0080412C"/>
    <w:rsid w:val="0080416B"/>
    <w:rsid w:val="00804252"/>
    <w:rsid w:val="008042A1"/>
    <w:rsid w:val="0080431F"/>
    <w:rsid w:val="00804367"/>
    <w:rsid w:val="00804383"/>
    <w:rsid w:val="008043EF"/>
    <w:rsid w:val="00804439"/>
    <w:rsid w:val="0080451E"/>
    <w:rsid w:val="00804520"/>
    <w:rsid w:val="00804583"/>
    <w:rsid w:val="00804595"/>
    <w:rsid w:val="008047E7"/>
    <w:rsid w:val="00804864"/>
    <w:rsid w:val="00804874"/>
    <w:rsid w:val="0080488F"/>
    <w:rsid w:val="0080497F"/>
    <w:rsid w:val="008049B7"/>
    <w:rsid w:val="008049C0"/>
    <w:rsid w:val="00804A27"/>
    <w:rsid w:val="00804B8C"/>
    <w:rsid w:val="00804B92"/>
    <w:rsid w:val="00804BE7"/>
    <w:rsid w:val="00804D09"/>
    <w:rsid w:val="00804D11"/>
    <w:rsid w:val="00804D62"/>
    <w:rsid w:val="00804E27"/>
    <w:rsid w:val="00804EA2"/>
    <w:rsid w:val="008050F4"/>
    <w:rsid w:val="00805109"/>
    <w:rsid w:val="008051EC"/>
    <w:rsid w:val="008052B6"/>
    <w:rsid w:val="008052EC"/>
    <w:rsid w:val="00805370"/>
    <w:rsid w:val="0080549B"/>
    <w:rsid w:val="0080553D"/>
    <w:rsid w:val="00805672"/>
    <w:rsid w:val="00805678"/>
    <w:rsid w:val="008056D3"/>
    <w:rsid w:val="008058D9"/>
    <w:rsid w:val="0080597F"/>
    <w:rsid w:val="008059DF"/>
    <w:rsid w:val="00805B1D"/>
    <w:rsid w:val="00805B32"/>
    <w:rsid w:val="00805B99"/>
    <w:rsid w:val="00805C89"/>
    <w:rsid w:val="00805D17"/>
    <w:rsid w:val="00805D3C"/>
    <w:rsid w:val="00805DBA"/>
    <w:rsid w:val="00805F72"/>
    <w:rsid w:val="00805FF9"/>
    <w:rsid w:val="00806032"/>
    <w:rsid w:val="00806056"/>
    <w:rsid w:val="008060C2"/>
    <w:rsid w:val="00806116"/>
    <w:rsid w:val="0080617D"/>
    <w:rsid w:val="00806187"/>
    <w:rsid w:val="00806243"/>
    <w:rsid w:val="00806295"/>
    <w:rsid w:val="00806367"/>
    <w:rsid w:val="0080644C"/>
    <w:rsid w:val="008064AF"/>
    <w:rsid w:val="0080658C"/>
    <w:rsid w:val="0080667E"/>
    <w:rsid w:val="008066A8"/>
    <w:rsid w:val="008066AA"/>
    <w:rsid w:val="0080674A"/>
    <w:rsid w:val="008068DA"/>
    <w:rsid w:val="008069E1"/>
    <w:rsid w:val="00806A7D"/>
    <w:rsid w:val="00806B1D"/>
    <w:rsid w:val="00806B22"/>
    <w:rsid w:val="00806C63"/>
    <w:rsid w:val="00806D23"/>
    <w:rsid w:val="00806DA3"/>
    <w:rsid w:val="00806E0B"/>
    <w:rsid w:val="00806E50"/>
    <w:rsid w:val="00806EA3"/>
    <w:rsid w:val="00806ED6"/>
    <w:rsid w:val="00806F04"/>
    <w:rsid w:val="00806F26"/>
    <w:rsid w:val="00806FAF"/>
    <w:rsid w:val="00806FC2"/>
    <w:rsid w:val="00806FE2"/>
    <w:rsid w:val="00806FF5"/>
    <w:rsid w:val="008070CC"/>
    <w:rsid w:val="008071C5"/>
    <w:rsid w:val="008071F5"/>
    <w:rsid w:val="0080720B"/>
    <w:rsid w:val="00807291"/>
    <w:rsid w:val="008072D8"/>
    <w:rsid w:val="00807352"/>
    <w:rsid w:val="00807491"/>
    <w:rsid w:val="0080752E"/>
    <w:rsid w:val="00807534"/>
    <w:rsid w:val="008075F0"/>
    <w:rsid w:val="008076C6"/>
    <w:rsid w:val="00807758"/>
    <w:rsid w:val="008077DD"/>
    <w:rsid w:val="0080782B"/>
    <w:rsid w:val="00807852"/>
    <w:rsid w:val="00807898"/>
    <w:rsid w:val="008078A1"/>
    <w:rsid w:val="0080793D"/>
    <w:rsid w:val="00807A7E"/>
    <w:rsid w:val="00807B0A"/>
    <w:rsid w:val="00807C57"/>
    <w:rsid w:val="00807D5F"/>
    <w:rsid w:val="00807EAC"/>
    <w:rsid w:val="00807F33"/>
    <w:rsid w:val="0081002A"/>
    <w:rsid w:val="008100F4"/>
    <w:rsid w:val="00810130"/>
    <w:rsid w:val="00810166"/>
    <w:rsid w:val="008101D5"/>
    <w:rsid w:val="00810232"/>
    <w:rsid w:val="00810283"/>
    <w:rsid w:val="00810300"/>
    <w:rsid w:val="00810359"/>
    <w:rsid w:val="00810365"/>
    <w:rsid w:val="00810370"/>
    <w:rsid w:val="00810498"/>
    <w:rsid w:val="0081051B"/>
    <w:rsid w:val="0081052E"/>
    <w:rsid w:val="00810686"/>
    <w:rsid w:val="008106A1"/>
    <w:rsid w:val="00810814"/>
    <w:rsid w:val="0081082B"/>
    <w:rsid w:val="0081084A"/>
    <w:rsid w:val="0081087B"/>
    <w:rsid w:val="008109C8"/>
    <w:rsid w:val="00810A1E"/>
    <w:rsid w:val="00810B10"/>
    <w:rsid w:val="00810D13"/>
    <w:rsid w:val="00810D2C"/>
    <w:rsid w:val="00810DDA"/>
    <w:rsid w:val="00810F4F"/>
    <w:rsid w:val="00810FC5"/>
    <w:rsid w:val="00810FCE"/>
    <w:rsid w:val="0081105B"/>
    <w:rsid w:val="00811110"/>
    <w:rsid w:val="00811118"/>
    <w:rsid w:val="00811187"/>
    <w:rsid w:val="00811190"/>
    <w:rsid w:val="008111FB"/>
    <w:rsid w:val="0081135D"/>
    <w:rsid w:val="008113CA"/>
    <w:rsid w:val="0081147C"/>
    <w:rsid w:val="0081155E"/>
    <w:rsid w:val="008115F9"/>
    <w:rsid w:val="0081166A"/>
    <w:rsid w:val="008116B1"/>
    <w:rsid w:val="008117C0"/>
    <w:rsid w:val="00811847"/>
    <w:rsid w:val="00811948"/>
    <w:rsid w:val="008119F7"/>
    <w:rsid w:val="00811A1A"/>
    <w:rsid w:val="00811BD0"/>
    <w:rsid w:val="00811F55"/>
    <w:rsid w:val="00812025"/>
    <w:rsid w:val="00812063"/>
    <w:rsid w:val="0081212D"/>
    <w:rsid w:val="00812165"/>
    <w:rsid w:val="0081216E"/>
    <w:rsid w:val="008121B6"/>
    <w:rsid w:val="008121C5"/>
    <w:rsid w:val="00812219"/>
    <w:rsid w:val="00812221"/>
    <w:rsid w:val="0081222E"/>
    <w:rsid w:val="00812282"/>
    <w:rsid w:val="0081234C"/>
    <w:rsid w:val="00812376"/>
    <w:rsid w:val="00812407"/>
    <w:rsid w:val="008124AB"/>
    <w:rsid w:val="008125FC"/>
    <w:rsid w:val="00812719"/>
    <w:rsid w:val="00812735"/>
    <w:rsid w:val="00812893"/>
    <w:rsid w:val="008128F4"/>
    <w:rsid w:val="00812957"/>
    <w:rsid w:val="0081295E"/>
    <w:rsid w:val="0081298C"/>
    <w:rsid w:val="00812A49"/>
    <w:rsid w:val="00812A85"/>
    <w:rsid w:val="00812AA5"/>
    <w:rsid w:val="00812CFB"/>
    <w:rsid w:val="00812F22"/>
    <w:rsid w:val="00812F8B"/>
    <w:rsid w:val="00812FA5"/>
    <w:rsid w:val="00812FD1"/>
    <w:rsid w:val="00813033"/>
    <w:rsid w:val="00813117"/>
    <w:rsid w:val="00813147"/>
    <w:rsid w:val="00813153"/>
    <w:rsid w:val="00813181"/>
    <w:rsid w:val="008131FD"/>
    <w:rsid w:val="00813315"/>
    <w:rsid w:val="00813423"/>
    <w:rsid w:val="00813481"/>
    <w:rsid w:val="008134D5"/>
    <w:rsid w:val="00813581"/>
    <w:rsid w:val="00813641"/>
    <w:rsid w:val="00813762"/>
    <w:rsid w:val="008137FF"/>
    <w:rsid w:val="00813822"/>
    <w:rsid w:val="0081383D"/>
    <w:rsid w:val="008138B6"/>
    <w:rsid w:val="008139BF"/>
    <w:rsid w:val="008139C4"/>
    <w:rsid w:val="008139F4"/>
    <w:rsid w:val="00813AAA"/>
    <w:rsid w:val="00813AD9"/>
    <w:rsid w:val="00813BFC"/>
    <w:rsid w:val="00813C46"/>
    <w:rsid w:val="00813E57"/>
    <w:rsid w:val="00813EBF"/>
    <w:rsid w:val="00813EFA"/>
    <w:rsid w:val="00813F26"/>
    <w:rsid w:val="00813F54"/>
    <w:rsid w:val="00813F7F"/>
    <w:rsid w:val="0081406A"/>
    <w:rsid w:val="0081408E"/>
    <w:rsid w:val="008140A5"/>
    <w:rsid w:val="008140DC"/>
    <w:rsid w:val="00814194"/>
    <w:rsid w:val="00814246"/>
    <w:rsid w:val="008142B6"/>
    <w:rsid w:val="008142CB"/>
    <w:rsid w:val="00814339"/>
    <w:rsid w:val="008144C3"/>
    <w:rsid w:val="00814507"/>
    <w:rsid w:val="00814623"/>
    <w:rsid w:val="008146F8"/>
    <w:rsid w:val="00814789"/>
    <w:rsid w:val="00814A23"/>
    <w:rsid w:val="00814AE2"/>
    <w:rsid w:val="00814B70"/>
    <w:rsid w:val="00814B7C"/>
    <w:rsid w:val="00814BD0"/>
    <w:rsid w:val="00814BE4"/>
    <w:rsid w:val="00814C2D"/>
    <w:rsid w:val="00814CD8"/>
    <w:rsid w:val="00814E4F"/>
    <w:rsid w:val="00814ED9"/>
    <w:rsid w:val="00814F24"/>
    <w:rsid w:val="00814F4E"/>
    <w:rsid w:val="00814F5E"/>
    <w:rsid w:val="008150E8"/>
    <w:rsid w:val="00815156"/>
    <w:rsid w:val="0081515E"/>
    <w:rsid w:val="00815240"/>
    <w:rsid w:val="00815289"/>
    <w:rsid w:val="008152BD"/>
    <w:rsid w:val="008152DC"/>
    <w:rsid w:val="008152E3"/>
    <w:rsid w:val="008152FB"/>
    <w:rsid w:val="00815396"/>
    <w:rsid w:val="00815465"/>
    <w:rsid w:val="0081549E"/>
    <w:rsid w:val="00815537"/>
    <w:rsid w:val="008155D2"/>
    <w:rsid w:val="00815653"/>
    <w:rsid w:val="0081567F"/>
    <w:rsid w:val="008156AF"/>
    <w:rsid w:val="0081572C"/>
    <w:rsid w:val="008157EB"/>
    <w:rsid w:val="008158C8"/>
    <w:rsid w:val="008158CB"/>
    <w:rsid w:val="00815930"/>
    <w:rsid w:val="0081595A"/>
    <w:rsid w:val="0081595F"/>
    <w:rsid w:val="00815994"/>
    <w:rsid w:val="00815B0B"/>
    <w:rsid w:val="00815B20"/>
    <w:rsid w:val="00815BD5"/>
    <w:rsid w:val="00815BD9"/>
    <w:rsid w:val="00815C37"/>
    <w:rsid w:val="00815DC1"/>
    <w:rsid w:val="00815EBB"/>
    <w:rsid w:val="00815EFC"/>
    <w:rsid w:val="00815F02"/>
    <w:rsid w:val="00815F0C"/>
    <w:rsid w:val="00815FDD"/>
    <w:rsid w:val="00816051"/>
    <w:rsid w:val="008160F1"/>
    <w:rsid w:val="008161A0"/>
    <w:rsid w:val="008161BB"/>
    <w:rsid w:val="008162D4"/>
    <w:rsid w:val="008162EB"/>
    <w:rsid w:val="008162ED"/>
    <w:rsid w:val="0081634D"/>
    <w:rsid w:val="008163FD"/>
    <w:rsid w:val="00816408"/>
    <w:rsid w:val="0081656B"/>
    <w:rsid w:val="008165C8"/>
    <w:rsid w:val="00816614"/>
    <w:rsid w:val="00816632"/>
    <w:rsid w:val="008166B7"/>
    <w:rsid w:val="008166F4"/>
    <w:rsid w:val="0081673A"/>
    <w:rsid w:val="008168D8"/>
    <w:rsid w:val="008168E3"/>
    <w:rsid w:val="00816914"/>
    <w:rsid w:val="00816947"/>
    <w:rsid w:val="008169CA"/>
    <w:rsid w:val="00816AC6"/>
    <w:rsid w:val="00816B70"/>
    <w:rsid w:val="00816BB5"/>
    <w:rsid w:val="00816C2C"/>
    <w:rsid w:val="00816D80"/>
    <w:rsid w:val="00816E6B"/>
    <w:rsid w:val="00816F29"/>
    <w:rsid w:val="00816F4A"/>
    <w:rsid w:val="00816FD3"/>
    <w:rsid w:val="00816FF0"/>
    <w:rsid w:val="0081701D"/>
    <w:rsid w:val="008170EC"/>
    <w:rsid w:val="0081712B"/>
    <w:rsid w:val="00817176"/>
    <w:rsid w:val="00817192"/>
    <w:rsid w:val="008172DE"/>
    <w:rsid w:val="008174B2"/>
    <w:rsid w:val="008174CD"/>
    <w:rsid w:val="00817530"/>
    <w:rsid w:val="00817728"/>
    <w:rsid w:val="008177DF"/>
    <w:rsid w:val="00817913"/>
    <w:rsid w:val="00817943"/>
    <w:rsid w:val="00817972"/>
    <w:rsid w:val="00817989"/>
    <w:rsid w:val="00817A41"/>
    <w:rsid w:val="00817A7D"/>
    <w:rsid w:val="00817AAB"/>
    <w:rsid w:val="00817B40"/>
    <w:rsid w:val="00817C01"/>
    <w:rsid w:val="00817D63"/>
    <w:rsid w:val="00817DDE"/>
    <w:rsid w:val="00817DEF"/>
    <w:rsid w:val="00817F49"/>
    <w:rsid w:val="0082005A"/>
    <w:rsid w:val="00820150"/>
    <w:rsid w:val="00820187"/>
    <w:rsid w:val="008202B3"/>
    <w:rsid w:val="008202EF"/>
    <w:rsid w:val="008203E0"/>
    <w:rsid w:val="008203E4"/>
    <w:rsid w:val="008204A8"/>
    <w:rsid w:val="008204E3"/>
    <w:rsid w:val="0082052E"/>
    <w:rsid w:val="00820547"/>
    <w:rsid w:val="00820554"/>
    <w:rsid w:val="00820585"/>
    <w:rsid w:val="00820644"/>
    <w:rsid w:val="00820674"/>
    <w:rsid w:val="008206BE"/>
    <w:rsid w:val="00820726"/>
    <w:rsid w:val="008208F4"/>
    <w:rsid w:val="00820952"/>
    <w:rsid w:val="008209A6"/>
    <w:rsid w:val="00820A1D"/>
    <w:rsid w:val="00820A83"/>
    <w:rsid w:val="00820ABD"/>
    <w:rsid w:val="00820BC9"/>
    <w:rsid w:val="00820C6A"/>
    <w:rsid w:val="00820C94"/>
    <w:rsid w:val="00820D97"/>
    <w:rsid w:val="00820E16"/>
    <w:rsid w:val="00820FAA"/>
    <w:rsid w:val="0082101E"/>
    <w:rsid w:val="0082116B"/>
    <w:rsid w:val="008211B9"/>
    <w:rsid w:val="008212B0"/>
    <w:rsid w:val="008212C0"/>
    <w:rsid w:val="0082134F"/>
    <w:rsid w:val="0082145F"/>
    <w:rsid w:val="0082153E"/>
    <w:rsid w:val="008215FC"/>
    <w:rsid w:val="00821654"/>
    <w:rsid w:val="008217D6"/>
    <w:rsid w:val="00821847"/>
    <w:rsid w:val="0082187F"/>
    <w:rsid w:val="008219B5"/>
    <w:rsid w:val="008219BD"/>
    <w:rsid w:val="008219D7"/>
    <w:rsid w:val="00821A7A"/>
    <w:rsid w:val="00821BF8"/>
    <w:rsid w:val="00821E91"/>
    <w:rsid w:val="00821EF1"/>
    <w:rsid w:val="0082211A"/>
    <w:rsid w:val="0082218F"/>
    <w:rsid w:val="00822230"/>
    <w:rsid w:val="008222EB"/>
    <w:rsid w:val="008222FB"/>
    <w:rsid w:val="008223B5"/>
    <w:rsid w:val="008224A7"/>
    <w:rsid w:val="008225F3"/>
    <w:rsid w:val="00822657"/>
    <w:rsid w:val="00822825"/>
    <w:rsid w:val="00822868"/>
    <w:rsid w:val="0082288D"/>
    <w:rsid w:val="008228AB"/>
    <w:rsid w:val="00822917"/>
    <w:rsid w:val="0082292B"/>
    <w:rsid w:val="008229CE"/>
    <w:rsid w:val="008229E9"/>
    <w:rsid w:val="00822B7A"/>
    <w:rsid w:val="00822B99"/>
    <w:rsid w:val="00822C42"/>
    <w:rsid w:val="00822C9C"/>
    <w:rsid w:val="00822D08"/>
    <w:rsid w:val="00822DC4"/>
    <w:rsid w:val="00822DCA"/>
    <w:rsid w:val="00822DD5"/>
    <w:rsid w:val="00822DF6"/>
    <w:rsid w:val="00822E8D"/>
    <w:rsid w:val="0082304F"/>
    <w:rsid w:val="00823125"/>
    <w:rsid w:val="0082312E"/>
    <w:rsid w:val="00823195"/>
    <w:rsid w:val="008231D9"/>
    <w:rsid w:val="0082321F"/>
    <w:rsid w:val="0082325B"/>
    <w:rsid w:val="008232D1"/>
    <w:rsid w:val="00823336"/>
    <w:rsid w:val="00823431"/>
    <w:rsid w:val="00823446"/>
    <w:rsid w:val="008234A7"/>
    <w:rsid w:val="00823572"/>
    <w:rsid w:val="0082360A"/>
    <w:rsid w:val="008236A9"/>
    <w:rsid w:val="00823738"/>
    <w:rsid w:val="0082388D"/>
    <w:rsid w:val="008239B9"/>
    <w:rsid w:val="008239CC"/>
    <w:rsid w:val="008239D0"/>
    <w:rsid w:val="00823A11"/>
    <w:rsid w:val="00823A3D"/>
    <w:rsid w:val="00823B03"/>
    <w:rsid w:val="00823BAE"/>
    <w:rsid w:val="00823C07"/>
    <w:rsid w:val="00823CAC"/>
    <w:rsid w:val="00823DA7"/>
    <w:rsid w:val="00823DA8"/>
    <w:rsid w:val="00823DB1"/>
    <w:rsid w:val="00823DE2"/>
    <w:rsid w:val="00823DE9"/>
    <w:rsid w:val="00823E1B"/>
    <w:rsid w:val="00823EC5"/>
    <w:rsid w:val="00823F41"/>
    <w:rsid w:val="00823FB8"/>
    <w:rsid w:val="00824042"/>
    <w:rsid w:val="0082406A"/>
    <w:rsid w:val="00824112"/>
    <w:rsid w:val="0082418A"/>
    <w:rsid w:val="008241B1"/>
    <w:rsid w:val="008241B6"/>
    <w:rsid w:val="00824334"/>
    <w:rsid w:val="0082433E"/>
    <w:rsid w:val="00824396"/>
    <w:rsid w:val="008243CA"/>
    <w:rsid w:val="00824435"/>
    <w:rsid w:val="0082445E"/>
    <w:rsid w:val="00824555"/>
    <w:rsid w:val="008245CA"/>
    <w:rsid w:val="00824642"/>
    <w:rsid w:val="0082473F"/>
    <w:rsid w:val="00824747"/>
    <w:rsid w:val="00824759"/>
    <w:rsid w:val="008247F0"/>
    <w:rsid w:val="00824837"/>
    <w:rsid w:val="00824882"/>
    <w:rsid w:val="00824943"/>
    <w:rsid w:val="00824A8A"/>
    <w:rsid w:val="00824CD1"/>
    <w:rsid w:val="00824D55"/>
    <w:rsid w:val="00824D65"/>
    <w:rsid w:val="0082506F"/>
    <w:rsid w:val="0082521A"/>
    <w:rsid w:val="008253EA"/>
    <w:rsid w:val="00825514"/>
    <w:rsid w:val="008255E0"/>
    <w:rsid w:val="008256B4"/>
    <w:rsid w:val="00825724"/>
    <w:rsid w:val="0082585A"/>
    <w:rsid w:val="008259DF"/>
    <w:rsid w:val="00825A02"/>
    <w:rsid w:val="00825B75"/>
    <w:rsid w:val="00825BC2"/>
    <w:rsid w:val="00825BF2"/>
    <w:rsid w:val="00825C2B"/>
    <w:rsid w:val="00825D5F"/>
    <w:rsid w:val="00825D78"/>
    <w:rsid w:val="00825E0E"/>
    <w:rsid w:val="00825E54"/>
    <w:rsid w:val="00825EC8"/>
    <w:rsid w:val="00825F00"/>
    <w:rsid w:val="00825F32"/>
    <w:rsid w:val="00825F9A"/>
    <w:rsid w:val="00826003"/>
    <w:rsid w:val="00826057"/>
    <w:rsid w:val="0082607C"/>
    <w:rsid w:val="00826160"/>
    <w:rsid w:val="00826166"/>
    <w:rsid w:val="008261D6"/>
    <w:rsid w:val="00826255"/>
    <w:rsid w:val="008262D0"/>
    <w:rsid w:val="00826358"/>
    <w:rsid w:val="00826503"/>
    <w:rsid w:val="008265C6"/>
    <w:rsid w:val="008265C9"/>
    <w:rsid w:val="008266AD"/>
    <w:rsid w:val="008266DC"/>
    <w:rsid w:val="008267CF"/>
    <w:rsid w:val="008267D6"/>
    <w:rsid w:val="008268A1"/>
    <w:rsid w:val="008269D6"/>
    <w:rsid w:val="00826ADC"/>
    <w:rsid w:val="00826B47"/>
    <w:rsid w:val="00826B78"/>
    <w:rsid w:val="00826B7F"/>
    <w:rsid w:val="00826C1D"/>
    <w:rsid w:val="00826C74"/>
    <w:rsid w:val="00826DB4"/>
    <w:rsid w:val="00826DC4"/>
    <w:rsid w:val="00826E43"/>
    <w:rsid w:val="00826E55"/>
    <w:rsid w:val="00826EA6"/>
    <w:rsid w:val="00826EC1"/>
    <w:rsid w:val="0082706B"/>
    <w:rsid w:val="00827138"/>
    <w:rsid w:val="00827158"/>
    <w:rsid w:val="008271BF"/>
    <w:rsid w:val="008272E3"/>
    <w:rsid w:val="00827382"/>
    <w:rsid w:val="008273B1"/>
    <w:rsid w:val="0082743F"/>
    <w:rsid w:val="008274A7"/>
    <w:rsid w:val="008274F2"/>
    <w:rsid w:val="0082750C"/>
    <w:rsid w:val="00827583"/>
    <w:rsid w:val="00827605"/>
    <w:rsid w:val="00827616"/>
    <w:rsid w:val="00827856"/>
    <w:rsid w:val="008278E9"/>
    <w:rsid w:val="00827944"/>
    <w:rsid w:val="00827AE5"/>
    <w:rsid w:val="00827B04"/>
    <w:rsid w:val="00827BB7"/>
    <w:rsid w:val="00827C3D"/>
    <w:rsid w:val="00827D4A"/>
    <w:rsid w:val="00827DBC"/>
    <w:rsid w:val="00827DDC"/>
    <w:rsid w:val="00827E13"/>
    <w:rsid w:val="00827E56"/>
    <w:rsid w:val="00827F0A"/>
    <w:rsid w:val="00827FBE"/>
    <w:rsid w:val="00827FFC"/>
    <w:rsid w:val="00830035"/>
    <w:rsid w:val="00830050"/>
    <w:rsid w:val="008301FB"/>
    <w:rsid w:val="0083022B"/>
    <w:rsid w:val="008302F6"/>
    <w:rsid w:val="008303F4"/>
    <w:rsid w:val="00830422"/>
    <w:rsid w:val="00830504"/>
    <w:rsid w:val="00830610"/>
    <w:rsid w:val="00830658"/>
    <w:rsid w:val="008306C9"/>
    <w:rsid w:val="008306E1"/>
    <w:rsid w:val="0083071B"/>
    <w:rsid w:val="0083074E"/>
    <w:rsid w:val="00830758"/>
    <w:rsid w:val="0083076C"/>
    <w:rsid w:val="0083086F"/>
    <w:rsid w:val="008308C7"/>
    <w:rsid w:val="00830950"/>
    <w:rsid w:val="008309B9"/>
    <w:rsid w:val="008309FB"/>
    <w:rsid w:val="00830A1E"/>
    <w:rsid w:val="00830B50"/>
    <w:rsid w:val="00830BDC"/>
    <w:rsid w:val="00830BF4"/>
    <w:rsid w:val="00830C37"/>
    <w:rsid w:val="00830D0A"/>
    <w:rsid w:val="00830D22"/>
    <w:rsid w:val="00830DA9"/>
    <w:rsid w:val="00830DBB"/>
    <w:rsid w:val="00830E18"/>
    <w:rsid w:val="00830E87"/>
    <w:rsid w:val="00830E89"/>
    <w:rsid w:val="00830F08"/>
    <w:rsid w:val="0083108C"/>
    <w:rsid w:val="008310EA"/>
    <w:rsid w:val="00831159"/>
    <w:rsid w:val="008311AC"/>
    <w:rsid w:val="00831205"/>
    <w:rsid w:val="008312CE"/>
    <w:rsid w:val="0083143B"/>
    <w:rsid w:val="00831578"/>
    <w:rsid w:val="008315A8"/>
    <w:rsid w:val="0083167A"/>
    <w:rsid w:val="00831782"/>
    <w:rsid w:val="00831802"/>
    <w:rsid w:val="0083185E"/>
    <w:rsid w:val="008318F9"/>
    <w:rsid w:val="00831961"/>
    <w:rsid w:val="00831AA3"/>
    <w:rsid w:val="00831B39"/>
    <w:rsid w:val="00831C80"/>
    <w:rsid w:val="00831CAD"/>
    <w:rsid w:val="00831CBB"/>
    <w:rsid w:val="00831CD6"/>
    <w:rsid w:val="00831CE8"/>
    <w:rsid w:val="00831CF4"/>
    <w:rsid w:val="00831F1F"/>
    <w:rsid w:val="008320F7"/>
    <w:rsid w:val="0083217E"/>
    <w:rsid w:val="008321BC"/>
    <w:rsid w:val="008321D6"/>
    <w:rsid w:val="0083236A"/>
    <w:rsid w:val="00832526"/>
    <w:rsid w:val="0083277D"/>
    <w:rsid w:val="00832903"/>
    <w:rsid w:val="008329C8"/>
    <w:rsid w:val="00832A7A"/>
    <w:rsid w:val="00832B60"/>
    <w:rsid w:val="00832C43"/>
    <w:rsid w:val="00832C62"/>
    <w:rsid w:val="00832C6A"/>
    <w:rsid w:val="00832C6C"/>
    <w:rsid w:val="00832DF1"/>
    <w:rsid w:val="00832EAF"/>
    <w:rsid w:val="00832F94"/>
    <w:rsid w:val="00832FBD"/>
    <w:rsid w:val="00832FD1"/>
    <w:rsid w:val="008330FC"/>
    <w:rsid w:val="008331E3"/>
    <w:rsid w:val="00833362"/>
    <w:rsid w:val="008333FF"/>
    <w:rsid w:val="0083352E"/>
    <w:rsid w:val="00833555"/>
    <w:rsid w:val="0083367D"/>
    <w:rsid w:val="00833940"/>
    <w:rsid w:val="00833A9B"/>
    <w:rsid w:val="00833ABB"/>
    <w:rsid w:val="00833B0A"/>
    <w:rsid w:val="00833BBF"/>
    <w:rsid w:val="00833C8E"/>
    <w:rsid w:val="00833D04"/>
    <w:rsid w:val="00833D2A"/>
    <w:rsid w:val="00833D86"/>
    <w:rsid w:val="00833F1A"/>
    <w:rsid w:val="00833F78"/>
    <w:rsid w:val="00833F7A"/>
    <w:rsid w:val="00833F8C"/>
    <w:rsid w:val="00833FC9"/>
    <w:rsid w:val="00833FE9"/>
    <w:rsid w:val="00833FF5"/>
    <w:rsid w:val="0083400D"/>
    <w:rsid w:val="0083406C"/>
    <w:rsid w:val="00834197"/>
    <w:rsid w:val="0083419C"/>
    <w:rsid w:val="008341CF"/>
    <w:rsid w:val="008341DC"/>
    <w:rsid w:val="008343C7"/>
    <w:rsid w:val="00834475"/>
    <w:rsid w:val="0083449C"/>
    <w:rsid w:val="0083468D"/>
    <w:rsid w:val="008346D5"/>
    <w:rsid w:val="008347D7"/>
    <w:rsid w:val="0083490A"/>
    <w:rsid w:val="008349F4"/>
    <w:rsid w:val="00834A08"/>
    <w:rsid w:val="00834A3B"/>
    <w:rsid w:val="00834A7D"/>
    <w:rsid w:val="00834ABF"/>
    <w:rsid w:val="00834ACF"/>
    <w:rsid w:val="00834C3F"/>
    <w:rsid w:val="00834C73"/>
    <w:rsid w:val="00834D05"/>
    <w:rsid w:val="00834D49"/>
    <w:rsid w:val="00834DF1"/>
    <w:rsid w:val="00834E0A"/>
    <w:rsid w:val="00834FBB"/>
    <w:rsid w:val="00835013"/>
    <w:rsid w:val="00835254"/>
    <w:rsid w:val="00835255"/>
    <w:rsid w:val="008352B4"/>
    <w:rsid w:val="008352C5"/>
    <w:rsid w:val="008352CE"/>
    <w:rsid w:val="008353A0"/>
    <w:rsid w:val="008353DA"/>
    <w:rsid w:val="008354B1"/>
    <w:rsid w:val="00835548"/>
    <w:rsid w:val="008355C4"/>
    <w:rsid w:val="008355D8"/>
    <w:rsid w:val="0083562B"/>
    <w:rsid w:val="0083569E"/>
    <w:rsid w:val="00835827"/>
    <w:rsid w:val="00835854"/>
    <w:rsid w:val="00835A01"/>
    <w:rsid w:val="00835A02"/>
    <w:rsid w:val="00835A1D"/>
    <w:rsid w:val="00835A9D"/>
    <w:rsid w:val="00835B34"/>
    <w:rsid w:val="00835B92"/>
    <w:rsid w:val="00835BB1"/>
    <w:rsid w:val="00835CF7"/>
    <w:rsid w:val="00835D1F"/>
    <w:rsid w:val="00835D6B"/>
    <w:rsid w:val="00835DB8"/>
    <w:rsid w:val="00835EBF"/>
    <w:rsid w:val="00835F8C"/>
    <w:rsid w:val="0083600E"/>
    <w:rsid w:val="0083602B"/>
    <w:rsid w:val="00836055"/>
    <w:rsid w:val="008360B6"/>
    <w:rsid w:val="0083610C"/>
    <w:rsid w:val="00836112"/>
    <w:rsid w:val="008361A4"/>
    <w:rsid w:val="008362B6"/>
    <w:rsid w:val="008362B8"/>
    <w:rsid w:val="008362C2"/>
    <w:rsid w:val="00836373"/>
    <w:rsid w:val="008363EA"/>
    <w:rsid w:val="00836442"/>
    <w:rsid w:val="00836446"/>
    <w:rsid w:val="008364B6"/>
    <w:rsid w:val="008364B7"/>
    <w:rsid w:val="008364C6"/>
    <w:rsid w:val="00836633"/>
    <w:rsid w:val="0083664A"/>
    <w:rsid w:val="008366F3"/>
    <w:rsid w:val="0083679A"/>
    <w:rsid w:val="008367BE"/>
    <w:rsid w:val="008367C5"/>
    <w:rsid w:val="008368B3"/>
    <w:rsid w:val="00836B34"/>
    <w:rsid w:val="00836C99"/>
    <w:rsid w:val="00836E85"/>
    <w:rsid w:val="00836ED7"/>
    <w:rsid w:val="00836F94"/>
    <w:rsid w:val="0083700A"/>
    <w:rsid w:val="00837055"/>
    <w:rsid w:val="008370CF"/>
    <w:rsid w:val="0083710C"/>
    <w:rsid w:val="00837114"/>
    <w:rsid w:val="00837187"/>
    <w:rsid w:val="008371B0"/>
    <w:rsid w:val="008371BA"/>
    <w:rsid w:val="0083725D"/>
    <w:rsid w:val="00837265"/>
    <w:rsid w:val="008372D5"/>
    <w:rsid w:val="008373B0"/>
    <w:rsid w:val="008373B1"/>
    <w:rsid w:val="008373E9"/>
    <w:rsid w:val="00837434"/>
    <w:rsid w:val="008375CF"/>
    <w:rsid w:val="0083765B"/>
    <w:rsid w:val="00837724"/>
    <w:rsid w:val="008377A1"/>
    <w:rsid w:val="008377E5"/>
    <w:rsid w:val="00837895"/>
    <w:rsid w:val="008378F7"/>
    <w:rsid w:val="00837A02"/>
    <w:rsid w:val="00837A97"/>
    <w:rsid w:val="00837B62"/>
    <w:rsid w:val="00837B7A"/>
    <w:rsid w:val="00837BB9"/>
    <w:rsid w:val="00837D05"/>
    <w:rsid w:val="00837D48"/>
    <w:rsid w:val="00837F01"/>
    <w:rsid w:val="00837F4E"/>
    <w:rsid w:val="00837F9C"/>
    <w:rsid w:val="008400A3"/>
    <w:rsid w:val="008400AD"/>
    <w:rsid w:val="00840330"/>
    <w:rsid w:val="00840342"/>
    <w:rsid w:val="00840384"/>
    <w:rsid w:val="008403E0"/>
    <w:rsid w:val="00840503"/>
    <w:rsid w:val="00840506"/>
    <w:rsid w:val="00840573"/>
    <w:rsid w:val="00840594"/>
    <w:rsid w:val="008405A7"/>
    <w:rsid w:val="0084066A"/>
    <w:rsid w:val="00840771"/>
    <w:rsid w:val="008407F0"/>
    <w:rsid w:val="0084083F"/>
    <w:rsid w:val="00840860"/>
    <w:rsid w:val="00840B29"/>
    <w:rsid w:val="00840B78"/>
    <w:rsid w:val="00840BFA"/>
    <w:rsid w:val="00840C76"/>
    <w:rsid w:val="00840E6E"/>
    <w:rsid w:val="00840EEA"/>
    <w:rsid w:val="00840EEE"/>
    <w:rsid w:val="00840FD1"/>
    <w:rsid w:val="00841029"/>
    <w:rsid w:val="00841073"/>
    <w:rsid w:val="0084111E"/>
    <w:rsid w:val="0084113D"/>
    <w:rsid w:val="0084128E"/>
    <w:rsid w:val="0084141C"/>
    <w:rsid w:val="00841437"/>
    <w:rsid w:val="00841441"/>
    <w:rsid w:val="00841442"/>
    <w:rsid w:val="008414B7"/>
    <w:rsid w:val="008414D1"/>
    <w:rsid w:val="0084154F"/>
    <w:rsid w:val="008415A0"/>
    <w:rsid w:val="008415B2"/>
    <w:rsid w:val="008415EC"/>
    <w:rsid w:val="0084162B"/>
    <w:rsid w:val="008416DE"/>
    <w:rsid w:val="00841755"/>
    <w:rsid w:val="0084180C"/>
    <w:rsid w:val="008418C4"/>
    <w:rsid w:val="00841912"/>
    <w:rsid w:val="0084198E"/>
    <w:rsid w:val="00841A12"/>
    <w:rsid w:val="00841A4E"/>
    <w:rsid w:val="00841A85"/>
    <w:rsid w:val="00841B97"/>
    <w:rsid w:val="00841C88"/>
    <w:rsid w:val="00841CA8"/>
    <w:rsid w:val="00841D1B"/>
    <w:rsid w:val="00841D3A"/>
    <w:rsid w:val="00841D59"/>
    <w:rsid w:val="00841FE2"/>
    <w:rsid w:val="0084202D"/>
    <w:rsid w:val="0084209E"/>
    <w:rsid w:val="008420D3"/>
    <w:rsid w:val="008420E6"/>
    <w:rsid w:val="00842186"/>
    <w:rsid w:val="00842273"/>
    <w:rsid w:val="008422BB"/>
    <w:rsid w:val="008422F4"/>
    <w:rsid w:val="00842371"/>
    <w:rsid w:val="008424AF"/>
    <w:rsid w:val="008424D3"/>
    <w:rsid w:val="00842649"/>
    <w:rsid w:val="0084264F"/>
    <w:rsid w:val="008427C4"/>
    <w:rsid w:val="008427DD"/>
    <w:rsid w:val="00842862"/>
    <w:rsid w:val="00842878"/>
    <w:rsid w:val="0084288E"/>
    <w:rsid w:val="00842984"/>
    <w:rsid w:val="008429A7"/>
    <w:rsid w:val="00842A69"/>
    <w:rsid w:val="00842B06"/>
    <w:rsid w:val="00842BA0"/>
    <w:rsid w:val="00842C0E"/>
    <w:rsid w:val="00842C2C"/>
    <w:rsid w:val="00842CEF"/>
    <w:rsid w:val="00842CFB"/>
    <w:rsid w:val="00842CFC"/>
    <w:rsid w:val="00842E94"/>
    <w:rsid w:val="00843043"/>
    <w:rsid w:val="008430A6"/>
    <w:rsid w:val="008430EB"/>
    <w:rsid w:val="0084310C"/>
    <w:rsid w:val="008431ED"/>
    <w:rsid w:val="008431F0"/>
    <w:rsid w:val="00843253"/>
    <w:rsid w:val="00843285"/>
    <w:rsid w:val="008433C2"/>
    <w:rsid w:val="0084344B"/>
    <w:rsid w:val="008434F1"/>
    <w:rsid w:val="0084350F"/>
    <w:rsid w:val="00843628"/>
    <w:rsid w:val="008437E7"/>
    <w:rsid w:val="0084382D"/>
    <w:rsid w:val="00843913"/>
    <w:rsid w:val="00843923"/>
    <w:rsid w:val="008439FC"/>
    <w:rsid w:val="00843C9F"/>
    <w:rsid w:val="00843D61"/>
    <w:rsid w:val="00843DB0"/>
    <w:rsid w:val="00843E6C"/>
    <w:rsid w:val="00843EB0"/>
    <w:rsid w:val="00843EB7"/>
    <w:rsid w:val="00843F09"/>
    <w:rsid w:val="00843F3E"/>
    <w:rsid w:val="00843F49"/>
    <w:rsid w:val="00843F93"/>
    <w:rsid w:val="00843FA6"/>
    <w:rsid w:val="00843FD6"/>
    <w:rsid w:val="00844024"/>
    <w:rsid w:val="008440E9"/>
    <w:rsid w:val="0084412E"/>
    <w:rsid w:val="0084418F"/>
    <w:rsid w:val="00844193"/>
    <w:rsid w:val="008441E5"/>
    <w:rsid w:val="008443AF"/>
    <w:rsid w:val="008443B5"/>
    <w:rsid w:val="008443B7"/>
    <w:rsid w:val="0084442C"/>
    <w:rsid w:val="0084450C"/>
    <w:rsid w:val="00844536"/>
    <w:rsid w:val="00844555"/>
    <w:rsid w:val="008445F5"/>
    <w:rsid w:val="008446C8"/>
    <w:rsid w:val="00844756"/>
    <w:rsid w:val="00844766"/>
    <w:rsid w:val="00844CEF"/>
    <w:rsid w:val="00844D3E"/>
    <w:rsid w:val="00844D98"/>
    <w:rsid w:val="00844E29"/>
    <w:rsid w:val="00844E61"/>
    <w:rsid w:val="00844F37"/>
    <w:rsid w:val="00844F6E"/>
    <w:rsid w:val="00844F78"/>
    <w:rsid w:val="00844FA0"/>
    <w:rsid w:val="00845037"/>
    <w:rsid w:val="008450E8"/>
    <w:rsid w:val="008452E4"/>
    <w:rsid w:val="0084531B"/>
    <w:rsid w:val="00845348"/>
    <w:rsid w:val="008453F2"/>
    <w:rsid w:val="00845422"/>
    <w:rsid w:val="0084567B"/>
    <w:rsid w:val="008458D5"/>
    <w:rsid w:val="00845949"/>
    <w:rsid w:val="0084595B"/>
    <w:rsid w:val="00845A24"/>
    <w:rsid w:val="00845B73"/>
    <w:rsid w:val="00845BD8"/>
    <w:rsid w:val="00845E77"/>
    <w:rsid w:val="00845EFF"/>
    <w:rsid w:val="00845F03"/>
    <w:rsid w:val="00846012"/>
    <w:rsid w:val="00846018"/>
    <w:rsid w:val="00846190"/>
    <w:rsid w:val="0084639E"/>
    <w:rsid w:val="008463E7"/>
    <w:rsid w:val="00846413"/>
    <w:rsid w:val="008464C5"/>
    <w:rsid w:val="00846513"/>
    <w:rsid w:val="008466BA"/>
    <w:rsid w:val="008466E7"/>
    <w:rsid w:val="008466E9"/>
    <w:rsid w:val="00846746"/>
    <w:rsid w:val="008467B7"/>
    <w:rsid w:val="00846819"/>
    <w:rsid w:val="008468F2"/>
    <w:rsid w:val="00846981"/>
    <w:rsid w:val="008469C6"/>
    <w:rsid w:val="00846A98"/>
    <w:rsid w:val="00846AA0"/>
    <w:rsid w:val="00846B09"/>
    <w:rsid w:val="00846B8C"/>
    <w:rsid w:val="00846BC2"/>
    <w:rsid w:val="00846BD9"/>
    <w:rsid w:val="00846C40"/>
    <w:rsid w:val="00846D60"/>
    <w:rsid w:val="00846DC0"/>
    <w:rsid w:val="00846E18"/>
    <w:rsid w:val="00846E22"/>
    <w:rsid w:val="00846E69"/>
    <w:rsid w:val="00846F5E"/>
    <w:rsid w:val="00846F6C"/>
    <w:rsid w:val="00847002"/>
    <w:rsid w:val="00847097"/>
    <w:rsid w:val="0084709E"/>
    <w:rsid w:val="0084715B"/>
    <w:rsid w:val="0084719B"/>
    <w:rsid w:val="008471B7"/>
    <w:rsid w:val="00847238"/>
    <w:rsid w:val="00847250"/>
    <w:rsid w:val="0084725C"/>
    <w:rsid w:val="00847271"/>
    <w:rsid w:val="00847341"/>
    <w:rsid w:val="00847424"/>
    <w:rsid w:val="00847426"/>
    <w:rsid w:val="00847473"/>
    <w:rsid w:val="0084748E"/>
    <w:rsid w:val="008474F5"/>
    <w:rsid w:val="008476B1"/>
    <w:rsid w:val="00847780"/>
    <w:rsid w:val="0084785F"/>
    <w:rsid w:val="00847870"/>
    <w:rsid w:val="008478DB"/>
    <w:rsid w:val="00847944"/>
    <w:rsid w:val="00847A05"/>
    <w:rsid w:val="00847AE2"/>
    <w:rsid w:val="00847AF4"/>
    <w:rsid w:val="00847DBF"/>
    <w:rsid w:val="00847DE3"/>
    <w:rsid w:val="00847E7F"/>
    <w:rsid w:val="00847EDF"/>
    <w:rsid w:val="00847F15"/>
    <w:rsid w:val="00847F4C"/>
    <w:rsid w:val="0085002C"/>
    <w:rsid w:val="008500FD"/>
    <w:rsid w:val="00850143"/>
    <w:rsid w:val="00850162"/>
    <w:rsid w:val="008502AA"/>
    <w:rsid w:val="008502D9"/>
    <w:rsid w:val="008502DD"/>
    <w:rsid w:val="00850506"/>
    <w:rsid w:val="00850561"/>
    <w:rsid w:val="008505AA"/>
    <w:rsid w:val="008505C3"/>
    <w:rsid w:val="008506A5"/>
    <w:rsid w:val="008506CD"/>
    <w:rsid w:val="00850822"/>
    <w:rsid w:val="008508BD"/>
    <w:rsid w:val="0085091E"/>
    <w:rsid w:val="00850966"/>
    <w:rsid w:val="008509BC"/>
    <w:rsid w:val="008509EB"/>
    <w:rsid w:val="00850A22"/>
    <w:rsid w:val="00850A5F"/>
    <w:rsid w:val="00850A63"/>
    <w:rsid w:val="00850B8F"/>
    <w:rsid w:val="00850B99"/>
    <w:rsid w:val="00850BCA"/>
    <w:rsid w:val="00850BD3"/>
    <w:rsid w:val="00850BED"/>
    <w:rsid w:val="00850C2B"/>
    <w:rsid w:val="00850D08"/>
    <w:rsid w:val="00850D70"/>
    <w:rsid w:val="00850DF4"/>
    <w:rsid w:val="00850E3B"/>
    <w:rsid w:val="00850E94"/>
    <w:rsid w:val="00850ED1"/>
    <w:rsid w:val="00850F8A"/>
    <w:rsid w:val="00850FE6"/>
    <w:rsid w:val="0085109C"/>
    <w:rsid w:val="008510E7"/>
    <w:rsid w:val="00851184"/>
    <w:rsid w:val="008511A8"/>
    <w:rsid w:val="0085129F"/>
    <w:rsid w:val="00851334"/>
    <w:rsid w:val="00851349"/>
    <w:rsid w:val="00851403"/>
    <w:rsid w:val="00851428"/>
    <w:rsid w:val="00851465"/>
    <w:rsid w:val="008514B8"/>
    <w:rsid w:val="008514FE"/>
    <w:rsid w:val="008515D5"/>
    <w:rsid w:val="00851784"/>
    <w:rsid w:val="008517E2"/>
    <w:rsid w:val="00851871"/>
    <w:rsid w:val="00851A21"/>
    <w:rsid w:val="00851D66"/>
    <w:rsid w:val="00851DE5"/>
    <w:rsid w:val="00851E7F"/>
    <w:rsid w:val="00851FB6"/>
    <w:rsid w:val="00852022"/>
    <w:rsid w:val="00852034"/>
    <w:rsid w:val="008520B1"/>
    <w:rsid w:val="0085228E"/>
    <w:rsid w:val="00852418"/>
    <w:rsid w:val="00852495"/>
    <w:rsid w:val="008524D8"/>
    <w:rsid w:val="0085251C"/>
    <w:rsid w:val="0085253F"/>
    <w:rsid w:val="008525A5"/>
    <w:rsid w:val="008525CC"/>
    <w:rsid w:val="00852622"/>
    <w:rsid w:val="0085266F"/>
    <w:rsid w:val="0085267B"/>
    <w:rsid w:val="00852706"/>
    <w:rsid w:val="0085271E"/>
    <w:rsid w:val="008527FB"/>
    <w:rsid w:val="008528C3"/>
    <w:rsid w:val="00852A12"/>
    <w:rsid w:val="00852AFF"/>
    <w:rsid w:val="00852BA2"/>
    <w:rsid w:val="00852BAE"/>
    <w:rsid w:val="00852C63"/>
    <w:rsid w:val="00852C67"/>
    <w:rsid w:val="00852C89"/>
    <w:rsid w:val="00852E46"/>
    <w:rsid w:val="00852E6B"/>
    <w:rsid w:val="00852E6D"/>
    <w:rsid w:val="00852EF9"/>
    <w:rsid w:val="00852F9B"/>
    <w:rsid w:val="0085304C"/>
    <w:rsid w:val="0085306C"/>
    <w:rsid w:val="00853163"/>
    <w:rsid w:val="00853166"/>
    <w:rsid w:val="00853275"/>
    <w:rsid w:val="0085332B"/>
    <w:rsid w:val="008533A4"/>
    <w:rsid w:val="00853430"/>
    <w:rsid w:val="008534A5"/>
    <w:rsid w:val="008534A7"/>
    <w:rsid w:val="0085351C"/>
    <w:rsid w:val="00853566"/>
    <w:rsid w:val="00853588"/>
    <w:rsid w:val="0085362F"/>
    <w:rsid w:val="008536C4"/>
    <w:rsid w:val="008537A0"/>
    <w:rsid w:val="008537AB"/>
    <w:rsid w:val="00853943"/>
    <w:rsid w:val="008539B2"/>
    <w:rsid w:val="00853B15"/>
    <w:rsid w:val="00853C2B"/>
    <w:rsid w:val="00853CAF"/>
    <w:rsid w:val="00853F0E"/>
    <w:rsid w:val="00854003"/>
    <w:rsid w:val="0085400A"/>
    <w:rsid w:val="0085405E"/>
    <w:rsid w:val="00854065"/>
    <w:rsid w:val="00854130"/>
    <w:rsid w:val="00854485"/>
    <w:rsid w:val="0085455B"/>
    <w:rsid w:val="0085455E"/>
    <w:rsid w:val="008546C7"/>
    <w:rsid w:val="008546E7"/>
    <w:rsid w:val="0085470F"/>
    <w:rsid w:val="008547A6"/>
    <w:rsid w:val="00854902"/>
    <w:rsid w:val="00854A54"/>
    <w:rsid w:val="00854AA1"/>
    <w:rsid w:val="00854B9F"/>
    <w:rsid w:val="00854C48"/>
    <w:rsid w:val="00854C70"/>
    <w:rsid w:val="00854DFB"/>
    <w:rsid w:val="00854E63"/>
    <w:rsid w:val="00854E74"/>
    <w:rsid w:val="00854EEC"/>
    <w:rsid w:val="00854F12"/>
    <w:rsid w:val="00854F4B"/>
    <w:rsid w:val="00854F64"/>
    <w:rsid w:val="00854FF8"/>
    <w:rsid w:val="0085512D"/>
    <w:rsid w:val="00855192"/>
    <w:rsid w:val="00855204"/>
    <w:rsid w:val="008552DC"/>
    <w:rsid w:val="0085530B"/>
    <w:rsid w:val="00855409"/>
    <w:rsid w:val="008554D9"/>
    <w:rsid w:val="008555A0"/>
    <w:rsid w:val="00855639"/>
    <w:rsid w:val="00855749"/>
    <w:rsid w:val="008557EE"/>
    <w:rsid w:val="00855830"/>
    <w:rsid w:val="0085584F"/>
    <w:rsid w:val="00855964"/>
    <w:rsid w:val="00855A35"/>
    <w:rsid w:val="00855A51"/>
    <w:rsid w:val="00855A72"/>
    <w:rsid w:val="00855AA3"/>
    <w:rsid w:val="00855AC0"/>
    <w:rsid w:val="00855C2F"/>
    <w:rsid w:val="00855D08"/>
    <w:rsid w:val="00855F25"/>
    <w:rsid w:val="00855F3B"/>
    <w:rsid w:val="00855FBD"/>
    <w:rsid w:val="00855FD6"/>
    <w:rsid w:val="00855FFF"/>
    <w:rsid w:val="008561CB"/>
    <w:rsid w:val="008563C2"/>
    <w:rsid w:val="00856453"/>
    <w:rsid w:val="008565CF"/>
    <w:rsid w:val="008566D6"/>
    <w:rsid w:val="00856A18"/>
    <w:rsid w:val="00856A82"/>
    <w:rsid w:val="00856A91"/>
    <w:rsid w:val="00856CCB"/>
    <w:rsid w:val="00856D44"/>
    <w:rsid w:val="00856D48"/>
    <w:rsid w:val="00856D56"/>
    <w:rsid w:val="00856D9F"/>
    <w:rsid w:val="00856E75"/>
    <w:rsid w:val="00856E93"/>
    <w:rsid w:val="00856EFF"/>
    <w:rsid w:val="00856F5E"/>
    <w:rsid w:val="00856F99"/>
    <w:rsid w:val="00856FC9"/>
    <w:rsid w:val="00856FCA"/>
    <w:rsid w:val="0085704B"/>
    <w:rsid w:val="008570A5"/>
    <w:rsid w:val="00857154"/>
    <w:rsid w:val="00857219"/>
    <w:rsid w:val="008572FA"/>
    <w:rsid w:val="00857312"/>
    <w:rsid w:val="00857377"/>
    <w:rsid w:val="00857389"/>
    <w:rsid w:val="008573AB"/>
    <w:rsid w:val="00857454"/>
    <w:rsid w:val="0085747F"/>
    <w:rsid w:val="008574AF"/>
    <w:rsid w:val="008575F2"/>
    <w:rsid w:val="00857771"/>
    <w:rsid w:val="008578E4"/>
    <w:rsid w:val="00857A4A"/>
    <w:rsid w:val="00857A6E"/>
    <w:rsid w:val="00857ACF"/>
    <w:rsid w:val="00857AD9"/>
    <w:rsid w:val="00857AF4"/>
    <w:rsid w:val="00857C0A"/>
    <w:rsid w:val="00857C1C"/>
    <w:rsid w:val="00857C81"/>
    <w:rsid w:val="00857CC0"/>
    <w:rsid w:val="00857D0F"/>
    <w:rsid w:val="00857EEC"/>
    <w:rsid w:val="00857EFA"/>
    <w:rsid w:val="00857FE5"/>
    <w:rsid w:val="008600D4"/>
    <w:rsid w:val="0086016C"/>
    <w:rsid w:val="008601FE"/>
    <w:rsid w:val="00860226"/>
    <w:rsid w:val="00860239"/>
    <w:rsid w:val="00860268"/>
    <w:rsid w:val="00860279"/>
    <w:rsid w:val="00860292"/>
    <w:rsid w:val="00860332"/>
    <w:rsid w:val="00860381"/>
    <w:rsid w:val="008603A8"/>
    <w:rsid w:val="008603B9"/>
    <w:rsid w:val="0086042E"/>
    <w:rsid w:val="00860520"/>
    <w:rsid w:val="008605D1"/>
    <w:rsid w:val="0086065A"/>
    <w:rsid w:val="008606CA"/>
    <w:rsid w:val="00860749"/>
    <w:rsid w:val="00860821"/>
    <w:rsid w:val="00860849"/>
    <w:rsid w:val="008608A3"/>
    <w:rsid w:val="008608C0"/>
    <w:rsid w:val="008608D0"/>
    <w:rsid w:val="00860930"/>
    <w:rsid w:val="00860942"/>
    <w:rsid w:val="008609D8"/>
    <w:rsid w:val="00860A48"/>
    <w:rsid w:val="00860A97"/>
    <w:rsid w:val="00860D44"/>
    <w:rsid w:val="00860EB9"/>
    <w:rsid w:val="00860F64"/>
    <w:rsid w:val="0086101A"/>
    <w:rsid w:val="008610B4"/>
    <w:rsid w:val="008610E4"/>
    <w:rsid w:val="00861125"/>
    <w:rsid w:val="00861246"/>
    <w:rsid w:val="00861255"/>
    <w:rsid w:val="00861434"/>
    <w:rsid w:val="00861477"/>
    <w:rsid w:val="00861493"/>
    <w:rsid w:val="0086149D"/>
    <w:rsid w:val="008614D7"/>
    <w:rsid w:val="00861536"/>
    <w:rsid w:val="00861554"/>
    <w:rsid w:val="0086155C"/>
    <w:rsid w:val="00861568"/>
    <w:rsid w:val="00861630"/>
    <w:rsid w:val="00861665"/>
    <w:rsid w:val="008616E0"/>
    <w:rsid w:val="00861862"/>
    <w:rsid w:val="0086194D"/>
    <w:rsid w:val="00861AFC"/>
    <w:rsid w:val="00861CE5"/>
    <w:rsid w:val="00861DA1"/>
    <w:rsid w:val="00861E53"/>
    <w:rsid w:val="00861EC7"/>
    <w:rsid w:val="00861F76"/>
    <w:rsid w:val="008621A3"/>
    <w:rsid w:val="008621A6"/>
    <w:rsid w:val="008621BE"/>
    <w:rsid w:val="00862271"/>
    <w:rsid w:val="008622FB"/>
    <w:rsid w:val="00862357"/>
    <w:rsid w:val="008623C4"/>
    <w:rsid w:val="008623C7"/>
    <w:rsid w:val="0086251C"/>
    <w:rsid w:val="00862591"/>
    <w:rsid w:val="0086269B"/>
    <w:rsid w:val="008626BA"/>
    <w:rsid w:val="00862773"/>
    <w:rsid w:val="00862789"/>
    <w:rsid w:val="008627A9"/>
    <w:rsid w:val="008627ED"/>
    <w:rsid w:val="00862837"/>
    <w:rsid w:val="008628DB"/>
    <w:rsid w:val="008628E2"/>
    <w:rsid w:val="00862A44"/>
    <w:rsid w:val="00862AAF"/>
    <w:rsid w:val="00862AB5"/>
    <w:rsid w:val="00862B45"/>
    <w:rsid w:val="00862B7F"/>
    <w:rsid w:val="00862D9D"/>
    <w:rsid w:val="00862E02"/>
    <w:rsid w:val="00862E51"/>
    <w:rsid w:val="00862E53"/>
    <w:rsid w:val="00862F8F"/>
    <w:rsid w:val="00863004"/>
    <w:rsid w:val="00863016"/>
    <w:rsid w:val="0086306C"/>
    <w:rsid w:val="0086324C"/>
    <w:rsid w:val="008632F7"/>
    <w:rsid w:val="00863348"/>
    <w:rsid w:val="008634DD"/>
    <w:rsid w:val="00863502"/>
    <w:rsid w:val="008635D0"/>
    <w:rsid w:val="0086367D"/>
    <w:rsid w:val="008637F6"/>
    <w:rsid w:val="0086382F"/>
    <w:rsid w:val="0086385B"/>
    <w:rsid w:val="00863978"/>
    <w:rsid w:val="0086397B"/>
    <w:rsid w:val="00863AB0"/>
    <w:rsid w:val="00863B3A"/>
    <w:rsid w:val="00863C62"/>
    <w:rsid w:val="00863C88"/>
    <w:rsid w:val="00863D16"/>
    <w:rsid w:val="00863EBB"/>
    <w:rsid w:val="0086407E"/>
    <w:rsid w:val="00864127"/>
    <w:rsid w:val="00864516"/>
    <w:rsid w:val="00864535"/>
    <w:rsid w:val="00864543"/>
    <w:rsid w:val="008645A2"/>
    <w:rsid w:val="008645D0"/>
    <w:rsid w:val="00864703"/>
    <w:rsid w:val="00864792"/>
    <w:rsid w:val="008647A2"/>
    <w:rsid w:val="008647AD"/>
    <w:rsid w:val="008647BD"/>
    <w:rsid w:val="00864841"/>
    <w:rsid w:val="008649A0"/>
    <w:rsid w:val="00864ACA"/>
    <w:rsid w:val="00864AD0"/>
    <w:rsid w:val="00864B1E"/>
    <w:rsid w:val="00864B2E"/>
    <w:rsid w:val="00864BA6"/>
    <w:rsid w:val="00864BC7"/>
    <w:rsid w:val="00864D46"/>
    <w:rsid w:val="00864F82"/>
    <w:rsid w:val="00864FAB"/>
    <w:rsid w:val="00864FCA"/>
    <w:rsid w:val="00865155"/>
    <w:rsid w:val="00865177"/>
    <w:rsid w:val="0086521A"/>
    <w:rsid w:val="00865228"/>
    <w:rsid w:val="00865232"/>
    <w:rsid w:val="008652B4"/>
    <w:rsid w:val="0086548F"/>
    <w:rsid w:val="008654C2"/>
    <w:rsid w:val="00865554"/>
    <w:rsid w:val="0086556C"/>
    <w:rsid w:val="008655BD"/>
    <w:rsid w:val="008655D1"/>
    <w:rsid w:val="0086565A"/>
    <w:rsid w:val="00865664"/>
    <w:rsid w:val="008656B1"/>
    <w:rsid w:val="008656C7"/>
    <w:rsid w:val="00865756"/>
    <w:rsid w:val="008657AA"/>
    <w:rsid w:val="00865819"/>
    <w:rsid w:val="00865823"/>
    <w:rsid w:val="008658D1"/>
    <w:rsid w:val="00865921"/>
    <w:rsid w:val="00865927"/>
    <w:rsid w:val="008659A0"/>
    <w:rsid w:val="00865B2A"/>
    <w:rsid w:val="00865B88"/>
    <w:rsid w:val="00865BF0"/>
    <w:rsid w:val="00865C99"/>
    <w:rsid w:val="00865CE0"/>
    <w:rsid w:val="00865D21"/>
    <w:rsid w:val="00865D3A"/>
    <w:rsid w:val="00865D63"/>
    <w:rsid w:val="00865DE4"/>
    <w:rsid w:val="00865F43"/>
    <w:rsid w:val="00865FB5"/>
    <w:rsid w:val="00866046"/>
    <w:rsid w:val="00866247"/>
    <w:rsid w:val="00866257"/>
    <w:rsid w:val="0086636D"/>
    <w:rsid w:val="00866391"/>
    <w:rsid w:val="008663FD"/>
    <w:rsid w:val="0086641D"/>
    <w:rsid w:val="00866499"/>
    <w:rsid w:val="008664B9"/>
    <w:rsid w:val="008664EA"/>
    <w:rsid w:val="008665DC"/>
    <w:rsid w:val="008665E8"/>
    <w:rsid w:val="0086663A"/>
    <w:rsid w:val="008666B4"/>
    <w:rsid w:val="0086670F"/>
    <w:rsid w:val="00866810"/>
    <w:rsid w:val="008668D0"/>
    <w:rsid w:val="00866913"/>
    <w:rsid w:val="008669A8"/>
    <w:rsid w:val="00866B20"/>
    <w:rsid w:val="00866B27"/>
    <w:rsid w:val="00866B7B"/>
    <w:rsid w:val="00866CAA"/>
    <w:rsid w:val="00866D78"/>
    <w:rsid w:val="00866DA2"/>
    <w:rsid w:val="00866ECE"/>
    <w:rsid w:val="00866ED8"/>
    <w:rsid w:val="00866EEC"/>
    <w:rsid w:val="00866F58"/>
    <w:rsid w:val="00867028"/>
    <w:rsid w:val="00867036"/>
    <w:rsid w:val="008670DF"/>
    <w:rsid w:val="0086713C"/>
    <w:rsid w:val="00867238"/>
    <w:rsid w:val="00867322"/>
    <w:rsid w:val="00867454"/>
    <w:rsid w:val="00867508"/>
    <w:rsid w:val="0086751C"/>
    <w:rsid w:val="0086756D"/>
    <w:rsid w:val="008675FE"/>
    <w:rsid w:val="008676B8"/>
    <w:rsid w:val="008676CE"/>
    <w:rsid w:val="00867993"/>
    <w:rsid w:val="00867998"/>
    <w:rsid w:val="008679EF"/>
    <w:rsid w:val="00867A17"/>
    <w:rsid w:val="00867A41"/>
    <w:rsid w:val="00867AAE"/>
    <w:rsid w:val="00867AB2"/>
    <w:rsid w:val="00867ADD"/>
    <w:rsid w:val="00867BB5"/>
    <w:rsid w:val="00867C20"/>
    <w:rsid w:val="00867C25"/>
    <w:rsid w:val="00867C3B"/>
    <w:rsid w:val="00867C5D"/>
    <w:rsid w:val="00867C93"/>
    <w:rsid w:val="00867CA2"/>
    <w:rsid w:val="00867DF1"/>
    <w:rsid w:val="00867FD3"/>
    <w:rsid w:val="00867FD6"/>
    <w:rsid w:val="00870084"/>
    <w:rsid w:val="0087013E"/>
    <w:rsid w:val="008701BE"/>
    <w:rsid w:val="00870211"/>
    <w:rsid w:val="0087021E"/>
    <w:rsid w:val="008702FB"/>
    <w:rsid w:val="00870347"/>
    <w:rsid w:val="0087034C"/>
    <w:rsid w:val="008703E4"/>
    <w:rsid w:val="0087057A"/>
    <w:rsid w:val="008706B4"/>
    <w:rsid w:val="0087079C"/>
    <w:rsid w:val="00870981"/>
    <w:rsid w:val="00870B32"/>
    <w:rsid w:val="00870D08"/>
    <w:rsid w:val="00870D99"/>
    <w:rsid w:val="00870D9B"/>
    <w:rsid w:val="00870DD3"/>
    <w:rsid w:val="00870E73"/>
    <w:rsid w:val="00870EB2"/>
    <w:rsid w:val="00871302"/>
    <w:rsid w:val="00871323"/>
    <w:rsid w:val="008713BD"/>
    <w:rsid w:val="008713E7"/>
    <w:rsid w:val="0087144D"/>
    <w:rsid w:val="00871474"/>
    <w:rsid w:val="00871504"/>
    <w:rsid w:val="00871601"/>
    <w:rsid w:val="008716CE"/>
    <w:rsid w:val="0087193A"/>
    <w:rsid w:val="00871951"/>
    <w:rsid w:val="00871A21"/>
    <w:rsid w:val="00871A41"/>
    <w:rsid w:val="00871A85"/>
    <w:rsid w:val="00871ACA"/>
    <w:rsid w:val="00871B42"/>
    <w:rsid w:val="00871BD6"/>
    <w:rsid w:val="00871C1E"/>
    <w:rsid w:val="00871C89"/>
    <w:rsid w:val="00871D01"/>
    <w:rsid w:val="00871DE2"/>
    <w:rsid w:val="00871E90"/>
    <w:rsid w:val="00871F6A"/>
    <w:rsid w:val="00871FA8"/>
    <w:rsid w:val="00871FCC"/>
    <w:rsid w:val="008720AB"/>
    <w:rsid w:val="008721CD"/>
    <w:rsid w:val="008723A6"/>
    <w:rsid w:val="008725D6"/>
    <w:rsid w:val="008725D7"/>
    <w:rsid w:val="0087260C"/>
    <w:rsid w:val="0087261B"/>
    <w:rsid w:val="00872621"/>
    <w:rsid w:val="00872637"/>
    <w:rsid w:val="00872639"/>
    <w:rsid w:val="0087264E"/>
    <w:rsid w:val="00872792"/>
    <w:rsid w:val="00872845"/>
    <w:rsid w:val="008728E0"/>
    <w:rsid w:val="008729A9"/>
    <w:rsid w:val="008729C2"/>
    <w:rsid w:val="00872AA7"/>
    <w:rsid w:val="00872AB4"/>
    <w:rsid w:val="00872AB8"/>
    <w:rsid w:val="00872AD3"/>
    <w:rsid w:val="00872BD5"/>
    <w:rsid w:val="00872CAC"/>
    <w:rsid w:val="00872CF5"/>
    <w:rsid w:val="00872D0F"/>
    <w:rsid w:val="00872D93"/>
    <w:rsid w:val="00872D96"/>
    <w:rsid w:val="00872E23"/>
    <w:rsid w:val="00872EDC"/>
    <w:rsid w:val="00872F73"/>
    <w:rsid w:val="008730A8"/>
    <w:rsid w:val="008730B2"/>
    <w:rsid w:val="0087316F"/>
    <w:rsid w:val="008732F1"/>
    <w:rsid w:val="00873362"/>
    <w:rsid w:val="0087351B"/>
    <w:rsid w:val="00873535"/>
    <w:rsid w:val="00873797"/>
    <w:rsid w:val="00873841"/>
    <w:rsid w:val="008738CA"/>
    <w:rsid w:val="00873A74"/>
    <w:rsid w:val="00873B6A"/>
    <w:rsid w:val="00873B81"/>
    <w:rsid w:val="00873C28"/>
    <w:rsid w:val="00873C3E"/>
    <w:rsid w:val="00873C77"/>
    <w:rsid w:val="00873D63"/>
    <w:rsid w:val="00873EF6"/>
    <w:rsid w:val="00873F22"/>
    <w:rsid w:val="00873F43"/>
    <w:rsid w:val="00873F9E"/>
    <w:rsid w:val="00873FB5"/>
    <w:rsid w:val="0087406A"/>
    <w:rsid w:val="0087408B"/>
    <w:rsid w:val="00874109"/>
    <w:rsid w:val="00874134"/>
    <w:rsid w:val="008741A4"/>
    <w:rsid w:val="00874272"/>
    <w:rsid w:val="008743A1"/>
    <w:rsid w:val="008743A5"/>
    <w:rsid w:val="008746A4"/>
    <w:rsid w:val="00874789"/>
    <w:rsid w:val="00874832"/>
    <w:rsid w:val="0087497E"/>
    <w:rsid w:val="00874A18"/>
    <w:rsid w:val="00874A66"/>
    <w:rsid w:val="00874A87"/>
    <w:rsid w:val="00874A9F"/>
    <w:rsid w:val="00874B6C"/>
    <w:rsid w:val="00874C2D"/>
    <w:rsid w:val="00874D64"/>
    <w:rsid w:val="00874DD4"/>
    <w:rsid w:val="00874E29"/>
    <w:rsid w:val="00874F02"/>
    <w:rsid w:val="00874F34"/>
    <w:rsid w:val="00874F46"/>
    <w:rsid w:val="00874F9E"/>
    <w:rsid w:val="0087502E"/>
    <w:rsid w:val="00875087"/>
    <w:rsid w:val="008750E6"/>
    <w:rsid w:val="008751AC"/>
    <w:rsid w:val="0087524F"/>
    <w:rsid w:val="008752E9"/>
    <w:rsid w:val="00875370"/>
    <w:rsid w:val="00875450"/>
    <w:rsid w:val="00875473"/>
    <w:rsid w:val="00875586"/>
    <w:rsid w:val="008755FF"/>
    <w:rsid w:val="00875683"/>
    <w:rsid w:val="00875755"/>
    <w:rsid w:val="00875843"/>
    <w:rsid w:val="008758DD"/>
    <w:rsid w:val="0087591E"/>
    <w:rsid w:val="00875B10"/>
    <w:rsid w:val="00875C05"/>
    <w:rsid w:val="00875C55"/>
    <w:rsid w:val="00875C89"/>
    <w:rsid w:val="00875CDB"/>
    <w:rsid w:val="00875D74"/>
    <w:rsid w:val="00875DC2"/>
    <w:rsid w:val="00875DC6"/>
    <w:rsid w:val="00875E3F"/>
    <w:rsid w:val="0087608B"/>
    <w:rsid w:val="008760E5"/>
    <w:rsid w:val="0087610A"/>
    <w:rsid w:val="0087613C"/>
    <w:rsid w:val="0087617E"/>
    <w:rsid w:val="00876225"/>
    <w:rsid w:val="00876312"/>
    <w:rsid w:val="008763D5"/>
    <w:rsid w:val="008764AF"/>
    <w:rsid w:val="00876528"/>
    <w:rsid w:val="0087658E"/>
    <w:rsid w:val="00876698"/>
    <w:rsid w:val="008766FD"/>
    <w:rsid w:val="00876725"/>
    <w:rsid w:val="0087673A"/>
    <w:rsid w:val="008767F2"/>
    <w:rsid w:val="00876837"/>
    <w:rsid w:val="00876852"/>
    <w:rsid w:val="00876AB6"/>
    <w:rsid w:val="00876AE1"/>
    <w:rsid w:val="00876B04"/>
    <w:rsid w:val="00876BB7"/>
    <w:rsid w:val="00876C33"/>
    <w:rsid w:val="00876D2D"/>
    <w:rsid w:val="00876D35"/>
    <w:rsid w:val="00876E0F"/>
    <w:rsid w:val="00876F14"/>
    <w:rsid w:val="00876FF6"/>
    <w:rsid w:val="0087705F"/>
    <w:rsid w:val="0087711F"/>
    <w:rsid w:val="00877145"/>
    <w:rsid w:val="008771DF"/>
    <w:rsid w:val="00877204"/>
    <w:rsid w:val="008772DB"/>
    <w:rsid w:val="0087736E"/>
    <w:rsid w:val="008773D6"/>
    <w:rsid w:val="008774F3"/>
    <w:rsid w:val="00877529"/>
    <w:rsid w:val="0087754B"/>
    <w:rsid w:val="00877659"/>
    <w:rsid w:val="008776A3"/>
    <w:rsid w:val="0087771B"/>
    <w:rsid w:val="0087774D"/>
    <w:rsid w:val="00877928"/>
    <w:rsid w:val="0087795C"/>
    <w:rsid w:val="00877A9D"/>
    <w:rsid w:val="00877ADA"/>
    <w:rsid w:val="00877E69"/>
    <w:rsid w:val="00877F6F"/>
    <w:rsid w:val="00880080"/>
    <w:rsid w:val="00880084"/>
    <w:rsid w:val="008800BD"/>
    <w:rsid w:val="00880102"/>
    <w:rsid w:val="008801B4"/>
    <w:rsid w:val="008801D3"/>
    <w:rsid w:val="0088029E"/>
    <w:rsid w:val="008802C3"/>
    <w:rsid w:val="008802CC"/>
    <w:rsid w:val="0088040B"/>
    <w:rsid w:val="0088049D"/>
    <w:rsid w:val="008804A4"/>
    <w:rsid w:val="008804D0"/>
    <w:rsid w:val="0088057C"/>
    <w:rsid w:val="008805FF"/>
    <w:rsid w:val="00880603"/>
    <w:rsid w:val="0088064A"/>
    <w:rsid w:val="008806FE"/>
    <w:rsid w:val="008807CB"/>
    <w:rsid w:val="00880839"/>
    <w:rsid w:val="008808E5"/>
    <w:rsid w:val="00880B0A"/>
    <w:rsid w:val="00880B69"/>
    <w:rsid w:val="00880BD9"/>
    <w:rsid w:val="00880D0F"/>
    <w:rsid w:val="00880D77"/>
    <w:rsid w:val="00880E15"/>
    <w:rsid w:val="00880F57"/>
    <w:rsid w:val="00880FD5"/>
    <w:rsid w:val="0088104A"/>
    <w:rsid w:val="00881081"/>
    <w:rsid w:val="0088111B"/>
    <w:rsid w:val="0088115F"/>
    <w:rsid w:val="008811EC"/>
    <w:rsid w:val="008812BC"/>
    <w:rsid w:val="008812D0"/>
    <w:rsid w:val="00881358"/>
    <w:rsid w:val="008813F9"/>
    <w:rsid w:val="0088141B"/>
    <w:rsid w:val="00881584"/>
    <w:rsid w:val="008815C5"/>
    <w:rsid w:val="0088164F"/>
    <w:rsid w:val="008817BB"/>
    <w:rsid w:val="00881800"/>
    <w:rsid w:val="00881905"/>
    <w:rsid w:val="00881962"/>
    <w:rsid w:val="00881A13"/>
    <w:rsid w:val="00881A2E"/>
    <w:rsid w:val="00881AA7"/>
    <w:rsid w:val="00881AD0"/>
    <w:rsid w:val="00881BAD"/>
    <w:rsid w:val="00881C2F"/>
    <w:rsid w:val="00881C87"/>
    <w:rsid w:val="00881CF8"/>
    <w:rsid w:val="00881D1D"/>
    <w:rsid w:val="00881D52"/>
    <w:rsid w:val="00881E6D"/>
    <w:rsid w:val="00881E95"/>
    <w:rsid w:val="00881EAB"/>
    <w:rsid w:val="00881FA1"/>
    <w:rsid w:val="00881FFA"/>
    <w:rsid w:val="00882111"/>
    <w:rsid w:val="0088213A"/>
    <w:rsid w:val="0088224B"/>
    <w:rsid w:val="00882271"/>
    <w:rsid w:val="008823FA"/>
    <w:rsid w:val="00882538"/>
    <w:rsid w:val="008825DC"/>
    <w:rsid w:val="00882651"/>
    <w:rsid w:val="008826B6"/>
    <w:rsid w:val="008826C3"/>
    <w:rsid w:val="00882784"/>
    <w:rsid w:val="008827F7"/>
    <w:rsid w:val="008828AE"/>
    <w:rsid w:val="00882998"/>
    <w:rsid w:val="008829C9"/>
    <w:rsid w:val="00882AB7"/>
    <w:rsid w:val="00882B20"/>
    <w:rsid w:val="00882C29"/>
    <w:rsid w:val="00882C98"/>
    <w:rsid w:val="00882EB8"/>
    <w:rsid w:val="00882FB6"/>
    <w:rsid w:val="00882FD1"/>
    <w:rsid w:val="00882FE7"/>
    <w:rsid w:val="00882FE8"/>
    <w:rsid w:val="00882FF4"/>
    <w:rsid w:val="00882FF5"/>
    <w:rsid w:val="00883084"/>
    <w:rsid w:val="008830EF"/>
    <w:rsid w:val="0088316E"/>
    <w:rsid w:val="008831DF"/>
    <w:rsid w:val="00883351"/>
    <w:rsid w:val="00883394"/>
    <w:rsid w:val="00883434"/>
    <w:rsid w:val="00883454"/>
    <w:rsid w:val="00883484"/>
    <w:rsid w:val="008834A2"/>
    <w:rsid w:val="008835A2"/>
    <w:rsid w:val="008835F1"/>
    <w:rsid w:val="00883754"/>
    <w:rsid w:val="008837EB"/>
    <w:rsid w:val="008838CC"/>
    <w:rsid w:val="0088393D"/>
    <w:rsid w:val="008839E3"/>
    <w:rsid w:val="00883A85"/>
    <w:rsid w:val="00883ACB"/>
    <w:rsid w:val="00883AF7"/>
    <w:rsid w:val="00883BD3"/>
    <w:rsid w:val="00883C5F"/>
    <w:rsid w:val="00883D0E"/>
    <w:rsid w:val="00883D90"/>
    <w:rsid w:val="00883DE6"/>
    <w:rsid w:val="00883E6F"/>
    <w:rsid w:val="00883F02"/>
    <w:rsid w:val="0088401F"/>
    <w:rsid w:val="00884075"/>
    <w:rsid w:val="00884182"/>
    <w:rsid w:val="0088419C"/>
    <w:rsid w:val="008841E7"/>
    <w:rsid w:val="00884222"/>
    <w:rsid w:val="00884310"/>
    <w:rsid w:val="008843C9"/>
    <w:rsid w:val="00884472"/>
    <w:rsid w:val="008844A3"/>
    <w:rsid w:val="008844CE"/>
    <w:rsid w:val="008844D2"/>
    <w:rsid w:val="008845AB"/>
    <w:rsid w:val="008845B9"/>
    <w:rsid w:val="0088462F"/>
    <w:rsid w:val="0088492F"/>
    <w:rsid w:val="00884949"/>
    <w:rsid w:val="00884995"/>
    <w:rsid w:val="00884A47"/>
    <w:rsid w:val="00884A71"/>
    <w:rsid w:val="00884A9F"/>
    <w:rsid w:val="00884AA6"/>
    <w:rsid w:val="00884CA8"/>
    <w:rsid w:val="00884F4C"/>
    <w:rsid w:val="00884F85"/>
    <w:rsid w:val="00884FC4"/>
    <w:rsid w:val="0088500B"/>
    <w:rsid w:val="00885050"/>
    <w:rsid w:val="008850BB"/>
    <w:rsid w:val="0088517B"/>
    <w:rsid w:val="0088526B"/>
    <w:rsid w:val="008852A9"/>
    <w:rsid w:val="008852FA"/>
    <w:rsid w:val="00885335"/>
    <w:rsid w:val="00885378"/>
    <w:rsid w:val="008855E6"/>
    <w:rsid w:val="00885642"/>
    <w:rsid w:val="00885678"/>
    <w:rsid w:val="00885686"/>
    <w:rsid w:val="008856F0"/>
    <w:rsid w:val="0088572A"/>
    <w:rsid w:val="0088579D"/>
    <w:rsid w:val="008857F8"/>
    <w:rsid w:val="00885908"/>
    <w:rsid w:val="008859D3"/>
    <w:rsid w:val="008859EF"/>
    <w:rsid w:val="00885A22"/>
    <w:rsid w:val="00885AC1"/>
    <w:rsid w:val="00885AFA"/>
    <w:rsid w:val="00885B37"/>
    <w:rsid w:val="00885BF3"/>
    <w:rsid w:val="00885C6C"/>
    <w:rsid w:val="00885ED6"/>
    <w:rsid w:val="00885FF3"/>
    <w:rsid w:val="0088626F"/>
    <w:rsid w:val="008864D6"/>
    <w:rsid w:val="008864E6"/>
    <w:rsid w:val="008864EF"/>
    <w:rsid w:val="00886543"/>
    <w:rsid w:val="00886591"/>
    <w:rsid w:val="008866C3"/>
    <w:rsid w:val="00886791"/>
    <w:rsid w:val="008867B3"/>
    <w:rsid w:val="008868D6"/>
    <w:rsid w:val="008869FF"/>
    <w:rsid w:val="00886A6E"/>
    <w:rsid w:val="00886A72"/>
    <w:rsid w:val="00886A91"/>
    <w:rsid w:val="00886B66"/>
    <w:rsid w:val="00886B80"/>
    <w:rsid w:val="00886BFD"/>
    <w:rsid w:val="00886D14"/>
    <w:rsid w:val="00886D46"/>
    <w:rsid w:val="00886D4A"/>
    <w:rsid w:val="00886D98"/>
    <w:rsid w:val="00886F72"/>
    <w:rsid w:val="00886F77"/>
    <w:rsid w:val="00886FE2"/>
    <w:rsid w:val="00887051"/>
    <w:rsid w:val="008870D7"/>
    <w:rsid w:val="008870FC"/>
    <w:rsid w:val="00887449"/>
    <w:rsid w:val="008875B5"/>
    <w:rsid w:val="0088760B"/>
    <w:rsid w:val="00887641"/>
    <w:rsid w:val="008876BF"/>
    <w:rsid w:val="0088770C"/>
    <w:rsid w:val="00887890"/>
    <w:rsid w:val="00887912"/>
    <w:rsid w:val="00887BC4"/>
    <w:rsid w:val="00887C52"/>
    <w:rsid w:val="00887CB6"/>
    <w:rsid w:val="00887CE2"/>
    <w:rsid w:val="00887CF1"/>
    <w:rsid w:val="00887D79"/>
    <w:rsid w:val="00887DF0"/>
    <w:rsid w:val="00887DFD"/>
    <w:rsid w:val="00887E33"/>
    <w:rsid w:val="00887ECB"/>
    <w:rsid w:val="00887F84"/>
    <w:rsid w:val="00890018"/>
    <w:rsid w:val="00890036"/>
    <w:rsid w:val="0089004B"/>
    <w:rsid w:val="008901EA"/>
    <w:rsid w:val="008902C7"/>
    <w:rsid w:val="00890329"/>
    <w:rsid w:val="008904E9"/>
    <w:rsid w:val="008905FA"/>
    <w:rsid w:val="0089067B"/>
    <w:rsid w:val="00890761"/>
    <w:rsid w:val="00890799"/>
    <w:rsid w:val="008907D2"/>
    <w:rsid w:val="008907EF"/>
    <w:rsid w:val="00890885"/>
    <w:rsid w:val="0089097B"/>
    <w:rsid w:val="00890A14"/>
    <w:rsid w:val="00890A20"/>
    <w:rsid w:val="00890C31"/>
    <w:rsid w:val="00890C65"/>
    <w:rsid w:val="00890C70"/>
    <w:rsid w:val="00890D08"/>
    <w:rsid w:val="00890D0A"/>
    <w:rsid w:val="00890DD0"/>
    <w:rsid w:val="00890DFC"/>
    <w:rsid w:val="00890E23"/>
    <w:rsid w:val="00890FCC"/>
    <w:rsid w:val="00890FD2"/>
    <w:rsid w:val="00890FDD"/>
    <w:rsid w:val="00891036"/>
    <w:rsid w:val="00891086"/>
    <w:rsid w:val="008910B7"/>
    <w:rsid w:val="008910CD"/>
    <w:rsid w:val="008910EC"/>
    <w:rsid w:val="008911D8"/>
    <w:rsid w:val="00891206"/>
    <w:rsid w:val="008913E5"/>
    <w:rsid w:val="0089145E"/>
    <w:rsid w:val="008914F2"/>
    <w:rsid w:val="008915B6"/>
    <w:rsid w:val="00891612"/>
    <w:rsid w:val="00891633"/>
    <w:rsid w:val="008916AB"/>
    <w:rsid w:val="0089177C"/>
    <w:rsid w:val="008917B0"/>
    <w:rsid w:val="00891941"/>
    <w:rsid w:val="00891A90"/>
    <w:rsid w:val="00891B34"/>
    <w:rsid w:val="00891BEA"/>
    <w:rsid w:val="00891C42"/>
    <w:rsid w:val="00891C9E"/>
    <w:rsid w:val="00891CCC"/>
    <w:rsid w:val="00891D45"/>
    <w:rsid w:val="00891D66"/>
    <w:rsid w:val="00891E34"/>
    <w:rsid w:val="00891EAB"/>
    <w:rsid w:val="00891ECA"/>
    <w:rsid w:val="00891F23"/>
    <w:rsid w:val="00891F94"/>
    <w:rsid w:val="00892025"/>
    <w:rsid w:val="0089204B"/>
    <w:rsid w:val="0089207F"/>
    <w:rsid w:val="0089208F"/>
    <w:rsid w:val="008920A3"/>
    <w:rsid w:val="00892112"/>
    <w:rsid w:val="00892118"/>
    <w:rsid w:val="00892152"/>
    <w:rsid w:val="0089226D"/>
    <w:rsid w:val="008922AB"/>
    <w:rsid w:val="008922C1"/>
    <w:rsid w:val="00892499"/>
    <w:rsid w:val="00892563"/>
    <w:rsid w:val="008925B1"/>
    <w:rsid w:val="00892622"/>
    <w:rsid w:val="0089265E"/>
    <w:rsid w:val="00892671"/>
    <w:rsid w:val="00892794"/>
    <w:rsid w:val="00892A16"/>
    <w:rsid w:val="00892BCA"/>
    <w:rsid w:val="00892BE0"/>
    <w:rsid w:val="00892C38"/>
    <w:rsid w:val="00892C4C"/>
    <w:rsid w:val="00892C7F"/>
    <w:rsid w:val="00892C87"/>
    <w:rsid w:val="00892CC5"/>
    <w:rsid w:val="00892D38"/>
    <w:rsid w:val="00892D63"/>
    <w:rsid w:val="00892D93"/>
    <w:rsid w:val="00892D97"/>
    <w:rsid w:val="00892E12"/>
    <w:rsid w:val="00892E51"/>
    <w:rsid w:val="00892E7E"/>
    <w:rsid w:val="00892EAC"/>
    <w:rsid w:val="0089304F"/>
    <w:rsid w:val="008930A9"/>
    <w:rsid w:val="008930D6"/>
    <w:rsid w:val="00893130"/>
    <w:rsid w:val="0089327E"/>
    <w:rsid w:val="008932A9"/>
    <w:rsid w:val="0089334D"/>
    <w:rsid w:val="0089344B"/>
    <w:rsid w:val="00893514"/>
    <w:rsid w:val="008935F6"/>
    <w:rsid w:val="00893603"/>
    <w:rsid w:val="008936F6"/>
    <w:rsid w:val="0089375B"/>
    <w:rsid w:val="00893817"/>
    <w:rsid w:val="008938BC"/>
    <w:rsid w:val="008938E2"/>
    <w:rsid w:val="00893921"/>
    <w:rsid w:val="00893A39"/>
    <w:rsid w:val="00893B77"/>
    <w:rsid w:val="00893CF4"/>
    <w:rsid w:val="00893D1E"/>
    <w:rsid w:val="00893E8A"/>
    <w:rsid w:val="00893EA0"/>
    <w:rsid w:val="00893EC8"/>
    <w:rsid w:val="00893F0E"/>
    <w:rsid w:val="00893FC7"/>
    <w:rsid w:val="008940B5"/>
    <w:rsid w:val="0089413A"/>
    <w:rsid w:val="00894239"/>
    <w:rsid w:val="00894292"/>
    <w:rsid w:val="00894438"/>
    <w:rsid w:val="00894659"/>
    <w:rsid w:val="0089473A"/>
    <w:rsid w:val="00894744"/>
    <w:rsid w:val="0089474B"/>
    <w:rsid w:val="008948B7"/>
    <w:rsid w:val="00894971"/>
    <w:rsid w:val="00894995"/>
    <w:rsid w:val="008949A6"/>
    <w:rsid w:val="008949F6"/>
    <w:rsid w:val="00894A00"/>
    <w:rsid w:val="00894A83"/>
    <w:rsid w:val="00894C2E"/>
    <w:rsid w:val="00894E3F"/>
    <w:rsid w:val="00894E61"/>
    <w:rsid w:val="00894F98"/>
    <w:rsid w:val="00894FA9"/>
    <w:rsid w:val="00894FF6"/>
    <w:rsid w:val="008950C8"/>
    <w:rsid w:val="00895139"/>
    <w:rsid w:val="00895141"/>
    <w:rsid w:val="008951AF"/>
    <w:rsid w:val="008951B2"/>
    <w:rsid w:val="00895204"/>
    <w:rsid w:val="008952EC"/>
    <w:rsid w:val="008953F2"/>
    <w:rsid w:val="0089547E"/>
    <w:rsid w:val="008954C6"/>
    <w:rsid w:val="008954DD"/>
    <w:rsid w:val="00895578"/>
    <w:rsid w:val="008955C0"/>
    <w:rsid w:val="00895637"/>
    <w:rsid w:val="00895689"/>
    <w:rsid w:val="00895711"/>
    <w:rsid w:val="00895723"/>
    <w:rsid w:val="008957C4"/>
    <w:rsid w:val="0089584D"/>
    <w:rsid w:val="008958CA"/>
    <w:rsid w:val="00895908"/>
    <w:rsid w:val="008959F6"/>
    <w:rsid w:val="00895B92"/>
    <w:rsid w:val="00895BB6"/>
    <w:rsid w:val="00895C56"/>
    <w:rsid w:val="00895D13"/>
    <w:rsid w:val="00895E57"/>
    <w:rsid w:val="00895E67"/>
    <w:rsid w:val="00895EB9"/>
    <w:rsid w:val="00895EE6"/>
    <w:rsid w:val="00895F31"/>
    <w:rsid w:val="00895F52"/>
    <w:rsid w:val="00895FD8"/>
    <w:rsid w:val="00896050"/>
    <w:rsid w:val="008961A1"/>
    <w:rsid w:val="00896218"/>
    <w:rsid w:val="008962AE"/>
    <w:rsid w:val="008962E8"/>
    <w:rsid w:val="0089631F"/>
    <w:rsid w:val="008963CF"/>
    <w:rsid w:val="0089650A"/>
    <w:rsid w:val="008966CC"/>
    <w:rsid w:val="00896794"/>
    <w:rsid w:val="00896968"/>
    <w:rsid w:val="00896975"/>
    <w:rsid w:val="008969C4"/>
    <w:rsid w:val="00896BE6"/>
    <w:rsid w:val="00896CF0"/>
    <w:rsid w:val="00896E4A"/>
    <w:rsid w:val="00896E8C"/>
    <w:rsid w:val="00896EAC"/>
    <w:rsid w:val="00897025"/>
    <w:rsid w:val="0089702C"/>
    <w:rsid w:val="00897036"/>
    <w:rsid w:val="0089705F"/>
    <w:rsid w:val="008970B6"/>
    <w:rsid w:val="00897218"/>
    <w:rsid w:val="00897251"/>
    <w:rsid w:val="0089727D"/>
    <w:rsid w:val="008972F0"/>
    <w:rsid w:val="00897392"/>
    <w:rsid w:val="008975B0"/>
    <w:rsid w:val="008975CB"/>
    <w:rsid w:val="00897613"/>
    <w:rsid w:val="00897616"/>
    <w:rsid w:val="00897641"/>
    <w:rsid w:val="008976D6"/>
    <w:rsid w:val="00897746"/>
    <w:rsid w:val="00897822"/>
    <w:rsid w:val="008978C0"/>
    <w:rsid w:val="00897AA3"/>
    <w:rsid w:val="00897B00"/>
    <w:rsid w:val="00897B79"/>
    <w:rsid w:val="00897C17"/>
    <w:rsid w:val="00897EDC"/>
    <w:rsid w:val="00897EF4"/>
    <w:rsid w:val="00897F8C"/>
    <w:rsid w:val="00897FA1"/>
    <w:rsid w:val="008A00C7"/>
    <w:rsid w:val="008A0153"/>
    <w:rsid w:val="008A0218"/>
    <w:rsid w:val="008A024A"/>
    <w:rsid w:val="008A03A1"/>
    <w:rsid w:val="008A04CB"/>
    <w:rsid w:val="008A05B5"/>
    <w:rsid w:val="008A0673"/>
    <w:rsid w:val="008A069B"/>
    <w:rsid w:val="008A07FC"/>
    <w:rsid w:val="008A0865"/>
    <w:rsid w:val="008A0881"/>
    <w:rsid w:val="008A09ED"/>
    <w:rsid w:val="008A0B29"/>
    <w:rsid w:val="008A0D82"/>
    <w:rsid w:val="008A0DC2"/>
    <w:rsid w:val="008A0E27"/>
    <w:rsid w:val="008A0FB5"/>
    <w:rsid w:val="008A1004"/>
    <w:rsid w:val="008A105F"/>
    <w:rsid w:val="008A1065"/>
    <w:rsid w:val="008A11B0"/>
    <w:rsid w:val="008A123C"/>
    <w:rsid w:val="008A1240"/>
    <w:rsid w:val="008A12C1"/>
    <w:rsid w:val="008A12D2"/>
    <w:rsid w:val="008A12DF"/>
    <w:rsid w:val="008A12E7"/>
    <w:rsid w:val="008A1362"/>
    <w:rsid w:val="008A1403"/>
    <w:rsid w:val="008A1490"/>
    <w:rsid w:val="008A14D8"/>
    <w:rsid w:val="008A158F"/>
    <w:rsid w:val="008A1614"/>
    <w:rsid w:val="008A1634"/>
    <w:rsid w:val="008A165E"/>
    <w:rsid w:val="008A1671"/>
    <w:rsid w:val="008A1765"/>
    <w:rsid w:val="008A188B"/>
    <w:rsid w:val="008A190D"/>
    <w:rsid w:val="008A192C"/>
    <w:rsid w:val="008A198E"/>
    <w:rsid w:val="008A1A31"/>
    <w:rsid w:val="008A1A8A"/>
    <w:rsid w:val="008A1C8F"/>
    <w:rsid w:val="008A1DE2"/>
    <w:rsid w:val="008A1F29"/>
    <w:rsid w:val="008A1F96"/>
    <w:rsid w:val="008A2102"/>
    <w:rsid w:val="008A21B7"/>
    <w:rsid w:val="008A2233"/>
    <w:rsid w:val="008A2280"/>
    <w:rsid w:val="008A2341"/>
    <w:rsid w:val="008A239D"/>
    <w:rsid w:val="008A23BD"/>
    <w:rsid w:val="008A23EE"/>
    <w:rsid w:val="008A2440"/>
    <w:rsid w:val="008A2469"/>
    <w:rsid w:val="008A2587"/>
    <w:rsid w:val="008A2594"/>
    <w:rsid w:val="008A25D5"/>
    <w:rsid w:val="008A25FB"/>
    <w:rsid w:val="008A26C9"/>
    <w:rsid w:val="008A2741"/>
    <w:rsid w:val="008A279A"/>
    <w:rsid w:val="008A2842"/>
    <w:rsid w:val="008A284B"/>
    <w:rsid w:val="008A288C"/>
    <w:rsid w:val="008A2916"/>
    <w:rsid w:val="008A294A"/>
    <w:rsid w:val="008A2C52"/>
    <w:rsid w:val="008A2CA0"/>
    <w:rsid w:val="008A2D25"/>
    <w:rsid w:val="008A2D37"/>
    <w:rsid w:val="008A2D7B"/>
    <w:rsid w:val="008A2DA2"/>
    <w:rsid w:val="008A2DF0"/>
    <w:rsid w:val="008A2E22"/>
    <w:rsid w:val="008A2E46"/>
    <w:rsid w:val="008A2E85"/>
    <w:rsid w:val="008A2F08"/>
    <w:rsid w:val="008A2F6F"/>
    <w:rsid w:val="008A31A4"/>
    <w:rsid w:val="008A321B"/>
    <w:rsid w:val="008A330F"/>
    <w:rsid w:val="008A3321"/>
    <w:rsid w:val="008A3324"/>
    <w:rsid w:val="008A332C"/>
    <w:rsid w:val="008A33A5"/>
    <w:rsid w:val="008A33DA"/>
    <w:rsid w:val="008A33FD"/>
    <w:rsid w:val="008A33FE"/>
    <w:rsid w:val="008A349D"/>
    <w:rsid w:val="008A34BC"/>
    <w:rsid w:val="008A34F1"/>
    <w:rsid w:val="008A352C"/>
    <w:rsid w:val="008A3551"/>
    <w:rsid w:val="008A3636"/>
    <w:rsid w:val="008A36B7"/>
    <w:rsid w:val="008A36F7"/>
    <w:rsid w:val="008A3782"/>
    <w:rsid w:val="008A3802"/>
    <w:rsid w:val="008A3912"/>
    <w:rsid w:val="008A396E"/>
    <w:rsid w:val="008A39DD"/>
    <w:rsid w:val="008A3A14"/>
    <w:rsid w:val="008A3A5C"/>
    <w:rsid w:val="008A3C3B"/>
    <w:rsid w:val="008A3CBB"/>
    <w:rsid w:val="008A3CC4"/>
    <w:rsid w:val="008A3DD2"/>
    <w:rsid w:val="008A3F15"/>
    <w:rsid w:val="008A3F26"/>
    <w:rsid w:val="008A4010"/>
    <w:rsid w:val="008A40A1"/>
    <w:rsid w:val="008A4102"/>
    <w:rsid w:val="008A412E"/>
    <w:rsid w:val="008A4238"/>
    <w:rsid w:val="008A4296"/>
    <w:rsid w:val="008A444D"/>
    <w:rsid w:val="008A445C"/>
    <w:rsid w:val="008A4704"/>
    <w:rsid w:val="008A471D"/>
    <w:rsid w:val="008A475C"/>
    <w:rsid w:val="008A478A"/>
    <w:rsid w:val="008A4793"/>
    <w:rsid w:val="008A48A2"/>
    <w:rsid w:val="008A495E"/>
    <w:rsid w:val="008A49D3"/>
    <w:rsid w:val="008A4A26"/>
    <w:rsid w:val="008A4AAC"/>
    <w:rsid w:val="008A4AAD"/>
    <w:rsid w:val="008A4B45"/>
    <w:rsid w:val="008A4BD6"/>
    <w:rsid w:val="008A4C01"/>
    <w:rsid w:val="008A4C1C"/>
    <w:rsid w:val="008A4C76"/>
    <w:rsid w:val="008A4C80"/>
    <w:rsid w:val="008A4CC8"/>
    <w:rsid w:val="008A4D48"/>
    <w:rsid w:val="008A4D53"/>
    <w:rsid w:val="008A4E0B"/>
    <w:rsid w:val="008A4E2D"/>
    <w:rsid w:val="008A4F16"/>
    <w:rsid w:val="008A5064"/>
    <w:rsid w:val="008A514B"/>
    <w:rsid w:val="008A523D"/>
    <w:rsid w:val="008A5307"/>
    <w:rsid w:val="008A53DC"/>
    <w:rsid w:val="008A5424"/>
    <w:rsid w:val="008A546B"/>
    <w:rsid w:val="008A54FC"/>
    <w:rsid w:val="008A55C9"/>
    <w:rsid w:val="008A55FE"/>
    <w:rsid w:val="008A5609"/>
    <w:rsid w:val="008A5698"/>
    <w:rsid w:val="008A5787"/>
    <w:rsid w:val="008A589B"/>
    <w:rsid w:val="008A5920"/>
    <w:rsid w:val="008A598F"/>
    <w:rsid w:val="008A5BE6"/>
    <w:rsid w:val="008A5C20"/>
    <w:rsid w:val="008A5C65"/>
    <w:rsid w:val="008A5C6D"/>
    <w:rsid w:val="008A60C1"/>
    <w:rsid w:val="008A6171"/>
    <w:rsid w:val="008A6210"/>
    <w:rsid w:val="008A6371"/>
    <w:rsid w:val="008A63FC"/>
    <w:rsid w:val="008A640A"/>
    <w:rsid w:val="008A6440"/>
    <w:rsid w:val="008A6577"/>
    <w:rsid w:val="008A65DE"/>
    <w:rsid w:val="008A6618"/>
    <w:rsid w:val="008A66B2"/>
    <w:rsid w:val="008A67B0"/>
    <w:rsid w:val="008A67F3"/>
    <w:rsid w:val="008A684D"/>
    <w:rsid w:val="008A68CB"/>
    <w:rsid w:val="008A6B19"/>
    <w:rsid w:val="008A6D40"/>
    <w:rsid w:val="008A6D99"/>
    <w:rsid w:val="008A6E07"/>
    <w:rsid w:val="008A6E8D"/>
    <w:rsid w:val="008A6E9B"/>
    <w:rsid w:val="008A6E9D"/>
    <w:rsid w:val="008A71B2"/>
    <w:rsid w:val="008A71ED"/>
    <w:rsid w:val="008A7274"/>
    <w:rsid w:val="008A72E0"/>
    <w:rsid w:val="008A7313"/>
    <w:rsid w:val="008A739C"/>
    <w:rsid w:val="008A73D6"/>
    <w:rsid w:val="008A75EA"/>
    <w:rsid w:val="008A75ED"/>
    <w:rsid w:val="008A7635"/>
    <w:rsid w:val="008A7799"/>
    <w:rsid w:val="008A7899"/>
    <w:rsid w:val="008A78A4"/>
    <w:rsid w:val="008A78A8"/>
    <w:rsid w:val="008A794A"/>
    <w:rsid w:val="008A7978"/>
    <w:rsid w:val="008A797B"/>
    <w:rsid w:val="008A7A60"/>
    <w:rsid w:val="008A7AB4"/>
    <w:rsid w:val="008A7AD4"/>
    <w:rsid w:val="008A7BA0"/>
    <w:rsid w:val="008A7C14"/>
    <w:rsid w:val="008A7C31"/>
    <w:rsid w:val="008A7C6B"/>
    <w:rsid w:val="008A7D34"/>
    <w:rsid w:val="008A7DDA"/>
    <w:rsid w:val="008A7DF8"/>
    <w:rsid w:val="008A7E43"/>
    <w:rsid w:val="008A7F51"/>
    <w:rsid w:val="008A7F80"/>
    <w:rsid w:val="008B0042"/>
    <w:rsid w:val="008B0133"/>
    <w:rsid w:val="008B03C8"/>
    <w:rsid w:val="008B03D8"/>
    <w:rsid w:val="008B0409"/>
    <w:rsid w:val="008B048C"/>
    <w:rsid w:val="008B0663"/>
    <w:rsid w:val="008B066B"/>
    <w:rsid w:val="008B0678"/>
    <w:rsid w:val="008B0687"/>
    <w:rsid w:val="008B06E1"/>
    <w:rsid w:val="008B06ED"/>
    <w:rsid w:val="008B0752"/>
    <w:rsid w:val="008B08AB"/>
    <w:rsid w:val="008B0A4A"/>
    <w:rsid w:val="008B0AF4"/>
    <w:rsid w:val="008B0C1A"/>
    <w:rsid w:val="008B0C8C"/>
    <w:rsid w:val="008B0D86"/>
    <w:rsid w:val="008B0EB2"/>
    <w:rsid w:val="008B1132"/>
    <w:rsid w:val="008B113C"/>
    <w:rsid w:val="008B114A"/>
    <w:rsid w:val="008B11E7"/>
    <w:rsid w:val="008B127A"/>
    <w:rsid w:val="008B12CF"/>
    <w:rsid w:val="008B12D3"/>
    <w:rsid w:val="008B130F"/>
    <w:rsid w:val="008B13E7"/>
    <w:rsid w:val="008B1723"/>
    <w:rsid w:val="008B1835"/>
    <w:rsid w:val="008B18A2"/>
    <w:rsid w:val="008B1A6F"/>
    <w:rsid w:val="008B1D05"/>
    <w:rsid w:val="008B1D94"/>
    <w:rsid w:val="008B1E5E"/>
    <w:rsid w:val="008B1E61"/>
    <w:rsid w:val="008B201E"/>
    <w:rsid w:val="008B20B0"/>
    <w:rsid w:val="008B21A2"/>
    <w:rsid w:val="008B2252"/>
    <w:rsid w:val="008B22B1"/>
    <w:rsid w:val="008B233F"/>
    <w:rsid w:val="008B245C"/>
    <w:rsid w:val="008B2468"/>
    <w:rsid w:val="008B24BA"/>
    <w:rsid w:val="008B24E1"/>
    <w:rsid w:val="008B25D4"/>
    <w:rsid w:val="008B2727"/>
    <w:rsid w:val="008B2812"/>
    <w:rsid w:val="008B28D0"/>
    <w:rsid w:val="008B291B"/>
    <w:rsid w:val="008B299F"/>
    <w:rsid w:val="008B2A69"/>
    <w:rsid w:val="008B2AF5"/>
    <w:rsid w:val="008B2B05"/>
    <w:rsid w:val="008B2CEB"/>
    <w:rsid w:val="008B2F17"/>
    <w:rsid w:val="008B2F31"/>
    <w:rsid w:val="008B2F71"/>
    <w:rsid w:val="008B30B4"/>
    <w:rsid w:val="008B31D2"/>
    <w:rsid w:val="008B3338"/>
    <w:rsid w:val="008B3388"/>
    <w:rsid w:val="008B33FE"/>
    <w:rsid w:val="008B3497"/>
    <w:rsid w:val="008B35E6"/>
    <w:rsid w:val="008B366F"/>
    <w:rsid w:val="008B3895"/>
    <w:rsid w:val="008B38A5"/>
    <w:rsid w:val="008B3911"/>
    <w:rsid w:val="008B39C1"/>
    <w:rsid w:val="008B3BA1"/>
    <w:rsid w:val="008B3BFC"/>
    <w:rsid w:val="008B3D74"/>
    <w:rsid w:val="008B3E4E"/>
    <w:rsid w:val="008B3F86"/>
    <w:rsid w:val="008B3FC6"/>
    <w:rsid w:val="008B4006"/>
    <w:rsid w:val="008B4109"/>
    <w:rsid w:val="008B412F"/>
    <w:rsid w:val="008B4187"/>
    <w:rsid w:val="008B41DA"/>
    <w:rsid w:val="008B42B0"/>
    <w:rsid w:val="008B42DC"/>
    <w:rsid w:val="008B439B"/>
    <w:rsid w:val="008B43EA"/>
    <w:rsid w:val="008B448A"/>
    <w:rsid w:val="008B4594"/>
    <w:rsid w:val="008B45A9"/>
    <w:rsid w:val="008B45D3"/>
    <w:rsid w:val="008B4640"/>
    <w:rsid w:val="008B4693"/>
    <w:rsid w:val="008B477A"/>
    <w:rsid w:val="008B4799"/>
    <w:rsid w:val="008B49F9"/>
    <w:rsid w:val="008B4BB4"/>
    <w:rsid w:val="008B4BBA"/>
    <w:rsid w:val="008B4C5D"/>
    <w:rsid w:val="008B4C77"/>
    <w:rsid w:val="008B4C7E"/>
    <w:rsid w:val="008B4D23"/>
    <w:rsid w:val="008B4D45"/>
    <w:rsid w:val="008B4EB6"/>
    <w:rsid w:val="008B4EC5"/>
    <w:rsid w:val="008B50E6"/>
    <w:rsid w:val="008B50F9"/>
    <w:rsid w:val="008B5237"/>
    <w:rsid w:val="008B5245"/>
    <w:rsid w:val="008B543A"/>
    <w:rsid w:val="008B5463"/>
    <w:rsid w:val="008B5514"/>
    <w:rsid w:val="008B565E"/>
    <w:rsid w:val="008B565F"/>
    <w:rsid w:val="008B5688"/>
    <w:rsid w:val="008B58E0"/>
    <w:rsid w:val="008B59E7"/>
    <w:rsid w:val="008B5A4F"/>
    <w:rsid w:val="008B5AB5"/>
    <w:rsid w:val="008B5ACA"/>
    <w:rsid w:val="008B5ACB"/>
    <w:rsid w:val="008B5AD0"/>
    <w:rsid w:val="008B5BE3"/>
    <w:rsid w:val="008B5CC3"/>
    <w:rsid w:val="008B5CD1"/>
    <w:rsid w:val="008B5D2A"/>
    <w:rsid w:val="008B5D41"/>
    <w:rsid w:val="008B5DB2"/>
    <w:rsid w:val="008B5EA4"/>
    <w:rsid w:val="008B5F22"/>
    <w:rsid w:val="008B5F6F"/>
    <w:rsid w:val="008B5F73"/>
    <w:rsid w:val="008B5F80"/>
    <w:rsid w:val="008B6194"/>
    <w:rsid w:val="008B6273"/>
    <w:rsid w:val="008B62AB"/>
    <w:rsid w:val="008B62F9"/>
    <w:rsid w:val="008B6308"/>
    <w:rsid w:val="008B636A"/>
    <w:rsid w:val="008B63D9"/>
    <w:rsid w:val="008B653F"/>
    <w:rsid w:val="008B675B"/>
    <w:rsid w:val="008B67F3"/>
    <w:rsid w:val="008B6899"/>
    <w:rsid w:val="008B69B9"/>
    <w:rsid w:val="008B6A4C"/>
    <w:rsid w:val="008B6A62"/>
    <w:rsid w:val="008B6AAC"/>
    <w:rsid w:val="008B6B08"/>
    <w:rsid w:val="008B6B44"/>
    <w:rsid w:val="008B6B72"/>
    <w:rsid w:val="008B6C43"/>
    <w:rsid w:val="008B6D34"/>
    <w:rsid w:val="008B6E07"/>
    <w:rsid w:val="008B6E45"/>
    <w:rsid w:val="008B6E89"/>
    <w:rsid w:val="008B6EBF"/>
    <w:rsid w:val="008B6EDF"/>
    <w:rsid w:val="008B6F10"/>
    <w:rsid w:val="008B6F14"/>
    <w:rsid w:val="008B6F75"/>
    <w:rsid w:val="008B70D2"/>
    <w:rsid w:val="008B7186"/>
    <w:rsid w:val="008B728E"/>
    <w:rsid w:val="008B72B3"/>
    <w:rsid w:val="008B7375"/>
    <w:rsid w:val="008B7488"/>
    <w:rsid w:val="008B74EF"/>
    <w:rsid w:val="008B74F7"/>
    <w:rsid w:val="008B75B7"/>
    <w:rsid w:val="008B7600"/>
    <w:rsid w:val="008B7618"/>
    <w:rsid w:val="008B771D"/>
    <w:rsid w:val="008B7728"/>
    <w:rsid w:val="008B779C"/>
    <w:rsid w:val="008B7838"/>
    <w:rsid w:val="008B78A5"/>
    <w:rsid w:val="008B78AB"/>
    <w:rsid w:val="008B7908"/>
    <w:rsid w:val="008B792B"/>
    <w:rsid w:val="008B796D"/>
    <w:rsid w:val="008B7989"/>
    <w:rsid w:val="008B7E32"/>
    <w:rsid w:val="008B7E4B"/>
    <w:rsid w:val="008B7F11"/>
    <w:rsid w:val="008B7F4C"/>
    <w:rsid w:val="008B7F5D"/>
    <w:rsid w:val="008B7FD8"/>
    <w:rsid w:val="008C0016"/>
    <w:rsid w:val="008C0027"/>
    <w:rsid w:val="008C00F1"/>
    <w:rsid w:val="008C0263"/>
    <w:rsid w:val="008C027B"/>
    <w:rsid w:val="008C0288"/>
    <w:rsid w:val="008C0410"/>
    <w:rsid w:val="008C0519"/>
    <w:rsid w:val="008C05DA"/>
    <w:rsid w:val="008C063E"/>
    <w:rsid w:val="008C0641"/>
    <w:rsid w:val="008C0671"/>
    <w:rsid w:val="008C0672"/>
    <w:rsid w:val="008C068F"/>
    <w:rsid w:val="008C06B6"/>
    <w:rsid w:val="008C074D"/>
    <w:rsid w:val="008C0838"/>
    <w:rsid w:val="008C092C"/>
    <w:rsid w:val="008C0A79"/>
    <w:rsid w:val="008C0B4E"/>
    <w:rsid w:val="008C0B62"/>
    <w:rsid w:val="008C0C52"/>
    <w:rsid w:val="008C0C9B"/>
    <w:rsid w:val="008C0D18"/>
    <w:rsid w:val="008C0D7F"/>
    <w:rsid w:val="008C0E03"/>
    <w:rsid w:val="008C0F2F"/>
    <w:rsid w:val="008C0FB4"/>
    <w:rsid w:val="008C1069"/>
    <w:rsid w:val="008C1077"/>
    <w:rsid w:val="008C11C0"/>
    <w:rsid w:val="008C11DE"/>
    <w:rsid w:val="008C123F"/>
    <w:rsid w:val="008C12A3"/>
    <w:rsid w:val="008C1505"/>
    <w:rsid w:val="008C150D"/>
    <w:rsid w:val="008C1550"/>
    <w:rsid w:val="008C15E6"/>
    <w:rsid w:val="008C162A"/>
    <w:rsid w:val="008C1710"/>
    <w:rsid w:val="008C17DD"/>
    <w:rsid w:val="008C17EC"/>
    <w:rsid w:val="008C197C"/>
    <w:rsid w:val="008C19DE"/>
    <w:rsid w:val="008C1AF1"/>
    <w:rsid w:val="008C1C4C"/>
    <w:rsid w:val="008C1C6B"/>
    <w:rsid w:val="008C1C97"/>
    <w:rsid w:val="008C1D2A"/>
    <w:rsid w:val="008C1FB6"/>
    <w:rsid w:val="008C2018"/>
    <w:rsid w:val="008C213F"/>
    <w:rsid w:val="008C2202"/>
    <w:rsid w:val="008C221A"/>
    <w:rsid w:val="008C231A"/>
    <w:rsid w:val="008C240F"/>
    <w:rsid w:val="008C242A"/>
    <w:rsid w:val="008C242C"/>
    <w:rsid w:val="008C245B"/>
    <w:rsid w:val="008C2463"/>
    <w:rsid w:val="008C24CD"/>
    <w:rsid w:val="008C2617"/>
    <w:rsid w:val="008C2621"/>
    <w:rsid w:val="008C2655"/>
    <w:rsid w:val="008C26C1"/>
    <w:rsid w:val="008C26D3"/>
    <w:rsid w:val="008C26FD"/>
    <w:rsid w:val="008C27AB"/>
    <w:rsid w:val="008C27E7"/>
    <w:rsid w:val="008C28AE"/>
    <w:rsid w:val="008C2A4A"/>
    <w:rsid w:val="008C2AB3"/>
    <w:rsid w:val="008C2B48"/>
    <w:rsid w:val="008C2B59"/>
    <w:rsid w:val="008C2B87"/>
    <w:rsid w:val="008C2BAC"/>
    <w:rsid w:val="008C2BD2"/>
    <w:rsid w:val="008C2F8B"/>
    <w:rsid w:val="008C316F"/>
    <w:rsid w:val="008C31C4"/>
    <w:rsid w:val="008C31D4"/>
    <w:rsid w:val="008C321D"/>
    <w:rsid w:val="008C3224"/>
    <w:rsid w:val="008C3227"/>
    <w:rsid w:val="008C3327"/>
    <w:rsid w:val="008C33A3"/>
    <w:rsid w:val="008C33C9"/>
    <w:rsid w:val="008C33EA"/>
    <w:rsid w:val="008C343B"/>
    <w:rsid w:val="008C3472"/>
    <w:rsid w:val="008C34CC"/>
    <w:rsid w:val="008C34F0"/>
    <w:rsid w:val="008C3639"/>
    <w:rsid w:val="008C368E"/>
    <w:rsid w:val="008C379F"/>
    <w:rsid w:val="008C37CD"/>
    <w:rsid w:val="008C37EE"/>
    <w:rsid w:val="008C3821"/>
    <w:rsid w:val="008C3870"/>
    <w:rsid w:val="008C3879"/>
    <w:rsid w:val="008C3DB3"/>
    <w:rsid w:val="008C3E43"/>
    <w:rsid w:val="008C3E73"/>
    <w:rsid w:val="008C3F03"/>
    <w:rsid w:val="008C3FD2"/>
    <w:rsid w:val="008C406B"/>
    <w:rsid w:val="008C411E"/>
    <w:rsid w:val="008C41A3"/>
    <w:rsid w:val="008C4208"/>
    <w:rsid w:val="008C42E1"/>
    <w:rsid w:val="008C4409"/>
    <w:rsid w:val="008C4417"/>
    <w:rsid w:val="008C4548"/>
    <w:rsid w:val="008C45C8"/>
    <w:rsid w:val="008C45F8"/>
    <w:rsid w:val="008C4636"/>
    <w:rsid w:val="008C46D8"/>
    <w:rsid w:val="008C4750"/>
    <w:rsid w:val="008C47B3"/>
    <w:rsid w:val="008C482D"/>
    <w:rsid w:val="008C4895"/>
    <w:rsid w:val="008C4957"/>
    <w:rsid w:val="008C497C"/>
    <w:rsid w:val="008C49C6"/>
    <w:rsid w:val="008C4A2B"/>
    <w:rsid w:val="008C4AFF"/>
    <w:rsid w:val="008C4CC9"/>
    <w:rsid w:val="008C4D2B"/>
    <w:rsid w:val="008C4D4E"/>
    <w:rsid w:val="008C4E4D"/>
    <w:rsid w:val="008C4E7C"/>
    <w:rsid w:val="008C4EE5"/>
    <w:rsid w:val="008C4F22"/>
    <w:rsid w:val="008C4F45"/>
    <w:rsid w:val="008C5025"/>
    <w:rsid w:val="008C5028"/>
    <w:rsid w:val="008C502C"/>
    <w:rsid w:val="008C5180"/>
    <w:rsid w:val="008C51B2"/>
    <w:rsid w:val="008C53D2"/>
    <w:rsid w:val="008C53EA"/>
    <w:rsid w:val="008C548E"/>
    <w:rsid w:val="008C5496"/>
    <w:rsid w:val="008C54CD"/>
    <w:rsid w:val="008C553A"/>
    <w:rsid w:val="008C5552"/>
    <w:rsid w:val="008C5628"/>
    <w:rsid w:val="008C56B9"/>
    <w:rsid w:val="008C56FB"/>
    <w:rsid w:val="008C57B6"/>
    <w:rsid w:val="008C5833"/>
    <w:rsid w:val="008C594E"/>
    <w:rsid w:val="008C59E0"/>
    <w:rsid w:val="008C5AC4"/>
    <w:rsid w:val="008C5BBD"/>
    <w:rsid w:val="008C5CF2"/>
    <w:rsid w:val="008C5D1F"/>
    <w:rsid w:val="008C5D22"/>
    <w:rsid w:val="008C5D36"/>
    <w:rsid w:val="008C5DA9"/>
    <w:rsid w:val="008C5E86"/>
    <w:rsid w:val="008C5ECB"/>
    <w:rsid w:val="008C5F77"/>
    <w:rsid w:val="008C5FD6"/>
    <w:rsid w:val="008C5FD9"/>
    <w:rsid w:val="008C5FE5"/>
    <w:rsid w:val="008C604D"/>
    <w:rsid w:val="008C605D"/>
    <w:rsid w:val="008C6075"/>
    <w:rsid w:val="008C6160"/>
    <w:rsid w:val="008C61C9"/>
    <w:rsid w:val="008C6227"/>
    <w:rsid w:val="008C62B3"/>
    <w:rsid w:val="008C6325"/>
    <w:rsid w:val="008C642A"/>
    <w:rsid w:val="008C642F"/>
    <w:rsid w:val="008C649A"/>
    <w:rsid w:val="008C649B"/>
    <w:rsid w:val="008C649E"/>
    <w:rsid w:val="008C6521"/>
    <w:rsid w:val="008C65C8"/>
    <w:rsid w:val="008C65D9"/>
    <w:rsid w:val="008C667F"/>
    <w:rsid w:val="008C66E1"/>
    <w:rsid w:val="008C6778"/>
    <w:rsid w:val="008C6791"/>
    <w:rsid w:val="008C68B6"/>
    <w:rsid w:val="008C68FA"/>
    <w:rsid w:val="008C694A"/>
    <w:rsid w:val="008C69B2"/>
    <w:rsid w:val="008C6B42"/>
    <w:rsid w:val="008C6B9A"/>
    <w:rsid w:val="008C6BE2"/>
    <w:rsid w:val="008C6BE8"/>
    <w:rsid w:val="008C6C30"/>
    <w:rsid w:val="008C6C43"/>
    <w:rsid w:val="008C6D52"/>
    <w:rsid w:val="008C6DB4"/>
    <w:rsid w:val="008C6DB7"/>
    <w:rsid w:val="008C6FE8"/>
    <w:rsid w:val="008C7044"/>
    <w:rsid w:val="008C7085"/>
    <w:rsid w:val="008C7119"/>
    <w:rsid w:val="008C7311"/>
    <w:rsid w:val="008C7327"/>
    <w:rsid w:val="008C7369"/>
    <w:rsid w:val="008C73AA"/>
    <w:rsid w:val="008C73B4"/>
    <w:rsid w:val="008C73E9"/>
    <w:rsid w:val="008C73EF"/>
    <w:rsid w:val="008C73F4"/>
    <w:rsid w:val="008C7443"/>
    <w:rsid w:val="008C748A"/>
    <w:rsid w:val="008C7561"/>
    <w:rsid w:val="008C75C4"/>
    <w:rsid w:val="008C75D1"/>
    <w:rsid w:val="008C7636"/>
    <w:rsid w:val="008C7671"/>
    <w:rsid w:val="008C76E4"/>
    <w:rsid w:val="008C78EC"/>
    <w:rsid w:val="008C7943"/>
    <w:rsid w:val="008C7980"/>
    <w:rsid w:val="008C7AF7"/>
    <w:rsid w:val="008C7BEB"/>
    <w:rsid w:val="008C7C60"/>
    <w:rsid w:val="008C7C86"/>
    <w:rsid w:val="008C7D56"/>
    <w:rsid w:val="008C7D6D"/>
    <w:rsid w:val="008C7E62"/>
    <w:rsid w:val="008C7EED"/>
    <w:rsid w:val="008C7FDA"/>
    <w:rsid w:val="008C7FEC"/>
    <w:rsid w:val="008D00DC"/>
    <w:rsid w:val="008D01EF"/>
    <w:rsid w:val="008D0313"/>
    <w:rsid w:val="008D0852"/>
    <w:rsid w:val="008D0864"/>
    <w:rsid w:val="008D08AF"/>
    <w:rsid w:val="008D08EA"/>
    <w:rsid w:val="008D08F4"/>
    <w:rsid w:val="008D09AF"/>
    <w:rsid w:val="008D0A78"/>
    <w:rsid w:val="008D0AAA"/>
    <w:rsid w:val="008D0B14"/>
    <w:rsid w:val="008D0C04"/>
    <w:rsid w:val="008D0CA0"/>
    <w:rsid w:val="008D0D43"/>
    <w:rsid w:val="008D0D5F"/>
    <w:rsid w:val="008D0D8E"/>
    <w:rsid w:val="008D0E0B"/>
    <w:rsid w:val="008D0F09"/>
    <w:rsid w:val="008D1084"/>
    <w:rsid w:val="008D122F"/>
    <w:rsid w:val="008D1264"/>
    <w:rsid w:val="008D13D7"/>
    <w:rsid w:val="008D1419"/>
    <w:rsid w:val="008D14C6"/>
    <w:rsid w:val="008D14C8"/>
    <w:rsid w:val="008D15C8"/>
    <w:rsid w:val="008D15C9"/>
    <w:rsid w:val="008D15D2"/>
    <w:rsid w:val="008D15D6"/>
    <w:rsid w:val="008D167C"/>
    <w:rsid w:val="008D16A5"/>
    <w:rsid w:val="008D1830"/>
    <w:rsid w:val="008D18BA"/>
    <w:rsid w:val="008D191C"/>
    <w:rsid w:val="008D1A82"/>
    <w:rsid w:val="008D1B1A"/>
    <w:rsid w:val="008D1B44"/>
    <w:rsid w:val="008D1BB0"/>
    <w:rsid w:val="008D1C0A"/>
    <w:rsid w:val="008D1CF0"/>
    <w:rsid w:val="008D1D2E"/>
    <w:rsid w:val="008D1EB9"/>
    <w:rsid w:val="008D1F16"/>
    <w:rsid w:val="008D1FBB"/>
    <w:rsid w:val="008D1FFE"/>
    <w:rsid w:val="008D2144"/>
    <w:rsid w:val="008D2186"/>
    <w:rsid w:val="008D2199"/>
    <w:rsid w:val="008D21CC"/>
    <w:rsid w:val="008D2244"/>
    <w:rsid w:val="008D225C"/>
    <w:rsid w:val="008D2368"/>
    <w:rsid w:val="008D23C7"/>
    <w:rsid w:val="008D24A0"/>
    <w:rsid w:val="008D24B0"/>
    <w:rsid w:val="008D25D2"/>
    <w:rsid w:val="008D264C"/>
    <w:rsid w:val="008D267A"/>
    <w:rsid w:val="008D2683"/>
    <w:rsid w:val="008D2698"/>
    <w:rsid w:val="008D26AB"/>
    <w:rsid w:val="008D2745"/>
    <w:rsid w:val="008D27C8"/>
    <w:rsid w:val="008D2840"/>
    <w:rsid w:val="008D296F"/>
    <w:rsid w:val="008D29C2"/>
    <w:rsid w:val="008D29E2"/>
    <w:rsid w:val="008D2A90"/>
    <w:rsid w:val="008D2AC0"/>
    <w:rsid w:val="008D2DBE"/>
    <w:rsid w:val="008D2DD2"/>
    <w:rsid w:val="008D2E2A"/>
    <w:rsid w:val="008D2EAA"/>
    <w:rsid w:val="008D2F0F"/>
    <w:rsid w:val="008D2FAC"/>
    <w:rsid w:val="008D2FDB"/>
    <w:rsid w:val="008D3001"/>
    <w:rsid w:val="008D300A"/>
    <w:rsid w:val="008D32DB"/>
    <w:rsid w:val="008D32FB"/>
    <w:rsid w:val="008D3369"/>
    <w:rsid w:val="008D33D2"/>
    <w:rsid w:val="008D340D"/>
    <w:rsid w:val="008D3483"/>
    <w:rsid w:val="008D34FD"/>
    <w:rsid w:val="008D350C"/>
    <w:rsid w:val="008D3514"/>
    <w:rsid w:val="008D3591"/>
    <w:rsid w:val="008D35DC"/>
    <w:rsid w:val="008D3628"/>
    <w:rsid w:val="008D3649"/>
    <w:rsid w:val="008D3748"/>
    <w:rsid w:val="008D381B"/>
    <w:rsid w:val="008D3866"/>
    <w:rsid w:val="008D3AB6"/>
    <w:rsid w:val="008D3AC3"/>
    <w:rsid w:val="008D3AFB"/>
    <w:rsid w:val="008D3B09"/>
    <w:rsid w:val="008D3B56"/>
    <w:rsid w:val="008D3C83"/>
    <w:rsid w:val="008D3C8F"/>
    <w:rsid w:val="008D3E0D"/>
    <w:rsid w:val="008D3E38"/>
    <w:rsid w:val="008D3E6D"/>
    <w:rsid w:val="008D3E99"/>
    <w:rsid w:val="008D3EF5"/>
    <w:rsid w:val="008D3EF7"/>
    <w:rsid w:val="008D3F44"/>
    <w:rsid w:val="008D3FA5"/>
    <w:rsid w:val="008D3FBC"/>
    <w:rsid w:val="008D3FCC"/>
    <w:rsid w:val="008D41F5"/>
    <w:rsid w:val="008D4227"/>
    <w:rsid w:val="008D4228"/>
    <w:rsid w:val="008D42BD"/>
    <w:rsid w:val="008D42C6"/>
    <w:rsid w:val="008D4324"/>
    <w:rsid w:val="008D433E"/>
    <w:rsid w:val="008D4340"/>
    <w:rsid w:val="008D44BD"/>
    <w:rsid w:val="008D460E"/>
    <w:rsid w:val="008D46C0"/>
    <w:rsid w:val="008D471D"/>
    <w:rsid w:val="008D473A"/>
    <w:rsid w:val="008D478B"/>
    <w:rsid w:val="008D4799"/>
    <w:rsid w:val="008D4811"/>
    <w:rsid w:val="008D4889"/>
    <w:rsid w:val="008D4964"/>
    <w:rsid w:val="008D4974"/>
    <w:rsid w:val="008D4996"/>
    <w:rsid w:val="008D49CA"/>
    <w:rsid w:val="008D4B36"/>
    <w:rsid w:val="008D4FAF"/>
    <w:rsid w:val="008D4FBB"/>
    <w:rsid w:val="008D5053"/>
    <w:rsid w:val="008D50A9"/>
    <w:rsid w:val="008D50F9"/>
    <w:rsid w:val="008D512D"/>
    <w:rsid w:val="008D517D"/>
    <w:rsid w:val="008D5211"/>
    <w:rsid w:val="008D53C9"/>
    <w:rsid w:val="008D53F0"/>
    <w:rsid w:val="008D53FD"/>
    <w:rsid w:val="008D545A"/>
    <w:rsid w:val="008D56AA"/>
    <w:rsid w:val="008D56D2"/>
    <w:rsid w:val="008D56F0"/>
    <w:rsid w:val="008D571D"/>
    <w:rsid w:val="008D57F8"/>
    <w:rsid w:val="008D5936"/>
    <w:rsid w:val="008D5A12"/>
    <w:rsid w:val="008D5A74"/>
    <w:rsid w:val="008D5A87"/>
    <w:rsid w:val="008D5A9F"/>
    <w:rsid w:val="008D5AC3"/>
    <w:rsid w:val="008D5AD6"/>
    <w:rsid w:val="008D5DF3"/>
    <w:rsid w:val="008D5EB1"/>
    <w:rsid w:val="008D5F9C"/>
    <w:rsid w:val="008D60E1"/>
    <w:rsid w:val="008D6187"/>
    <w:rsid w:val="008D61BF"/>
    <w:rsid w:val="008D636E"/>
    <w:rsid w:val="008D63EC"/>
    <w:rsid w:val="008D641C"/>
    <w:rsid w:val="008D6488"/>
    <w:rsid w:val="008D6572"/>
    <w:rsid w:val="008D658C"/>
    <w:rsid w:val="008D6660"/>
    <w:rsid w:val="008D66F7"/>
    <w:rsid w:val="008D674B"/>
    <w:rsid w:val="008D67DE"/>
    <w:rsid w:val="008D68AE"/>
    <w:rsid w:val="008D6905"/>
    <w:rsid w:val="008D6917"/>
    <w:rsid w:val="008D699C"/>
    <w:rsid w:val="008D69F4"/>
    <w:rsid w:val="008D6A0A"/>
    <w:rsid w:val="008D6A51"/>
    <w:rsid w:val="008D6B03"/>
    <w:rsid w:val="008D6BF6"/>
    <w:rsid w:val="008D6C16"/>
    <w:rsid w:val="008D6C1D"/>
    <w:rsid w:val="008D6DD4"/>
    <w:rsid w:val="008D6E45"/>
    <w:rsid w:val="008D6EA2"/>
    <w:rsid w:val="008D6F6E"/>
    <w:rsid w:val="008D6FE9"/>
    <w:rsid w:val="008D707C"/>
    <w:rsid w:val="008D70B3"/>
    <w:rsid w:val="008D71D9"/>
    <w:rsid w:val="008D71F9"/>
    <w:rsid w:val="008D7370"/>
    <w:rsid w:val="008D74E8"/>
    <w:rsid w:val="008D7503"/>
    <w:rsid w:val="008D7553"/>
    <w:rsid w:val="008D757F"/>
    <w:rsid w:val="008D75A5"/>
    <w:rsid w:val="008D763F"/>
    <w:rsid w:val="008D78E3"/>
    <w:rsid w:val="008D7A71"/>
    <w:rsid w:val="008D7A77"/>
    <w:rsid w:val="008D7ABB"/>
    <w:rsid w:val="008D7B10"/>
    <w:rsid w:val="008D7BFB"/>
    <w:rsid w:val="008D7BFC"/>
    <w:rsid w:val="008D7C1D"/>
    <w:rsid w:val="008D7F3F"/>
    <w:rsid w:val="008D7F84"/>
    <w:rsid w:val="008D7F8D"/>
    <w:rsid w:val="008D7FF3"/>
    <w:rsid w:val="008E0000"/>
    <w:rsid w:val="008E0027"/>
    <w:rsid w:val="008E0042"/>
    <w:rsid w:val="008E01C3"/>
    <w:rsid w:val="008E01E0"/>
    <w:rsid w:val="008E04D2"/>
    <w:rsid w:val="008E0623"/>
    <w:rsid w:val="008E0686"/>
    <w:rsid w:val="008E082B"/>
    <w:rsid w:val="008E0934"/>
    <w:rsid w:val="008E09A2"/>
    <w:rsid w:val="008E09F9"/>
    <w:rsid w:val="008E0A3F"/>
    <w:rsid w:val="008E0A6F"/>
    <w:rsid w:val="008E0AE0"/>
    <w:rsid w:val="008E0B05"/>
    <w:rsid w:val="008E0B1A"/>
    <w:rsid w:val="008E0B90"/>
    <w:rsid w:val="008E0BBD"/>
    <w:rsid w:val="008E0BF7"/>
    <w:rsid w:val="008E0C19"/>
    <w:rsid w:val="008E0C44"/>
    <w:rsid w:val="008E0CFE"/>
    <w:rsid w:val="008E0D49"/>
    <w:rsid w:val="008E0D4A"/>
    <w:rsid w:val="008E0EDC"/>
    <w:rsid w:val="008E10EF"/>
    <w:rsid w:val="008E110B"/>
    <w:rsid w:val="008E118E"/>
    <w:rsid w:val="008E11BB"/>
    <w:rsid w:val="008E127E"/>
    <w:rsid w:val="008E1371"/>
    <w:rsid w:val="008E13C9"/>
    <w:rsid w:val="008E13DD"/>
    <w:rsid w:val="008E1487"/>
    <w:rsid w:val="008E155A"/>
    <w:rsid w:val="008E1591"/>
    <w:rsid w:val="008E16AA"/>
    <w:rsid w:val="008E16FF"/>
    <w:rsid w:val="008E17C9"/>
    <w:rsid w:val="008E18DC"/>
    <w:rsid w:val="008E19BD"/>
    <w:rsid w:val="008E1A02"/>
    <w:rsid w:val="008E1C0A"/>
    <w:rsid w:val="008E1E26"/>
    <w:rsid w:val="008E200E"/>
    <w:rsid w:val="008E2016"/>
    <w:rsid w:val="008E2031"/>
    <w:rsid w:val="008E20B2"/>
    <w:rsid w:val="008E214C"/>
    <w:rsid w:val="008E218D"/>
    <w:rsid w:val="008E221E"/>
    <w:rsid w:val="008E2244"/>
    <w:rsid w:val="008E2288"/>
    <w:rsid w:val="008E2290"/>
    <w:rsid w:val="008E22D2"/>
    <w:rsid w:val="008E2318"/>
    <w:rsid w:val="008E23C9"/>
    <w:rsid w:val="008E241B"/>
    <w:rsid w:val="008E24DB"/>
    <w:rsid w:val="008E25AA"/>
    <w:rsid w:val="008E2675"/>
    <w:rsid w:val="008E26E1"/>
    <w:rsid w:val="008E293F"/>
    <w:rsid w:val="008E2A04"/>
    <w:rsid w:val="008E2A18"/>
    <w:rsid w:val="008E2ABC"/>
    <w:rsid w:val="008E2B40"/>
    <w:rsid w:val="008E2C1C"/>
    <w:rsid w:val="008E2C47"/>
    <w:rsid w:val="008E2C95"/>
    <w:rsid w:val="008E2D25"/>
    <w:rsid w:val="008E2D5E"/>
    <w:rsid w:val="008E2DDB"/>
    <w:rsid w:val="008E2E51"/>
    <w:rsid w:val="008E2F06"/>
    <w:rsid w:val="008E2F13"/>
    <w:rsid w:val="008E3061"/>
    <w:rsid w:val="008E3062"/>
    <w:rsid w:val="008E3081"/>
    <w:rsid w:val="008E30E1"/>
    <w:rsid w:val="008E31A4"/>
    <w:rsid w:val="008E31DA"/>
    <w:rsid w:val="008E3240"/>
    <w:rsid w:val="008E3257"/>
    <w:rsid w:val="008E3339"/>
    <w:rsid w:val="008E34D9"/>
    <w:rsid w:val="008E356C"/>
    <w:rsid w:val="008E356F"/>
    <w:rsid w:val="008E35B5"/>
    <w:rsid w:val="008E36D0"/>
    <w:rsid w:val="008E36E0"/>
    <w:rsid w:val="008E3890"/>
    <w:rsid w:val="008E3B20"/>
    <w:rsid w:val="008E3CB7"/>
    <w:rsid w:val="008E3CFE"/>
    <w:rsid w:val="008E3DDD"/>
    <w:rsid w:val="008E3E64"/>
    <w:rsid w:val="008E3EB1"/>
    <w:rsid w:val="008E3F25"/>
    <w:rsid w:val="008E3FC3"/>
    <w:rsid w:val="008E413F"/>
    <w:rsid w:val="008E4202"/>
    <w:rsid w:val="008E42AD"/>
    <w:rsid w:val="008E430A"/>
    <w:rsid w:val="008E433F"/>
    <w:rsid w:val="008E444A"/>
    <w:rsid w:val="008E44FA"/>
    <w:rsid w:val="008E451F"/>
    <w:rsid w:val="008E453E"/>
    <w:rsid w:val="008E4592"/>
    <w:rsid w:val="008E45A1"/>
    <w:rsid w:val="008E461E"/>
    <w:rsid w:val="008E4630"/>
    <w:rsid w:val="008E4645"/>
    <w:rsid w:val="008E4675"/>
    <w:rsid w:val="008E467E"/>
    <w:rsid w:val="008E471F"/>
    <w:rsid w:val="008E4745"/>
    <w:rsid w:val="008E47D3"/>
    <w:rsid w:val="008E48B2"/>
    <w:rsid w:val="008E4AB9"/>
    <w:rsid w:val="008E4B08"/>
    <w:rsid w:val="008E4B33"/>
    <w:rsid w:val="008E4C3F"/>
    <w:rsid w:val="008E4CDE"/>
    <w:rsid w:val="008E4D23"/>
    <w:rsid w:val="008E4D34"/>
    <w:rsid w:val="008E4D86"/>
    <w:rsid w:val="008E4E8F"/>
    <w:rsid w:val="008E4EEB"/>
    <w:rsid w:val="008E50A1"/>
    <w:rsid w:val="008E5189"/>
    <w:rsid w:val="008E5196"/>
    <w:rsid w:val="008E5356"/>
    <w:rsid w:val="008E5360"/>
    <w:rsid w:val="008E539C"/>
    <w:rsid w:val="008E5431"/>
    <w:rsid w:val="008E5468"/>
    <w:rsid w:val="008E5474"/>
    <w:rsid w:val="008E55AF"/>
    <w:rsid w:val="008E5649"/>
    <w:rsid w:val="008E56AD"/>
    <w:rsid w:val="008E56E7"/>
    <w:rsid w:val="008E5731"/>
    <w:rsid w:val="008E578C"/>
    <w:rsid w:val="008E57D7"/>
    <w:rsid w:val="008E57EC"/>
    <w:rsid w:val="008E5844"/>
    <w:rsid w:val="008E586A"/>
    <w:rsid w:val="008E58E1"/>
    <w:rsid w:val="008E58EA"/>
    <w:rsid w:val="008E59CF"/>
    <w:rsid w:val="008E5A43"/>
    <w:rsid w:val="008E5A55"/>
    <w:rsid w:val="008E5AA2"/>
    <w:rsid w:val="008E5BC1"/>
    <w:rsid w:val="008E5BE7"/>
    <w:rsid w:val="008E5D17"/>
    <w:rsid w:val="008E5E42"/>
    <w:rsid w:val="008E5E4A"/>
    <w:rsid w:val="008E5E99"/>
    <w:rsid w:val="008E601B"/>
    <w:rsid w:val="008E61E9"/>
    <w:rsid w:val="008E61F9"/>
    <w:rsid w:val="008E651E"/>
    <w:rsid w:val="008E6582"/>
    <w:rsid w:val="008E65F3"/>
    <w:rsid w:val="008E660D"/>
    <w:rsid w:val="008E6613"/>
    <w:rsid w:val="008E668E"/>
    <w:rsid w:val="008E67A2"/>
    <w:rsid w:val="008E67DB"/>
    <w:rsid w:val="008E6845"/>
    <w:rsid w:val="008E68C0"/>
    <w:rsid w:val="008E68D1"/>
    <w:rsid w:val="008E6A25"/>
    <w:rsid w:val="008E6ABD"/>
    <w:rsid w:val="008E6B95"/>
    <w:rsid w:val="008E6C08"/>
    <w:rsid w:val="008E6C0F"/>
    <w:rsid w:val="008E6C8A"/>
    <w:rsid w:val="008E6E53"/>
    <w:rsid w:val="008E6ED9"/>
    <w:rsid w:val="008E6F08"/>
    <w:rsid w:val="008E7130"/>
    <w:rsid w:val="008E71C4"/>
    <w:rsid w:val="008E7283"/>
    <w:rsid w:val="008E7290"/>
    <w:rsid w:val="008E72D8"/>
    <w:rsid w:val="008E734D"/>
    <w:rsid w:val="008E73C5"/>
    <w:rsid w:val="008E73E0"/>
    <w:rsid w:val="008E7403"/>
    <w:rsid w:val="008E748E"/>
    <w:rsid w:val="008E74BB"/>
    <w:rsid w:val="008E7538"/>
    <w:rsid w:val="008E75B9"/>
    <w:rsid w:val="008E7649"/>
    <w:rsid w:val="008E77F3"/>
    <w:rsid w:val="008E7960"/>
    <w:rsid w:val="008E7A28"/>
    <w:rsid w:val="008E7A6B"/>
    <w:rsid w:val="008E7AAA"/>
    <w:rsid w:val="008E7AFC"/>
    <w:rsid w:val="008E7BB7"/>
    <w:rsid w:val="008E7BCF"/>
    <w:rsid w:val="008E7C1A"/>
    <w:rsid w:val="008E7C4E"/>
    <w:rsid w:val="008E7CA8"/>
    <w:rsid w:val="008E7D2A"/>
    <w:rsid w:val="008E7D2F"/>
    <w:rsid w:val="008E7DB6"/>
    <w:rsid w:val="008E7DD5"/>
    <w:rsid w:val="008E7E3E"/>
    <w:rsid w:val="008E7EF5"/>
    <w:rsid w:val="008E7F3A"/>
    <w:rsid w:val="008E7FFE"/>
    <w:rsid w:val="008F0015"/>
    <w:rsid w:val="008F00FF"/>
    <w:rsid w:val="008F0210"/>
    <w:rsid w:val="008F023E"/>
    <w:rsid w:val="008F029A"/>
    <w:rsid w:val="008F0479"/>
    <w:rsid w:val="008F05C6"/>
    <w:rsid w:val="008F06BE"/>
    <w:rsid w:val="008F06ED"/>
    <w:rsid w:val="008F0728"/>
    <w:rsid w:val="008F077A"/>
    <w:rsid w:val="008F07FD"/>
    <w:rsid w:val="008F082B"/>
    <w:rsid w:val="008F0A60"/>
    <w:rsid w:val="008F0B08"/>
    <w:rsid w:val="008F0B42"/>
    <w:rsid w:val="008F0C20"/>
    <w:rsid w:val="008F0C4C"/>
    <w:rsid w:val="008F0C8E"/>
    <w:rsid w:val="008F0CFE"/>
    <w:rsid w:val="008F0E76"/>
    <w:rsid w:val="008F0E85"/>
    <w:rsid w:val="008F0E9D"/>
    <w:rsid w:val="008F0EBB"/>
    <w:rsid w:val="008F0EC6"/>
    <w:rsid w:val="008F106A"/>
    <w:rsid w:val="008F110C"/>
    <w:rsid w:val="008F11DD"/>
    <w:rsid w:val="008F1259"/>
    <w:rsid w:val="008F13C7"/>
    <w:rsid w:val="008F1526"/>
    <w:rsid w:val="008F152D"/>
    <w:rsid w:val="008F159A"/>
    <w:rsid w:val="008F159B"/>
    <w:rsid w:val="008F15EB"/>
    <w:rsid w:val="008F1873"/>
    <w:rsid w:val="008F1908"/>
    <w:rsid w:val="008F190B"/>
    <w:rsid w:val="008F193C"/>
    <w:rsid w:val="008F19F3"/>
    <w:rsid w:val="008F19FB"/>
    <w:rsid w:val="008F1A0A"/>
    <w:rsid w:val="008F1AC5"/>
    <w:rsid w:val="008F1AFB"/>
    <w:rsid w:val="008F1AFF"/>
    <w:rsid w:val="008F1B3F"/>
    <w:rsid w:val="008F1C1D"/>
    <w:rsid w:val="008F1C70"/>
    <w:rsid w:val="008F1CE4"/>
    <w:rsid w:val="008F1D07"/>
    <w:rsid w:val="008F1D39"/>
    <w:rsid w:val="008F1E49"/>
    <w:rsid w:val="008F1E84"/>
    <w:rsid w:val="008F1EB5"/>
    <w:rsid w:val="008F1ECF"/>
    <w:rsid w:val="008F1EDC"/>
    <w:rsid w:val="008F1F3A"/>
    <w:rsid w:val="008F1F3B"/>
    <w:rsid w:val="008F1FD5"/>
    <w:rsid w:val="008F2377"/>
    <w:rsid w:val="008F23BD"/>
    <w:rsid w:val="008F2686"/>
    <w:rsid w:val="008F26A9"/>
    <w:rsid w:val="008F26CD"/>
    <w:rsid w:val="008F2797"/>
    <w:rsid w:val="008F288A"/>
    <w:rsid w:val="008F2935"/>
    <w:rsid w:val="008F2A71"/>
    <w:rsid w:val="008F2AD8"/>
    <w:rsid w:val="008F2B0F"/>
    <w:rsid w:val="008F2B63"/>
    <w:rsid w:val="008F2C49"/>
    <w:rsid w:val="008F2D2C"/>
    <w:rsid w:val="008F2D69"/>
    <w:rsid w:val="008F2DCE"/>
    <w:rsid w:val="008F2E2B"/>
    <w:rsid w:val="008F3103"/>
    <w:rsid w:val="008F33A7"/>
    <w:rsid w:val="008F35C9"/>
    <w:rsid w:val="008F3633"/>
    <w:rsid w:val="008F3641"/>
    <w:rsid w:val="008F3647"/>
    <w:rsid w:val="008F3682"/>
    <w:rsid w:val="008F36A7"/>
    <w:rsid w:val="008F3848"/>
    <w:rsid w:val="008F385F"/>
    <w:rsid w:val="008F3A77"/>
    <w:rsid w:val="008F3C67"/>
    <w:rsid w:val="008F3CB7"/>
    <w:rsid w:val="008F3D0D"/>
    <w:rsid w:val="008F3E35"/>
    <w:rsid w:val="008F3EDC"/>
    <w:rsid w:val="008F408D"/>
    <w:rsid w:val="008F411C"/>
    <w:rsid w:val="008F415D"/>
    <w:rsid w:val="008F41AF"/>
    <w:rsid w:val="008F4242"/>
    <w:rsid w:val="008F428D"/>
    <w:rsid w:val="008F42A2"/>
    <w:rsid w:val="008F4362"/>
    <w:rsid w:val="008F444E"/>
    <w:rsid w:val="008F445D"/>
    <w:rsid w:val="008F4590"/>
    <w:rsid w:val="008F45C2"/>
    <w:rsid w:val="008F45EF"/>
    <w:rsid w:val="008F468B"/>
    <w:rsid w:val="008F473C"/>
    <w:rsid w:val="008F4792"/>
    <w:rsid w:val="008F479E"/>
    <w:rsid w:val="008F48C3"/>
    <w:rsid w:val="008F499D"/>
    <w:rsid w:val="008F4D54"/>
    <w:rsid w:val="008F4DB3"/>
    <w:rsid w:val="008F4DE5"/>
    <w:rsid w:val="008F4E42"/>
    <w:rsid w:val="008F4EB0"/>
    <w:rsid w:val="008F4F3E"/>
    <w:rsid w:val="008F5021"/>
    <w:rsid w:val="008F50B0"/>
    <w:rsid w:val="008F518A"/>
    <w:rsid w:val="008F521B"/>
    <w:rsid w:val="008F52D3"/>
    <w:rsid w:val="008F543E"/>
    <w:rsid w:val="008F5484"/>
    <w:rsid w:val="008F54CB"/>
    <w:rsid w:val="008F5549"/>
    <w:rsid w:val="008F55A5"/>
    <w:rsid w:val="008F5614"/>
    <w:rsid w:val="008F5678"/>
    <w:rsid w:val="008F5837"/>
    <w:rsid w:val="008F586C"/>
    <w:rsid w:val="008F597C"/>
    <w:rsid w:val="008F59A7"/>
    <w:rsid w:val="008F5A8C"/>
    <w:rsid w:val="008F5A9B"/>
    <w:rsid w:val="008F5ABB"/>
    <w:rsid w:val="008F5BDF"/>
    <w:rsid w:val="008F5CAA"/>
    <w:rsid w:val="008F5CD8"/>
    <w:rsid w:val="008F5D75"/>
    <w:rsid w:val="008F5E60"/>
    <w:rsid w:val="008F5E99"/>
    <w:rsid w:val="008F5EA4"/>
    <w:rsid w:val="008F5ED3"/>
    <w:rsid w:val="008F5F13"/>
    <w:rsid w:val="008F612A"/>
    <w:rsid w:val="008F617D"/>
    <w:rsid w:val="008F624C"/>
    <w:rsid w:val="008F6353"/>
    <w:rsid w:val="008F6370"/>
    <w:rsid w:val="008F6374"/>
    <w:rsid w:val="008F647C"/>
    <w:rsid w:val="008F655F"/>
    <w:rsid w:val="008F6673"/>
    <w:rsid w:val="008F67D7"/>
    <w:rsid w:val="008F682F"/>
    <w:rsid w:val="008F68FC"/>
    <w:rsid w:val="008F68FE"/>
    <w:rsid w:val="008F698D"/>
    <w:rsid w:val="008F69C9"/>
    <w:rsid w:val="008F69D8"/>
    <w:rsid w:val="008F6AC8"/>
    <w:rsid w:val="008F6B59"/>
    <w:rsid w:val="008F6B60"/>
    <w:rsid w:val="008F6B77"/>
    <w:rsid w:val="008F6CC0"/>
    <w:rsid w:val="008F6D3D"/>
    <w:rsid w:val="008F6E18"/>
    <w:rsid w:val="008F6F0A"/>
    <w:rsid w:val="008F6F3D"/>
    <w:rsid w:val="008F6F62"/>
    <w:rsid w:val="008F706E"/>
    <w:rsid w:val="008F723F"/>
    <w:rsid w:val="008F7284"/>
    <w:rsid w:val="008F72A4"/>
    <w:rsid w:val="008F72FF"/>
    <w:rsid w:val="008F7313"/>
    <w:rsid w:val="008F73AE"/>
    <w:rsid w:val="008F74D0"/>
    <w:rsid w:val="008F7648"/>
    <w:rsid w:val="008F7756"/>
    <w:rsid w:val="008F779F"/>
    <w:rsid w:val="008F77AD"/>
    <w:rsid w:val="008F77C0"/>
    <w:rsid w:val="008F77D2"/>
    <w:rsid w:val="008F7831"/>
    <w:rsid w:val="008F783D"/>
    <w:rsid w:val="008F7891"/>
    <w:rsid w:val="008F793B"/>
    <w:rsid w:val="008F7AD0"/>
    <w:rsid w:val="008F7B25"/>
    <w:rsid w:val="008F7B43"/>
    <w:rsid w:val="008F7B9D"/>
    <w:rsid w:val="008F7C00"/>
    <w:rsid w:val="008F7C5E"/>
    <w:rsid w:val="008F7D41"/>
    <w:rsid w:val="008F7E07"/>
    <w:rsid w:val="008F7E25"/>
    <w:rsid w:val="008F7E9D"/>
    <w:rsid w:val="008F7F26"/>
    <w:rsid w:val="008F7F4B"/>
    <w:rsid w:val="00900024"/>
    <w:rsid w:val="00900150"/>
    <w:rsid w:val="009001C4"/>
    <w:rsid w:val="0090025C"/>
    <w:rsid w:val="00900302"/>
    <w:rsid w:val="00900408"/>
    <w:rsid w:val="009004DB"/>
    <w:rsid w:val="009004FA"/>
    <w:rsid w:val="0090055C"/>
    <w:rsid w:val="00900717"/>
    <w:rsid w:val="0090072B"/>
    <w:rsid w:val="00900765"/>
    <w:rsid w:val="009007DD"/>
    <w:rsid w:val="00900807"/>
    <w:rsid w:val="00900884"/>
    <w:rsid w:val="0090092C"/>
    <w:rsid w:val="00900953"/>
    <w:rsid w:val="00900995"/>
    <w:rsid w:val="00900A4B"/>
    <w:rsid w:val="00900A7C"/>
    <w:rsid w:val="00900AB6"/>
    <w:rsid w:val="00900C0B"/>
    <w:rsid w:val="00900C45"/>
    <w:rsid w:val="00900C51"/>
    <w:rsid w:val="00900CFE"/>
    <w:rsid w:val="00900E0A"/>
    <w:rsid w:val="00900EB2"/>
    <w:rsid w:val="00900F30"/>
    <w:rsid w:val="00900FAF"/>
    <w:rsid w:val="00901078"/>
    <w:rsid w:val="0090107C"/>
    <w:rsid w:val="009010EB"/>
    <w:rsid w:val="009011FD"/>
    <w:rsid w:val="0090125E"/>
    <w:rsid w:val="00901310"/>
    <w:rsid w:val="009013DC"/>
    <w:rsid w:val="00901405"/>
    <w:rsid w:val="0090143D"/>
    <w:rsid w:val="009014E7"/>
    <w:rsid w:val="0090150A"/>
    <w:rsid w:val="00901520"/>
    <w:rsid w:val="0090154B"/>
    <w:rsid w:val="00901573"/>
    <w:rsid w:val="0090173C"/>
    <w:rsid w:val="00901944"/>
    <w:rsid w:val="009019D4"/>
    <w:rsid w:val="00901A0D"/>
    <w:rsid w:val="00901A22"/>
    <w:rsid w:val="00901A6C"/>
    <w:rsid w:val="00901A6D"/>
    <w:rsid w:val="00901AA7"/>
    <w:rsid w:val="00901B94"/>
    <w:rsid w:val="00901BCB"/>
    <w:rsid w:val="00901BD7"/>
    <w:rsid w:val="00901D9B"/>
    <w:rsid w:val="00901E0E"/>
    <w:rsid w:val="00901EB1"/>
    <w:rsid w:val="00901ECD"/>
    <w:rsid w:val="00901F34"/>
    <w:rsid w:val="00901F6E"/>
    <w:rsid w:val="00901F8E"/>
    <w:rsid w:val="00901FBB"/>
    <w:rsid w:val="00901FE6"/>
    <w:rsid w:val="0090205C"/>
    <w:rsid w:val="0090206F"/>
    <w:rsid w:val="00902072"/>
    <w:rsid w:val="00902113"/>
    <w:rsid w:val="0090212F"/>
    <w:rsid w:val="00902177"/>
    <w:rsid w:val="0090218E"/>
    <w:rsid w:val="00902192"/>
    <w:rsid w:val="009022CA"/>
    <w:rsid w:val="00902342"/>
    <w:rsid w:val="00902488"/>
    <w:rsid w:val="0090248B"/>
    <w:rsid w:val="0090251D"/>
    <w:rsid w:val="009025B1"/>
    <w:rsid w:val="00902620"/>
    <w:rsid w:val="00902689"/>
    <w:rsid w:val="0090270E"/>
    <w:rsid w:val="0090282E"/>
    <w:rsid w:val="009028AD"/>
    <w:rsid w:val="00902985"/>
    <w:rsid w:val="009029FA"/>
    <w:rsid w:val="00902A32"/>
    <w:rsid w:val="00902A6B"/>
    <w:rsid w:val="00902B66"/>
    <w:rsid w:val="00902B75"/>
    <w:rsid w:val="00902CEC"/>
    <w:rsid w:val="00902E6B"/>
    <w:rsid w:val="00903168"/>
    <w:rsid w:val="00903189"/>
    <w:rsid w:val="0090333D"/>
    <w:rsid w:val="0090335D"/>
    <w:rsid w:val="009033EA"/>
    <w:rsid w:val="009034CD"/>
    <w:rsid w:val="00903579"/>
    <w:rsid w:val="0090359D"/>
    <w:rsid w:val="009035B7"/>
    <w:rsid w:val="00903622"/>
    <w:rsid w:val="00903689"/>
    <w:rsid w:val="009036A4"/>
    <w:rsid w:val="009036D0"/>
    <w:rsid w:val="009036E1"/>
    <w:rsid w:val="009037B5"/>
    <w:rsid w:val="009037C3"/>
    <w:rsid w:val="00903884"/>
    <w:rsid w:val="009038E8"/>
    <w:rsid w:val="00903A7A"/>
    <w:rsid w:val="00903C7B"/>
    <w:rsid w:val="00903CBC"/>
    <w:rsid w:val="00903D5E"/>
    <w:rsid w:val="00903D75"/>
    <w:rsid w:val="00903E45"/>
    <w:rsid w:val="00903E68"/>
    <w:rsid w:val="00903F11"/>
    <w:rsid w:val="00903F37"/>
    <w:rsid w:val="00903FB7"/>
    <w:rsid w:val="00903FF9"/>
    <w:rsid w:val="00904037"/>
    <w:rsid w:val="00904045"/>
    <w:rsid w:val="0090407A"/>
    <w:rsid w:val="009041DF"/>
    <w:rsid w:val="00904212"/>
    <w:rsid w:val="0090427F"/>
    <w:rsid w:val="0090435F"/>
    <w:rsid w:val="009043F8"/>
    <w:rsid w:val="00904448"/>
    <w:rsid w:val="00904460"/>
    <w:rsid w:val="009044AB"/>
    <w:rsid w:val="009044C3"/>
    <w:rsid w:val="00904516"/>
    <w:rsid w:val="00904520"/>
    <w:rsid w:val="00904631"/>
    <w:rsid w:val="00904796"/>
    <w:rsid w:val="009047D1"/>
    <w:rsid w:val="009047DC"/>
    <w:rsid w:val="009047EF"/>
    <w:rsid w:val="0090481E"/>
    <w:rsid w:val="0090484C"/>
    <w:rsid w:val="0090487A"/>
    <w:rsid w:val="00904A0E"/>
    <w:rsid w:val="00904C7C"/>
    <w:rsid w:val="00904D1D"/>
    <w:rsid w:val="00904D63"/>
    <w:rsid w:val="00904FCF"/>
    <w:rsid w:val="00905045"/>
    <w:rsid w:val="0090518C"/>
    <w:rsid w:val="0090526E"/>
    <w:rsid w:val="00905327"/>
    <w:rsid w:val="00905330"/>
    <w:rsid w:val="0090540A"/>
    <w:rsid w:val="0090549C"/>
    <w:rsid w:val="00905833"/>
    <w:rsid w:val="009059C7"/>
    <w:rsid w:val="009059DC"/>
    <w:rsid w:val="00905A58"/>
    <w:rsid w:val="00905AD1"/>
    <w:rsid w:val="00905BF5"/>
    <w:rsid w:val="00905C21"/>
    <w:rsid w:val="00905C73"/>
    <w:rsid w:val="00905D8E"/>
    <w:rsid w:val="00905F36"/>
    <w:rsid w:val="0090604E"/>
    <w:rsid w:val="009060BD"/>
    <w:rsid w:val="0090610D"/>
    <w:rsid w:val="0090611F"/>
    <w:rsid w:val="009062FC"/>
    <w:rsid w:val="0090636D"/>
    <w:rsid w:val="00906373"/>
    <w:rsid w:val="00906377"/>
    <w:rsid w:val="0090638E"/>
    <w:rsid w:val="009063D9"/>
    <w:rsid w:val="00906432"/>
    <w:rsid w:val="0090648A"/>
    <w:rsid w:val="0090653F"/>
    <w:rsid w:val="009065D3"/>
    <w:rsid w:val="009066DA"/>
    <w:rsid w:val="0090673B"/>
    <w:rsid w:val="00906822"/>
    <w:rsid w:val="009068F0"/>
    <w:rsid w:val="0090690C"/>
    <w:rsid w:val="009069C9"/>
    <w:rsid w:val="00906AA4"/>
    <w:rsid w:val="00906B5A"/>
    <w:rsid w:val="00906E97"/>
    <w:rsid w:val="009070B6"/>
    <w:rsid w:val="0090716E"/>
    <w:rsid w:val="0090761D"/>
    <w:rsid w:val="00907629"/>
    <w:rsid w:val="0090768A"/>
    <w:rsid w:val="00907987"/>
    <w:rsid w:val="00907D5C"/>
    <w:rsid w:val="00907DD2"/>
    <w:rsid w:val="00907EAA"/>
    <w:rsid w:val="00907EAB"/>
    <w:rsid w:val="00910092"/>
    <w:rsid w:val="00910187"/>
    <w:rsid w:val="009101E5"/>
    <w:rsid w:val="0091025C"/>
    <w:rsid w:val="00910305"/>
    <w:rsid w:val="0091038D"/>
    <w:rsid w:val="009104CE"/>
    <w:rsid w:val="009105B9"/>
    <w:rsid w:val="00910675"/>
    <w:rsid w:val="00910775"/>
    <w:rsid w:val="009107D7"/>
    <w:rsid w:val="0091093E"/>
    <w:rsid w:val="00910AA8"/>
    <w:rsid w:val="00910AB1"/>
    <w:rsid w:val="00910BED"/>
    <w:rsid w:val="00910CE7"/>
    <w:rsid w:val="00910D44"/>
    <w:rsid w:val="00910E01"/>
    <w:rsid w:val="00910E20"/>
    <w:rsid w:val="00910EB5"/>
    <w:rsid w:val="00910ED5"/>
    <w:rsid w:val="00910FF2"/>
    <w:rsid w:val="00911083"/>
    <w:rsid w:val="00911208"/>
    <w:rsid w:val="0091123F"/>
    <w:rsid w:val="009112DC"/>
    <w:rsid w:val="009112E9"/>
    <w:rsid w:val="009112F0"/>
    <w:rsid w:val="00911340"/>
    <w:rsid w:val="00911363"/>
    <w:rsid w:val="009113A5"/>
    <w:rsid w:val="00911406"/>
    <w:rsid w:val="00911414"/>
    <w:rsid w:val="009114A2"/>
    <w:rsid w:val="009115EC"/>
    <w:rsid w:val="00911644"/>
    <w:rsid w:val="00911648"/>
    <w:rsid w:val="00911693"/>
    <w:rsid w:val="009118A2"/>
    <w:rsid w:val="009119CA"/>
    <w:rsid w:val="00911A71"/>
    <w:rsid w:val="00911D18"/>
    <w:rsid w:val="00911E5D"/>
    <w:rsid w:val="00911E65"/>
    <w:rsid w:val="009120C6"/>
    <w:rsid w:val="00912137"/>
    <w:rsid w:val="0091228F"/>
    <w:rsid w:val="00912306"/>
    <w:rsid w:val="0091234C"/>
    <w:rsid w:val="0091236B"/>
    <w:rsid w:val="009123BC"/>
    <w:rsid w:val="009123DF"/>
    <w:rsid w:val="00912422"/>
    <w:rsid w:val="00912583"/>
    <w:rsid w:val="00912591"/>
    <w:rsid w:val="00912758"/>
    <w:rsid w:val="009127B0"/>
    <w:rsid w:val="00912822"/>
    <w:rsid w:val="00912875"/>
    <w:rsid w:val="009128EA"/>
    <w:rsid w:val="0091295E"/>
    <w:rsid w:val="009129D6"/>
    <w:rsid w:val="00912A62"/>
    <w:rsid w:val="00912B12"/>
    <w:rsid w:val="00912D01"/>
    <w:rsid w:val="00912D6E"/>
    <w:rsid w:val="00912DAF"/>
    <w:rsid w:val="00912DF7"/>
    <w:rsid w:val="00912F8D"/>
    <w:rsid w:val="00912FB6"/>
    <w:rsid w:val="009130D8"/>
    <w:rsid w:val="009130ED"/>
    <w:rsid w:val="00913103"/>
    <w:rsid w:val="00913210"/>
    <w:rsid w:val="00913270"/>
    <w:rsid w:val="009132EA"/>
    <w:rsid w:val="00913309"/>
    <w:rsid w:val="00913380"/>
    <w:rsid w:val="009133B7"/>
    <w:rsid w:val="009133E9"/>
    <w:rsid w:val="00913408"/>
    <w:rsid w:val="00913464"/>
    <w:rsid w:val="0091346D"/>
    <w:rsid w:val="009134C1"/>
    <w:rsid w:val="009134CB"/>
    <w:rsid w:val="009134D8"/>
    <w:rsid w:val="00913569"/>
    <w:rsid w:val="00913673"/>
    <w:rsid w:val="009139B2"/>
    <w:rsid w:val="009139E0"/>
    <w:rsid w:val="009139F6"/>
    <w:rsid w:val="00913A13"/>
    <w:rsid w:val="00913A6A"/>
    <w:rsid w:val="00913A70"/>
    <w:rsid w:val="00913BF8"/>
    <w:rsid w:val="00913C0B"/>
    <w:rsid w:val="00913D59"/>
    <w:rsid w:val="00913DB9"/>
    <w:rsid w:val="00913E1B"/>
    <w:rsid w:val="00913EAB"/>
    <w:rsid w:val="00913F4B"/>
    <w:rsid w:val="00913FB7"/>
    <w:rsid w:val="0091408A"/>
    <w:rsid w:val="00914423"/>
    <w:rsid w:val="00914436"/>
    <w:rsid w:val="009144AF"/>
    <w:rsid w:val="0091450F"/>
    <w:rsid w:val="00914595"/>
    <w:rsid w:val="0091459F"/>
    <w:rsid w:val="00914672"/>
    <w:rsid w:val="00914715"/>
    <w:rsid w:val="00914839"/>
    <w:rsid w:val="0091485F"/>
    <w:rsid w:val="0091489A"/>
    <w:rsid w:val="00914929"/>
    <w:rsid w:val="00914956"/>
    <w:rsid w:val="00914A74"/>
    <w:rsid w:val="00914CB6"/>
    <w:rsid w:val="00914D45"/>
    <w:rsid w:val="00914D66"/>
    <w:rsid w:val="00914DC2"/>
    <w:rsid w:val="00914E51"/>
    <w:rsid w:val="00914F6F"/>
    <w:rsid w:val="00914FD1"/>
    <w:rsid w:val="00915049"/>
    <w:rsid w:val="009150A1"/>
    <w:rsid w:val="009150E3"/>
    <w:rsid w:val="009151B6"/>
    <w:rsid w:val="009151B8"/>
    <w:rsid w:val="009151FB"/>
    <w:rsid w:val="009152B2"/>
    <w:rsid w:val="009152CE"/>
    <w:rsid w:val="00915391"/>
    <w:rsid w:val="009153C2"/>
    <w:rsid w:val="00915561"/>
    <w:rsid w:val="00915706"/>
    <w:rsid w:val="00915739"/>
    <w:rsid w:val="00915757"/>
    <w:rsid w:val="00915777"/>
    <w:rsid w:val="00915778"/>
    <w:rsid w:val="00915818"/>
    <w:rsid w:val="00915893"/>
    <w:rsid w:val="009158F9"/>
    <w:rsid w:val="009159BB"/>
    <w:rsid w:val="00915ACA"/>
    <w:rsid w:val="00915B20"/>
    <w:rsid w:val="00915CF6"/>
    <w:rsid w:val="00915E7B"/>
    <w:rsid w:val="00915F13"/>
    <w:rsid w:val="00915F4A"/>
    <w:rsid w:val="00915F4D"/>
    <w:rsid w:val="00915FEA"/>
    <w:rsid w:val="00916044"/>
    <w:rsid w:val="00916096"/>
    <w:rsid w:val="009160AA"/>
    <w:rsid w:val="00916139"/>
    <w:rsid w:val="009161C2"/>
    <w:rsid w:val="00916296"/>
    <w:rsid w:val="009163D1"/>
    <w:rsid w:val="0091640F"/>
    <w:rsid w:val="009165C2"/>
    <w:rsid w:val="009165FF"/>
    <w:rsid w:val="00916633"/>
    <w:rsid w:val="0091671B"/>
    <w:rsid w:val="00916724"/>
    <w:rsid w:val="00916860"/>
    <w:rsid w:val="0091699A"/>
    <w:rsid w:val="00916A88"/>
    <w:rsid w:val="00916B11"/>
    <w:rsid w:val="00916BBC"/>
    <w:rsid w:val="00916C95"/>
    <w:rsid w:val="00916E1C"/>
    <w:rsid w:val="00916E2C"/>
    <w:rsid w:val="00916E58"/>
    <w:rsid w:val="00916ECF"/>
    <w:rsid w:val="00916EDD"/>
    <w:rsid w:val="00916F07"/>
    <w:rsid w:val="00916FFC"/>
    <w:rsid w:val="009171B4"/>
    <w:rsid w:val="00917267"/>
    <w:rsid w:val="00917299"/>
    <w:rsid w:val="00917352"/>
    <w:rsid w:val="009173AE"/>
    <w:rsid w:val="009173F4"/>
    <w:rsid w:val="00917546"/>
    <w:rsid w:val="009175F6"/>
    <w:rsid w:val="0091768D"/>
    <w:rsid w:val="00917690"/>
    <w:rsid w:val="0091771D"/>
    <w:rsid w:val="00917806"/>
    <w:rsid w:val="0091785D"/>
    <w:rsid w:val="00917864"/>
    <w:rsid w:val="00917952"/>
    <w:rsid w:val="00917959"/>
    <w:rsid w:val="0091798A"/>
    <w:rsid w:val="00917A0A"/>
    <w:rsid w:val="00917C84"/>
    <w:rsid w:val="00917D13"/>
    <w:rsid w:val="00917D2E"/>
    <w:rsid w:val="00917D7F"/>
    <w:rsid w:val="00917D92"/>
    <w:rsid w:val="00917DF6"/>
    <w:rsid w:val="00917E16"/>
    <w:rsid w:val="00917E86"/>
    <w:rsid w:val="00917E8E"/>
    <w:rsid w:val="00917F31"/>
    <w:rsid w:val="00917FE3"/>
    <w:rsid w:val="009200A0"/>
    <w:rsid w:val="009200B7"/>
    <w:rsid w:val="00920145"/>
    <w:rsid w:val="00920172"/>
    <w:rsid w:val="00920283"/>
    <w:rsid w:val="0092044C"/>
    <w:rsid w:val="009205B2"/>
    <w:rsid w:val="00920657"/>
    <w:rsid w:val="0092065E"/>
    <w:rsid w:val="00920750"/>
    <w:rsid w:val="009208B4"/>
    <w:rsid w:val="0092099F"/>
    <w:rsid w:val="009209E9"/>
    <w:rsid w:val="009209EB"/>
    <w:rsid w:val="00920B90"/>
    <w:rsid w:val="00920C31"/>
    <w:rsid w:val="00920D42"/>
    <w:rsid w:val="00920DBE"/>
    <w:rsid w:val="00920E14"/>
    <w:rsid w:val="00920E2E"/>
    <w:rsid w:val="00920FB2"/>
    <w:rsid w:val="00921058"/>
    <w:rsid w:val="0092107B"/>
    <w:rsid w:val="0092109E"/>
    <w:rsid w:val="009210B3"/>
    <w:rsid w:val="009210D4"/>
    <w:rsid w:val="00921102"/>
    <w:rsid w:val="009211AA"/>
    <w:rsid w:val="009211EE"/>
    <w:rsid w:val="0092128F"/>
    <w:rsid w:val="009212D1"/>
    <w:rsid w:val="00921332"/>
    <w:rsid w:val="0092133F"/>
    <w:rsid w:val="0092136B"/>
    <w:rsid w:val="00921399"/>
    <w:rsid w:val="009213F0"/>
    <w:rsid w:val="0092144A"/>
    <w:rsid w:val="009214A5"/>
    <w:rsid w:val="00921565"/>
    <w:rsid w:val="0092176A"/>
    <w:rsid w:val="009217A0"/>
    <w:rsid w:val="009217C8"/>
    <w:rsid w:val="009218B1"/>
    <w:rsid w:val="009218D3"/>
    <w:rsid w:val="00921AAD"/>
    <w:rsid w:val="00921BB2"/>
    <w:rsid w:val="00921C05"/>
    <w:rsid w:val="00921D28"/>
    <w:rsid w:val="00921E05"/>
    <w:rsid w:val="00921E1C"/>
    <w:rsid w:val="0092201B"/>
    <w:rsid w:val="0092219A"/>
    <w:rsid w:val="009221F3"/>
    <w:rsid w:val="00922239"/>
    <w:rsid w:val="00922308"/>
    <w:rsid w:val="00922397"/>
    <w:rsid w:val="009223DF"/>
    <w:rsid w:val="009224C8"/>
    <w:rsid w:val="009224E8"/>
    <w:rsid w:val="009224F1"/>
    <w:rsid w:val="0092256B"/>
    <w:rsid w:val="00922571"/>
    <w:rsid w:val="0092261E"/>
    <w:rsid w:val="00922795"/>
    <w:rsid w:val="009227CC"/>
    <w:rsid w:val="00922ABE"/>
    <w:rsid w:val="00922AFF"/>
    <w:rsid w:val="00922B26"/>
    <w:rsid w:val="00922B79"/>
    <w:rsid w:val="00922BC9"/>
    <w:rsid w:val="00922D86"/>
    <w:rsid w:val="00922DFB"/>
    <w:rsid w:val="00922E64"/>
    <w:rsid w:val="00922EBD"/>
    <w:rsid w:val="00922F38"/>
    <w:rsid w:val="00922F94"/>
    <w:rsid w:val="009230ED"/>
    <w:rsid w:val="0092313B"/>
    <w:rsid w:val="0092314F"/>
    <w:rsid w:val="009231D0"/>
    <w:rsid w:val="009231F6"/>
    <w:rsid w:val="009232E5"/>
    <w:rsid w:val="0092331A"/>
    <w:rsid w:val="009233CA"/>
    <w:rsid w:val="0092340F"/>
    <w:rsid w:val="0092356F"/>
    <w:rsid w:val="009235A2"/>
    <w:rsid w:val="009235AF"/>
    <w:rsid w:val="009235B6"/>
    <w:rsid w:val="009235BE"/>
    <w:rsid w:val="0092364A"/>
    <w:rsid w:val="0092364F"/>
    <w:rsid w:val="00923659"/>
    <w:rsid w:val="009238C7"/>
    <w:rsid w:val="00923949"/>
    <w:rsid w:val="00923B76"/>
    <w:rsid w:val="00923C4D"/>
    <w:rsid w:val="00923C96"/>
    <w:rsid w:val="00923CA0"/>
    <w:rsid w:val="00923D02"/>
    <w:rsid w:val="00923DB7"/>
    <w:rsid w:val="00923E06"/>
    <w:rsid w:val="00923E4A"/>
    <w:rsid w:val="00923EF8"/>
    <w:rsid w:val="00923EFA"/>
    <w:rsid w:val="00923F01"/>
    <w:rsid w:val="00923FE9"/>
    <w:rsid w:val="0092400E"/>
    <w:rsid w:val="00924075"/>
    <w:rsid w:val="0092413C"/>
    <w:rsid w:val="009241FA"/>
    <w:rsid w:val="00924294"/>
    <w:rsid w:val="009242AB"/>
    <w:rsid w:val="009244F9"/>
    <w:rsid w:val="00924574"/>
    <w:rsid w:val="009245D4"/>
    <w:rsid w:val="00924640"/>
    <w:rsid w:val="00924725"/>
    <w:rsid w:val="009247BB"/>
    <w:rsid w:val="009247EB"/>
    <w:rsid w:val="00924840"/>
    <w:rsid w:val="00924925"/>
    <w:rsid w:val="00924B54"/>
    <w:rsid w:val="00924B79"/>
    <w:rsid w:val="00924C0E"/>
    <w:rsid w:val="00924C1A"/>
    <w:rsid w:val="00924CC3"/>
    <w:rsid w:val="00924CEE"/>
    <w:rsid w:val="00924CF1"/>
    <w:rsid w:val="00924D11"/>
    <w:rsid w:val="00924DC9"/>
    <w:rsid w:val="00924E56"/>
    <w:rsid w:val="00924E65"/>
    <w:rsid w:val="00924F5A"/>
    <w:rsid w:val="00924FD2"/>
    <w:rsid w:val="00924FDC"/>
    <w:rsid w:val="009251B4"/>
    <w:rsid w:val="009252F7"/>
    <w:rsid w:val="009252FF"/>
    <w:rsid w:val="0092532F"/>
    <w:rsid w:val="00925349"/>
    <w:rsid w:val="009253D9"/>
    <w:rsid w:val="0092540E"/>
    <w:rsid w:val="00925509"/>
    <w:rsid w:val="00925568"/>
    <w:rsid w:val="00925614"/>
    <w:rsid w:val="00925678"/>
    <w:rsid w:val="009256C2"/>
    <w:rsid w:val="009257EF"/>
    <w:rsid w:val="00925B1B"/>
    <w:rsid w:val="00925B67"/>
    <w:rsid w:val="00925C17"/>
    <w:rsid w:val="00925C95"/>
    <w:rsid w:val="00925CC7"/>
    <w:rsid w:val="00925E1D"/>
    <w:rsid w:val="00925E88"/>
    <w:rsid w:val="00925F1B"/>
    <w:rsid w:val="00925FE6"/>
    <w:rsid w:val="0092606B"/>
    <w:rsid w:val="00926146"/>
    <w:rsid w:val="009261C9"/>
    <w:rsid w:val="00926365"/>
    <w:rsid w:val="00926439"/>
    <w:rsid w:val="00926492"/>
    <w:rsid w:val="00926504"/>
    <w:rsid w:val="00926542"/>
    <w:rsid w:val="009265D4"/>
    <w:rsid w:val="0092661C"/>
    <w:rsid w:val="009266EC"/>
    <w:rsid w:val="0092672B"/>
    <w:rsid w:val="0092673E"/>
    <w:rsid w:val="0092677D"/>
    <w:rsid w:val="009267DA"/>
    <w:rsid w:val="0092681E"/>
    <w:rsid w:val="00926917"/>
    <w:rsid w:val="00926998"/>
    <w:rsid w:val="00926A64"/>
    <w:rsid w:val="00926A6C"/>
    <w:rsid w:val="00926BD4"/>
    <w:rsid w:val="00926C34"/>
    <w:rsid w:val="00926C3A"/>
    <w:rsid w:val="00926DC3"/>
    <w:rsid w:val="00926EA9"/>
    <w:rsid w:val="00926ED3"/>
    <w:rsid w:val="00927117"/>
    <w:rsid w:val="00927170"/>
    <w:rsid w:val="009271B5"/>
    <w:rsid w:val="009271E0"/>
    <w:rsid w:val="009271ED"/>
    <w:rsid w:val="00927263"/>
    <w:rsid w:val="0092750D"/>
    <w:rsid w:val="0092750F"/>
    <w:rsid w:val="009275A6"/>
    <w:rsid w:val="00927668"/>
    <w:rsid w:val="00927687"/>
    <w:rsid w:val="0092776D"/>
    <w:rsid w:val="00927966"/>
    <w:rsid w:val="009279B9"/>
    <w:rsid w:val="00927AF9"/>
    <w:rsid w:val="00927B66"/>
    <w:rsid w:val="00927BA0"/>
    <w:rsid w:val="00927C07"/>
    <w:rsid w:val="00927C69"/>
    <w:rsid w:val="00927E2D"/>
    <w:rsid w:val="00927E73"/>
    <w:rsid w:val="00927FB8"/>
    <w:rsid w:val="00927FB9"/>
    <w:rsid w:val="0093002A"/>
    <w:rsid w:val="009300A4"/>
    <w:rsid w:val="009300D0"/>
    <w:rsid w:val="009302D4"/>
    <w:rsid w:val="00930359"/>
    <w:rsid w:val="0093037A"/>
    <w:rsid w:val="009303FE"/>
    <w:rsid w:val="0093042C"/>
    <w:rsid w:val="00930457"/>
    <w:rsid w:val="00930472"/>
    <w:rsid w:val="009304E3"/>
    <w:rsid w:val="00930520"/>
    <w:rsid w:val="0093056B"/>
    <w:rsid w:val="0093057D"/>
    <w:rsid w:val="00930582"/>
    <w:rsid w:val="009305AB"/>
    <w:rsid w:val="00930694"/>
    <w:rsid w:val="009306EC"/>
    <w:rsid w:val="009306F4"/>
    <w:rsid w:val="009307FF"/>
    <w:rsid w:val="009308BC"/>
    <w:rsid w:val="00930917"/>
    <w:rsid w:val="009309EC"/>
    <w:rsid w:val="00930A46"/>
    <w:rsid w:val="00930A89"/>
    <w:rsid w:val="00930AF6"/>
    <w:rsid w:val="00930B49"/>
    <w:rsid w:val="00930B52"/>
    <w:rsid w:val="00930B82"/>
    <w:rsid w:val="00930C0F"/>
    <w:rsid w:val="00930C1E"/>
    <w:rsid w:val="00930C59"/>
    <w:rsid w:val="00930C76"/>
    <w:rsid w:val="00930CB7"/>
    <w:rsid w:val="00930D3D"/>
    <w:rsid w:val="00930D49"/>
    <w:rsid w:val="00930D76"/>
    <w:rsid w:val="00930E05"/>
    <w:rsid w:val="00930ECC"/>
    <w:rsid w:val="00930F08"/>
    <w:rsid w:val="00930FE2"/>
    <w:rsid w:val="00930FF2"/>
    <w:rsid w:val="00930FF7"/>
    <w:rsid w:val="00931025"/>
    <w:rsid w:val="00931082"/>
    <w:rsid w:val="009310DC"/>
    <w:rsid w:val="0093122E"/>
    <w:rsid w:val="00931287"/>
    <w:rsid w:val="00931300"/>
    <w:rsid w:val="0093138B"/>
    <w:rsid w:val="00931438"/>
    <w:rsid w:val="00931466"/>
    <w:rsid w:val="00931531"/>
    <w:rsid w:val="00931590"/>
    <w:rsid w:val="0093168F"/>
    <w:rsid w:val="009316EB"/>
    <w:rsid w:val="0093179E"/>
    <w:rsid w:val="009317A8"/>
    <w:rsid w:val="009317AD"/>
    <w:rsid w:val="009317B8"/>
    <w:rsid w:val="009317DF"/>
    <w:rsid w:val="009318CF"/>
    <w:rsid w:val="00931AD7"/>
    <w:rsid w:val="00931B97"/>
    <w:rsid w:val="00931CD6"/>
    <w:rsid w:val="00931D3A"/>
    <w:rsid w:val="00931F81"/>
    <w:rsid w:val="00931F82"/>
    <w:rsid w:val="00931FDA"/>
    <w:rsid w:val="0093203E"/>
    <w:rsid w:val="00932172"/>
    <w:rsid w:val="009321C8"/>
    <w:rsid w:val="00932210"/>
    <w:rsid w:val="00932217"/>
    <w:rsid w:val="0093228F"/>
    <w:rsid w:val="0093229E"/>
    <w:rsid w:val="0093235D"/>
    <w:rsid w:val="0093237A"/>
    <w:rsid w:val="009323D8"/>
    <w:rsid w:val="009325B9"/>
    <w:rsid w:val="0093260D"/>
    <w:rsid w:val="00932663"/>
    <w:rsid w:val="0093266A"/>
    <w:rsid w:val="009327E3"/>
    <w:rsid w:val="009327EB"/>
    <w:rsid w:val="00932808"/>
    <w:rsid w:val="00932952"/>
    <w:rsid w:val="00932960"/>
    <w:rsid w:val="00932B4C"/>
    <w:rsid w:val="00932BE1"/>
    <w:rsid w:val="00932DEC"/>
    <w:rsid w:val="00932E49"/>
    <w:rsid w:val="00932E4A"/>
    <w:rsid w:val="00932EC5"/>
    <w:rsid w:val="00932F1F"/>
    <w:rsid w:val="00932F78"/>
    <w:rsid w:val="00933039"/>
    <w:rsid w:val="0093306C"/>
    <w:rsid w:val="0093322D"/>
    <w:rsid w:val="0093342C"/>
    <w:rsid w:val="00933468"/>
    <w:rsid w:val="0093354A"/>
    <w:rsid w:val="0093358F"/>
    <w:rsid w:val="009337F8"/>
    <w:rsid w:val="00933832"/>
    <w:rsid w:val="00933995"/>
    <w:rsid w:val="009339AB"/>
    <w:rsid w:val="009339CC"/>
    <w:rsid w:val="00933A79"/>
    <w:rsid w:val="00933AB1"/>
    <w:rsid w:val="00933BD4"/>
    <w:rsid w:val="00933C78"/>
    <w:rsid w:val="00933C81"/>
    <w:rsid w:val="00933CFE"/>
    <w:rsid w:val="00933DAD"/>
    <w:rsid w:val="00933DCD"/>
    <w:rsid w:val="00933DDE"/>
    <w:rsid w:val="00933DE5"/>
    <w:rsid w:val="00933E17"/>
    <w:rsid w:val="00933E34"/>
    <w:rsid w:val="00933E8C"/>
    <w:rsid w:val="00934057"/>
    <w:rsid w:val="00934272"/>
    <w:rsid w:val="0093427A"/>
    <w:rsid w:val="00934369"/>
    <w:rsid w:val="009343BB"/>
    <w:rsid w:val="0093444C"/>
    <w:rsid w:val="00934467"/>
    <w:rsid w:val="00934474"/>
    <w:rsid w:val="009345D4"/>
    <w:rsid w:val="0093467F"/>
    <w:rsid w:val="009346B2"/>
    <w:rsid w:val="0093476B"/>
    <w:rsid w:val="00934825"/>
    <w:rsid w:val="00934869"/>
    <w:rsid w:val="009348F8"/>
    <w:rsid w:val="0093493C"/>
    <w:rsid w:val="00934A53"/>
    <w:rsid w:val="00934B17"/>
    <w:rsid w:val="00934CBB"/>
    <w:rsid w:val="00934D1C"/>
    <w:rsid w:val="00934D80"/>
    <w:rsid w:val="00934DE1"/>
    <w:rsid w:val="00934DE7"/>
    <w:rsid w:val="00934E89"/>
    <w:rsid w:val="00934E97"/>
    <w:rsid w:val="00935069"/>
    <w:rsid w:val="009350C1"/>
    <w:rsid w:val="0093512B"/>
    <w:rsid w:val="00935136"/>
    <w:rsid w:val="009351A1"/>
    <w:rsid w:val="00935202"/>
    <w:rsid w:val="00935388"/>
    <w:rsid w:val="0093538F"/>
    <w:rsid w:val="0093539A"/>
    <w:rsid w:val="009353BD"/>
    <w:rsid w:val="009354F3"/>
    <w:rsid w:val="00935561"/>
    <w:rsid w:val="00935573"/>
    <w:rsid w:val="0093574E"/>
    <w:rsid w:val="009357A7"/>
    <w:rsid w:val="00935859"/>
    <w:rsid w:val="00935989"/>
    <w:rsid w:val="009359B2"/>
    <w:rsid w:val="00935A4C"/>
    <w:rsid w:val="00935B5A"/>
    <w:rsid w:val="00935B60"/>
    <w:rsid w:val="00935B99"/>
    <w:rsid w:val="00935BB2"/>
    <w:rsid w:val="00935BCF"/>
    <w:rsid w:val="00935C37"/>
    <w:rsid w:val="00935CFB"/>
    <w:rsid w:val="00935D33"/>
    <w:rsid w:val="00935DF6"/>
    <w:rsid w:val="00935FE2"/>
    <w:rsid w:val="00935FE7"/>
    <w:rsid w:val="00935FF0"/>
    <w:rsid w:val="009360FF"/>
    <w:rsid w:val="00936182"/>
    <w:rsid w:val="00936397"/>
    <w:rsid w:val="00936465"/>
    <w:rsid w:val="009364C1"/>
    <w:rsid w:val="009364D6"/>
    <w:rsid w:val="00936625"/>
    <w:rsid w:val="00936633"/>
    <w:rsid w:val="00936695"/>
    <w:rsid w:val="0093681D"/>
    <w:rsid w:val="00936824"/>
    <w:rsid w:val="009369AE"/>
    <w:rsid w:val="009369BB"/>
    <w:rsid w:val="009369EE"/>
    <w:rsid w:val="00936A46"/>
    <w:rsid w:val="00936AD0"/>
    <w:rsid w:val="00936B53"/>
    <w:rsid w:val="00936B7B"/>
    <w:rsid w:val="00936BFC"/>
    <w:rsid w:val="00936C45"/>
    <w:rsid w:val="00936D2A"/>
    <w:rsid w:val="00936DE9"/>
    <w:rsid w:val="00936DF2"/>
    <w:rsid w:val="00936E75"/>
    <w:rsid w:val="00936E82"/>
    <w:rsid w:val="00936F50"/>
    <w:rsid w:val="00936F5F"/>
    <w:rsid w:val="00936F6B"/>
    <w:rsid w:val="00936FDC"/>
    <w:rsid w:val="00937038"/>
    <w:rsid w:val="00937238"/>
    <w:rsid w:val="00937269"/>
    <w:rsid w:val="009373D0"/>
    <w:rsid w:val="009373ED"/>
    <w:rsid w:val="009374D1"/>
    <w:rsid w:val="009375D0"/>
    <w:rsid w:val="00937603"/>
    <w:rsid w:val="009376C1"/>
    <w:rsid w:val="0093773C"/>
    <w:rsid w:val="0093777E"/>
    <w:rsid w:val="00937826"/>
    <w:rsid w:val="00937846"/>
    <w:rsid w:val="0093785D"/>
    <w:rsid w:val="009378D1"/>
    <w:rsid w:val="0093797B"/>
    <w:rsid w:val="00937A03"/>
    <w:rsid w:val="00937A32"/>
    <w:rsid w:val="00937B3B"/>
    <w:rsid w:val="00937C2C"/>
    <w:rsid w:val="00937DB9"/>
    <w:rsid w:val="00937ED0"/>
    <w:rsid w:val="00937F80"/>
    <w:rsid w:val="00937F88"/>
    <w:rsid w:val="00937FD0"/>
    <w:rsid w:val="00937FE9"/>
    <w:rsid w:val="0094005F"/>
    <w:rsid w:val="0094006A"/>
    <w:rsid w:val="0094010A"/>
    <w:rsid w:val="00940116"/>
    <w:rsid w:val="009401A8"/>
    <w:rsid w:val="009401C5"/>
    <w:rsid w:val="00940275"/>
    <w:rsid w:val="00940400"/>
    <w:rsid w:val="00940466"/>
    <w:rsid w:val="00940481"/>
    <w:rsid w:val="009404F4"/>
    <w:rsid w:val="009405D1"/>
    <w:rsid w:val="009405D5"/>
    <w:rsid w:val="009405EB"/>
    <w:rsid w:val="0094060E"/>
    <w:rsid w:val="009406A4"/>
    <w:rsid w:val="00940722"/>
    <w:rsid w:val="0094075C"/>
    <w:rsid w:val="009407D0"/>
    <w:rsid w:val="0094090C"/>
    <w:rsid w:val="00940942"/>
    <w:rsid w:val="00940995"/>
    <w:rsid w:val="00940ABB"/>
    <w:rsid w:val="00940B45"/>
    <w:rsid w:val="00940BC4"/>
    <w:rsid w:val="00940D3C"/>
    <w:rsid w:val="00940D64"/>
    <w:rsid w:val="00940DCF"/>
    <w:rsid w:val="00940E00"/>
    <w:rsid w:val="00940F07"/>
    <w:rsid w:val="00940F13"/>
    <w:rsid w:val="009410F8"/>
    <w:rsid w:val="00941129"/>
    <w:rsid w:val="00941195"/>
    <w:rsid w:val="009413D3"/>
    <w:rsid w:val="00941558"/>
    <w:rsid w:val="009415B2"/>
    <w:rsid w:val="009415C9"/>
    <w:rsid w:val="00941646"/>
    <w:rsid w:val="00941675"/>
    <w:rsid w:val="00941697"/>
    <w:rsid w:val="009416EF"/>
    <w:rsid w:val="00941736"/>
    <w:rsid w:val="00941787"/>
    <w:rsid w:val="009417F8"/>
    <w:rsid w:val="0094192D"/>
    <w:rsid w:val="00941A26"/>
    <w:rsid w:val="00941AD7"/>
    <w:rsid w:val="00941AF5"/>
    <w:rsid w:val="00941B47"/>
    <w:rsid w:val="00941BCF"/>
    <w:rsid w:val="00941C4F"/>
    <w:rsid w:val="00941C7F"/>
    <w:rsid w:val="00941E21"/>
    <w:rsid w:val="00941EB7"/>
    <w:rsid w:val="00941FF7"/>
    <w:rsid w:val="0094202B"/>
    <w:rsid w:val="0094204F"/>
    <w:rsid w:val="009420DB"/>
    <w:rsid w:val="009420FB"/>
    <w:rsid w:val="00942190"/>
    <w:rsid w:val="00942199"/>
    <w:rsid w:val="00942243"/>
    <w:rsid w:val="00942253"/>
    <w:rsid w:val="00942297"/>
    <w:rsid w:val="00942331"/>
    <w:rsid w:val="0094238D"/>
    <w:rsid w:val="0094241E"/>
    <w:rsid w:val="009425F7"/>
    <w:rsid w:val="00942623"/>
    <w:rsid w:val="00942702"/>
    <w:rsid w:val="00942858"/>
    <w:rsid w:val="009428C8"/>
    <w:rsid w:val="00942B54"/>
    <w:rsid w:val="00942BC5"/>
    <w:rsid w:val="00942C0B"/>
    <w:rsid w:val="00942C11"/>
    <w:rsid w:val="00942C54"/>
    <w:rsid w:val="00942CD0"/>
    <w:rsid w:val="00942D91"/>
    <w:rsid w:val="00942E8F"/>
    <w:rsid w:val="00942EF6"/>
    <w:rsid w:val="00942F40"/>
    <w:rsid w:val="00943098"/>
    <w:rsid w:val="00943103"/>
    <w:rsid w:val="00943119"/>
    <w:rsid w:val="00943184"/>
    <w:rsid w:val="009431D6"/>
    <w:rsid w:val="009431F3"/>
    <w:rsid w:val="00943442"/>
    <w:rsid w:val="009434B0"/>
    <w:rsid w:val="00943589"/>
    <w:rsid w:val="009435C8"/>
    <w:rsid w:val="0094361B"/>
    <w:rsid w:val="009436B0"/>
    <w:rsid w:val="009436E2"/>
    <w:rsid w:val="009437FB"/>
    <w:rsid w:val="00943A03"/>
    <w:rsid w:val="00943A4F"/>
    <w:rsid w:val="00943B08"/>
    <w:rsid w:val="00943B28"/>
    <w:rsid w:val="00943B94"/>
    <w:rsid w:val="00943C3B"/>
    <w:rsid w:val="00943C59"/>
    <w:rsid w:val="00943DD0"/>
    <w:rsid w:val="00943E1B"/>
    <w:rsid w:val="00943F97"/>
    <w:rsid w:val="00943FF0"/>
    <w:rsid w:val="009440D1"/>
    <w:rsid w:val="0094411C"/>
    <w:rsid w:val="0094418C"/>
    <w:rsid w:val="009441A9"/>
    <w:rsid w:val="009441F2"/>
    <w:rsid w:val="00944209"/>
    <w:rsid w:val="00944369"/>
    <w:rsid w:val="00944386"/>
    <w:rsid w:val="009443A4"/>
    <w:rsid w:val="009443B1"/>
    <w:rsid w:val="009443C3"/>
    <w:rsid w:val="00944461"/>
    <w:rsid w:val="00944470"/>
    <w:rsid w:val="009444A5"/>
    <w:rsid w:val="0094458B"/>
    <w:rsid w:val="0094463B"/>
    <w:rsid w:val="009446C7"/>
    <w:rsid w:val="0094470E"/>
    <w:rsid w:val="00944712"/>
    <w:rsid w:val="00944773"/>
    <w:rsid w:val="009447E7"/>
    <w:rsid w:val="009448E4"/>
    <w:rsid w:val="0094490D"/>
    <w:rsid w:val="00944AE0"/>
    <w:rsid w:val="00944B11"/>
    <w:rsid w:val="00944BAB"/>
    <w:rsid w:val="00944BBB"/>
    <w:rsid w:val="00944C8E"/>
    <w:rsid w:val="00944C91"/>
    <w:rsid w:val="00944D88"/>
    <w:rsid w:val="00944DD4"/>
    <w:rsid w:val="00944E57"/>
    <w:rsid w:val="00944EA4"/>
    <w:rsid w:val="00944F78"/>
    <w:rsid w:val="00944F8B"/>
    <w:rsid w:val="00945032"/>
    <w:rsid w:val="0094507A"/>
    <w:rsid w:val="00945088"/>
    <w:rsid w:val="009450B2"/>
    <w:rsid w:val="00945110"/>
    <w:rsid w:val="00945162"/>
    <w:rsid w:val="0094539E"/>
    <w:rsid w:val="0094549F"/>
    <w:rsid w:val="009454D7"/>
    <w:rsid w:val="009454F8"/>
    <w:rsid w:val="0094564D"/>
    <w:rsid w:val="0094570C"/>
    <w:rsid w:val="009457DD"/>
    <w:rsid w:val="009457FE"/>
    <w:rsid w:val="009458D6"/>
    <w:rsid w:val="0094596B"/>
    <w:rsid w:val="0094597E"/>
    <w:rsid w:val="00945A0F"/>
    <w:rsid w:val="00945A3C"/>
    <w:rsid w:val="00945A3E"/>
    <w:rsid w:val="00945A45"/>
    <w:rsid w:val="00945A5D"/>
    <w:rsid w:val="00945A63"/>
    <w:rsid w:val="00945A87"/>
    <w:rsid w:val="00945B8D"/>
    <w:rsid w:val="00945C10"/>
    <w:rsid w:val="00945D08"/>
    <w:rsid w:val="00945E3C"/>
    <w:rsid w:val="00945F33"/>
    <w:rsid w:val="00945F7D"/>
    <w:rsid w:val="00945FB5"/>
    <w:rsid w:val="009460D5"/>
    <w:rsid w:val="0094616F"/>
    <w:rsid w:val="00946274"/>
    <w:rsid w:val="009464A4"/>
    <w:rsid w:val="009464BA"/>
    <w:rsid w:val="00946518"/>
    <w:rsid w:val="009465FE"/>
    <w:rsid w:val="0094660A"/>
    <w:rsid w:val="00946631"/>
    <w:rsid w:val="00946689"/>
    <w:rsid w:val="0094669A"/>
    <w:rsid w:val="009466C0"/>
    <w:rsid w:val="009466FF"/>
    <w:rsid w:val="00946782"/>
    <w:rsid w:val="009468BF"/>
    <w:rsid w:val="009469A9"/>
    <w:rsid w:val="009469AA"/>
    <w:rsid w:val="00946A23"/>
    <w:rsid w:val="00946ADB"/>
    <w:rsid w:val="00946B06"/>
    <w:rsid w:val="00946BAA"/>
    <w:rsid w:val="00946BAE"/>
    <w:rsid w:val="00946C0A"/>
    <w:rsid w:val="00946C2A"/>
    <w:rsid w:val="00946C4F"/>
    <w:rsid w:val="00946CEB"/>
    <w:rsid w:val="00946D2D"/>
    <w:rsid w:val="00946E3B"/>
    <w:rsid w:val="00946E4D"/>
    <w:rsid w:val="00946F59"/>
    <w:rsid w:val="00946FE7"/>
    <w:rsid w:val="0094700C"/>
    <w:rsid w:val="0094705F"/>
    <w:rsid w:val="009470FD"/>
    <w:rsid w:val="009471AD"/>
    <w:rsid w:val="009471F8"/>
    <w:rsid w:val="009472EC"/>
    <w:rsid w:val="009473C3"/>
    <w:rsid w:val="0094742F"/>
    <w:rsid w:val="00947435"/>
    <w:rsid w:val="0094756C"/>
    <w:rsid w:val="009476AA"/>
    <w:rsid w:val="00947768"/>
    <w:rsid w:val="009477E2"/>
    <w:rsid w:val="009478EF"/>
    <w:rsid w:val="009479AB"/>
    <w:rsid w:val="009479D3"/>
    <w:rsid w:val="00947AA3"/>
    <w:rsid w:val="00947AA8"/>
    <w:rsid w:val="00947C41"/>
    <w:rsid w:val="00947DE3"/>
    <w:rsid w:val="00947EE4"/>
    <w:rsid w:val="00947FC6"/>
    <w:rsid w:val="0095007E"/>
    <w:rsid w:val="009500A5"/>
    <w:rsid w:val="009500FF"/>
    <w:rsid w:val="009501AB"/>
    <w:rsid w:val="0095032A"/>
    <w:rsid w:val="00950414"/>
    <w:rsid w:val="0095043C"/>
    <w:rsid w:val="009504D5"/>
    <w:rsid w:val="009505CA"/>
    <w:rsid w:val="00950673"/>
    <w:rsid w:val="0095070D"/>
    <w:rsid w:val="0095081A"/>
    <w:rsid w:val="00950824"/>
    <w:rsid w:val="0095082D"/>
    <w:rsid w:val="0095088D"/>
    <w:rsid w:val="009508DE"/>
    <w:rsid w:val="0095094C"/>
    <w:rsid w:val="00950965"/>
    <w:rsid w:val="009509EF"/>
    <w:rsid w:val="00950A26"/>
    <w:rsid w:val="00950A3D"/>
    <w:rsid w:val="00950B90"/>
    <w:rsid w:val="00950EE3"/>
    <w:rsid w:val="00950F6B"/>
    <w:rsid w:val="00951070"/>
    <w:rsid w:val="0095107B"/>
    <w:rsid w:val="009510F9"/>
    <w:rsid w:val="00951153"/>
    <w:rsid w:val="0095116B"/>
    <w:rsid w:val="009511C0"/>
    <w:rsid w:val="009512A0"/>
    <w:rsid w:val="00951325"/>
    <w:rsid w:val="00951445"/>
    <w:rsid w:val="00951488"/>
    <w:rsid w:val="00951504"/>
    <w:rsid w:val="0095153C"/>
    <w:rsid w:val="0095155C"/>
    <w:rsid w:val="009515AE"/>
    <w:rsid w:val="009515D1"/>
    <w:rsid w:val="00951740"/>
    <w:rsid w:val="00951889"/>
    <w:rsid w:val="009518C7"/>
    <w:rsid w:val="00951985"/>
    <w:rsid w:val="00951AA8"/>
    <w:rsid w:val="00951AAC"/>
    <w:rsid w:val="00951AD6"/>
    <w:rsid w:val="00951C84"/>
    <w:rsid w:val="00951CEC"/>
    <w:rsid w:val="00951CFE"/>
    <w:rsid w:val="00951D6B"/>
    <w:rsid w:val="00951DC4"/>
    <w:rsid w:val="00951E4B"/>
    <w:rsid w:val="00951EF9"/>
    <w:rsid w:val="00951F38"/>
    <w:rsid w:val="00951F9B"/>
    <w:rsid w:val="00951FE6"/>
    <w:rsid w:val="00952046"/>
    <w:rsid w:val="009520A7"/>
    <w:rsid w:val="009520F1"/>
    <w:rsid w:val="0095214E"/>
    <w:rsid w:val="009521CA"/>
    <w:rsid w:val="0095221A"/>
    <w:rsid w:val="00952354"/>
    <w:rsid w:val="00952621"/>
    <w:rsid w:val="009526B6"/>
    <w:rsid w:val="009526D4"/>
    <w:rsid w:val="00952859"/>
    <w:rsid w:val="00952946"/>
    <w:rsid w:val="00952960"/>
    <w:rsid w:val="009529C9"/>
    <w:rsid w:val="00952A7E"/>
    <w:rsid w:val="00952DBB"/>
    <w:rsid w:val="00952E65"/>
    <w:rsid w:val="009530AA"/>
    <w:rsid w:val="0095319F"/>
    <w:rsid w:val="00953204"/>
    <w:rsid w:val="00953218"/>
    <w:rsid w:val="0095328C"/>
    <w:rsid w:val="00953469"/>
    <w:rsid w:val="00953496"/>
    <w:rsid w:val="009534F4"/>
    <w:rsid w:val="00953526"/>
    <w:rsid w:val="00953548"/>
    <w:rsid w:val="00953668"/>
    <w:rsid w:val="0095376D"/>
    <w:rsid w:val="009537EE"/>
    <w:rsid w:val="00953820"/>
    <w:rsid w:val="00953846"/>
    <w:rsid w:val="00953866"/>
    <w:rsid w:val="00953A80"/>
    <w:rsid w:val="00953A9A"/>
    <w:rsid w:val="00953B28"/>
    <w:rsid w:val="00953CB7"/>
    <w:rsid w:val="00953D85"/>
    <w:rsid w:val="00953DFC"/>
    <w:rsid w:val="00953E72"/>
    <w:rsid w:val="00953F10"/>
    <w:rsid w:val="00953F7C"/>
    <w:rsid w:val="00953F9D"/>
    <w:rsid w:val="009540A6"/>
    <w:rsid w:val="009540AB"/>
    <w:rsid w:val="00954168"/>
    <w:rsid w:val="00954197"/>
    <w:rsid w:val="00954204"/>
    <w:rsid w:val="009542DA"/>
    <w:rsid w:val="009542DB"/>
    <w:rsid w:val="00954432"/>
    <w:rsid w:val="00954618"/>
    <w:rsid w:val="009547A2"/>
    <w:rsid w:val="009547AE"/>
    <w:rsid w:val="0095480B"/>
    <w:rsid w:val="00954816"/>
    <w:rsid w:val="00954835"/>
    <w:rsid w:val="00954856"/>
    <w:rsid w:val="0095487A"/>
    <w:rsid w:val="00954889"/>
    <w:rsid w:val="009548E1"/>
    <w:rsid w:val="00954944"/>
    <w:rsid w:val="00954960"/>
    <w:rsid w:val="00954994"/>
    <w:rsid w:val="00954A50"/>
    <w:rsid w:val="00954A68"/>
    <w:rsid w:val="00954B51"/>
    <w:rsid w:val="00954BEA"/>
    <w:rsid w:val="00954CF9"/>
    <w:rsid w:val="00954F1E"/>
    <w:rsid w:val="00954FF6"/>
    <w:rsid w:val="0095500C"/>
    <w:rsid w:val="00955051"/>
    <w:rsid w:val="0095508F"/>
    <w:rsid w:val="009550D6"/>
    <w:rsid w:val="0095518D"/>
    <w:rsid w:val="009551E4"/>
    <w:rsid w:val="009552B0"/>
    <w:rsid w:val="009554FB"/>
    <w:rsid w:val="00955530"/>
    <w:rsid w:val="00955540"/>
    <w:rsid w:val="0095558E"/>
    <w:rsid w:val="009555E2"/>
    <w:rsid w:val="009556B2"/>
    <w:rsid w:val="00955717"/>
    <w:rsid w:val="0095573D"/>
    <w:rsid w:val="00955778"/>
    <w:rsid w:val="0095577E"/>
    <w:rsid w:val="00955924"/>
    <w:rsid w:val="00955A0C"/>
    <w:rsid w:val="00955A84"/>
    <w:rsid w:val="00955AE1"/>
    <w:rsid w:val="00955B97"/>
    <w:rsid w:val="00955C0C"/>
    <w:rsid w:val="00955C3B"/>
    <w:rsid w:val="00955C4F"/>
    <w:rsid w:val="00955E2A"/>
    <w:rsid w:val="00955EC1"/>
    <w:rsid w:val="00955ED2"/>
    <w:rsid w:val="00955F28"/>
    <w:rsid w:val="00956007"/>
    <w:rsid w:val="0095600F"/>
    <w:rsid w:val="00956027"/>
    <w:rsid w:val="009563F3"/>
    <w:rsid w:val="00956473"/>
    <w:rsid w:val="009564AA"/>
    <w:rsid w:val="009565B2"/>
    <w:rsid w:val="009565EF"/>
    <w:rsid w:val="0095663E"/>
    <w:rsid w:val="0095663F"/>
    <w:rsid w:val="00956756"/>
    <w:rsid w:val="0095679D"/>
    <w:rsid w:val="009568F7"/>
    <w:rsid w:val="00956908"/>
    <w:rsid w:val="0095696E"/>
    <w:rsid w:val="00956971"/>
    <w:rsid w:val="009569FB"/>
    <w:rsid w:val="00956A00"/>
    <w:rsid w:val="00956AAB"/>
    <w:rsid w:val="00956ADB"/>
    <w:rsid w:val="00956B22"/>
    <w:rsid w:val="00956B65"/>
    <w:rsid w:val="00956B8F"/>
    <w:rsid w:val="00956C1D"/>
    <w:rsid w:val="00956CB0"/>
    <w:rsid w:val="00956D3B"/>
    <w:rsid w:val="00956DBA"/>
    <w:rsid w:val="00956E5B"/>
    <w:rsid w:val="00956FEE"/>
    <w:rsid w:val="00957012"/>
    <w:rsid w:val="00957064"/>
    <w:rsid w:val="009570D7"/>
    <w:rsid w:val="00957131"/>
    <w:rsid w:val="009571FD"/>
    <w:rsid w:val="00957223"/>
    <w:rsid w:val="009572D9"/>
    <w:rsid w:val="00957371"/>
    <w:rsid w:val="00957376"/>
    <w:rsid w:val="0095738A"/>
    <w:rsid w:val="009573F2"/>
    <w:rsid w:val="0095743F"/>
    <w:rsid w:val="00957551"/>
    <w:rsid w:val="009576FF"/>
    <w:rsid w:val="009577C4"/>
    <w:rsid w:val="009577D5"/>
    <w:rsid w:val="009577F4"/>
    <w:rsid w:val="00957979"/>
    <w:rsid w:val="009579C7"/>
    <w:rsid w:val="009579E1"/>
    <w:rsid w:val="00957AAA"/>
    <w:rsid w:val="00957AC1"/>
    <w:rsid w:val="00957AF8"/>
    <w:rsid w:val="00957CC8"/>
    <w:rsid w:val="00957D22"/>
    <w:rsid w:val="00957E03"/>
    <w:rsid w:val="00957F6A"/>
    <w:rsid w:val="00957F8C"/>
    <w:rsid w:val="00957FA8"/>
    <w:rsid w:val="0096009B"/>
    <w:rsid w:val="0096018C"/>
    <w:rsid w:val="009601C0"/>
    <w:rsid w:val="0096021A"/>
    <w:rsid w:val="0096024B"/>
    <w:rsid w:val="00960283"/>
    <w:rsid w:val="00960443"/>
    <w:rsid w:val="009604B5"/>
    <w:rsid w:val="009604BF"/>
    <w:rsid w:val="009605EC"/>
    <w:rsid w:val="00960682"/>
    <w:rsid w:val="0096068B"/>
    <w:rsid w:val="00960694"/>
    <w:rsid w:val="0096070D"/>
    <w:rsid w:val="0096073F"/>
    <w:rsid w:val="00960763"/>
    <w:rsid w:val="009608A2"/>
    <w:rsid w:val="00960943"/>
    <w:rsid w:val="00960955"/>
    <w:rsid w:val="00960997"/>
    <w:rsid w:val="00960A6D"/>
    <w:rsid w:val="00960AA3"/>
    <w:rsid w:val="00960B30"/>
    <w:rsid w:val="00960B7B"/>
    <w:rsid w:val="00960BD5"/>
    <w:rsid w:val="00960BFE"/>
    <w:rsid w:val="00960C0C"/>
    <w:rsid w:val="00960C37"/>
    <w:rsid w:val="00960CDC"/>
    <w:rsid w:val="00960D4C"/>
    <w:rsid w:val="00960DD4"/>
    <w:rsid w:val="00960EB1"/>
    <w:rsid w:val="00961000"/>
    <w:rsid w:val="00961203"/>
    <w:rsid w:val="009612DB"/>
    <w:rsid w:val="009612F9"/>
    <w:rsid w:val="00961437"/>
    <w:rsid w:val="009614B6"/>
    <w:rsid w:val="0096157A"/>
    <w:rsid w:val="0096160B"/>
    <w:rsid w:val="0096160D"/>
    <w:rsid w:val="00961630"/>
    <w:rsid w:val="00961720"/>
    <w:rsid w:val="009617C7"/>
    <w:rsid w:val="00961857"/>
    <w:rsid w:val="0096196F"/>
    <w:rsid w:val="009619CC"/>
    <w:rsid w:val="00961A50"/>
    <w:rsid w:val="00961B2E"/>
    <w:rsid w:val="00961B63"/>
    <w:rsid w:val="00961B8D"/>
    <w:rsid w:val="00961B8E"/>
    <w:rsid w:val="00961CBC"/>
    <w:rsid w:val="00961D1C"/>
    <w:rsid w:val="00961D7E"/>
    <w:rsid w:val="00961DFC"/>
    <w:rsid w:val="00961E25"/>
    <w:rsid w:val="00961EED"/>
    <w:rsid w:val="00961F5E"/>
    <w:rsid w:val="0096200D"/>
    <w:rsid w:val="00962121"/>
    <w:rsid w:val="009622B2"/>
    <w:rsid w:val="009623A3"/>
    <w:rsid w:val="009623A4"/>
    <w:rsid w:val="009623C1"/>
    <w:rsid w:val="0096247C"/>
    <w:rsid w:val="0096249F"/>
    <w:rsid w:val="009625C9"/>
    <w:rsid w:val="00962657"/>
    <w:rsid w:val="00962666"/>
    <w:rsid w:val="009626D6"/>
    <w:rsid w:val="0096275B"/>
    <w:rsid w:val="009627AE"/>
    <w:rsid w:val="0096293C"/>
    <w:rsid w:val="00962954"/>
    <w:rsid w:val="00962B69"/>
    <w:rsid w:val="00962BCC"/>
    <w:rsid w:val="00962BD1"/>
    <w:rsid w:val="00962C8B"/>
    <w:rsid w:val="00962D8A"/>
    <w:rsid w:val="00962DB2"/>
    <w:rsid w:val="00962DE7"/>
    <w:rsid w:val="00962DFC"/>
    <w:rsid w:val="00962F9D"/>
    <w:rsid w:val="00962FED"/>
    <w:rsid w:val="0096306F"/>
    <w:rsid w:val="009630B9"/>
    <w:rsid w:val="00963236"/>
    <w:rsid w:val="009632C2"/>
    <w:rsid w:val="009632CA"/>
    <w:rsid w:val="009633B2"/>
    <w:rsid w:val="00963444"/>
    <w:rsid w:val="009634A3"/>
    <w:rsid w:val="009635AD"/>
    <w:rsid w:val="00963681"/>
    <w:rsid w:val="00963682"/>
    <w:rsid w:val="009636B1"/>
    <w:rsid w:val="009637CF"/>
    <w:rsid w:val="0096384A"/>
    <w:rsid w:val="009638FF"/>
    <w:rsid w:val="009639CA"/>
    <w:rsid w:val="00963A6D"/>
    <w:rsid w:val="00963AF3"/>
    <w:rsid w:val="00963B52"/>
    <w:rsid w:val="00963B6D"/>
    <w:rsid w:val="00963BB3"/>
    <w:rsid w:val="00963BF2"/>
    <w:rsid w:val="00963E72"/>
    <w:rsid w:val="00963EE7"/>
    <w:rsid w:val="00963F37"/>
    <w:rsid w:val="00964052"/>
    <w:rsid w:val="00964078"/>
    <w:rsid w:val="00964089"/>
    <w:rsid w:val="009640A5"/>
    <w:rsid w:val="0096412B"/>
    <w:rsid w:val="0096418A"/>
    <w:rsid w:val="009641DA"/>
    <w:rsid w:val="00964243"/>
    <w:rsid w:val="009642D7"/>
    <w:rsid w:val="009642EC"/>
    <w:rsid w:val="00964304"/>
    <w:rsid w:val="00964366"/>
    <w:rsid w:val="00964461"/>
    <w:rsid w:val="00964473"/>
    <w:rsid w:val="00964640"/>
    <w:rsid w:val="00964730"/>
    <w:rsid w:val="009647A3"/>
    <w:rsid w:val="0096491F"/>
    <w:rsid w:val="00964A24"/>
    <w:rsid w:val="00964A42"/>
    <w:rsid w:val="00964B12"/>
    <w:rsid w:val="00964B6B"/>
    <w:rsid w:val="00964BAC"/>
    <w:rsid w:val="00964BE0"/>
    <w:rsid w:val="00964DBB"/>
    <w:rsid w:val="00964F60"/>
    <w:rsid w:val="0096505B"/>
    <w:rsid w:val="0096507C"/>
    <w:rsid w:val="00965085"/>
    <w:rsid w:val="009651EE"/>
    <w:rsid w:val="009651FF"/>
    <w:rsid w:val="00965250"/>
    <w:rsid w:val="0096527F"/>
    <w:rsid w:val="009652B8"/>
    <w:rsid w:val="0096543C"/>
    <w:rsid w:val="00965484"/>
    <w:rsid w:val="009654F9"/>
    <w:rsid w:val="00965573"/>
    <w:rsid w:val="00965636"/>
    <w:rsid w:val="00965657"/>
    <w:rsid w:val="0096566B"/>
    <w:rsid w:val="00965680"/>
    <w:rsid w:val="0096577E"/>
    <w:rsid w:val="00965821"/>
    <w:rsid w:val="00965844"/>
    <w:rsid w:val="00965AFB"/>
    <w:rsid w:val="00965CF1"/>
    <w:rsid w:val="00965DDD"/>
    <w:rsid w:val="00965E5A"/>
    <w:rsid w:val="00965FF3"/>
    <w:rsid w:val="00966003"/>
    <w:rsid w:val="00966022"/>
    <w:rsid w:val="0096616C"/>
    <w:rsid w:val="0096623A"/>
    <w:rsid w:val="00966240"/>
    <w:rsid w:val="0096624C"/>
    <w:rsid w:val="00966251"/>
    <w:rsid w:val="009662C2"/>
    <w:rsid w:val="009662D2"/>
    <w:rsid w:val="0096630F"/>
    <w:rsid w:val="0096637F"/>
    <w:rsid w:val="009663C0"/>
    <w:rsid w:val="0096643A"/>
    <w:rsid w:val="00966498"/>
    <w:rsid w:val="009664BC"/>
    <w:rsid w:val="009664F1"/>
    <w:rsid w:val="0096662B"/>
    <w:rsid w:val="009666AD"/>
    <w:rsid w:val="009666CE"/>
    <w:rsid w:val="00966732"/>
    <w:rsid w:val="00966802"/>
    <w:rsid w:val="00966806"/>
    <w:rsid w:val="00966938"/>
    <w:rsid w:val="0096696B"/>
    <w:rsid w:val="009669CA"/>
    <w:rsid w:val="00966A6F"/>
    <w:rsid w:val="00966ABB"/>
    <w:rsid w:val="00966AC1"/>
    <w:rsid w:val="00966CD0"/>
    <w:rsid w:val="00966E03"/>
    <w:rsid w:val="00966E50"/>
    <w:rsid w:val="00966EB8"/>
    <w:rsid w:val="00966EDE"/>
    <w:rsid w:val="009670CA"/>
    <w:rsid w:val="009671FB"/>
    <w:rsid w:val="009672FB"/>
    <w:rsid w:val="00967611"/>
    <w:rsid w:val="009677E3"/>
    <w:rsid w:val="00967844"/>
    <w:rsid w:val="009678AB"/>
    <w:rsid w:val="009679AB"/>
    <w:rsid w:val="00967A9B"/>
    <w:rsid w:val="00967AC3"/>
    <w:rsid w:val="00967B6F"/>
    <w:rsid w:val="00967B9C"/>
    <w:rsid w:val="00967BA2"/>
    <w:rsid w:val="00967BCE"/>
    <w:rsid w:val="00967E34"/>
    <w:rsid w:val="00967EC5"/>
    <w:rsid w:val="009700EE"/>
    <w:rsid w:val="0097010D"/>
    <w:rsid w:val="009703F2"/>
    <w:rsid w:val="0097042B"/>
    <w:rsid w:val="00970592"/>
    <w:rsid w:val="00970681"/>
    <w:rsid w:val="00970741"/>
    <w:rsid w:val="009707F2"/>
    <w:rsid w:val="00970818"/>
    <w:rsid w:val="00970839"/>
    <w:rsid w:val="00970860"/>
    <w:rsid w:val="00970A1F"/>
    <w:rsid w:val="00970A47"/>
    <w:rsid w:val="00970AB6"/>
    <w:rsid w:val="00970ADE"/>
    <w:rsid w:val="00970BA9"/>
    <w:rsid w:val="00970BE9"/>
    <w:rsid w:val="00970E18"/>
    <w:rsid w:val="00970E1F"/>
    <w:rsid w:val="00970F4C"/>
    <w:rsid w:val="00970F6C"/>
    <w:rsid w:val="00970FEE"/>
    <w:rsid w:val="0097103E"/>
    <w:rsid w:val="00971124"/>
    <w:rsid w:val="00971138"/>
    <w:rsid w:val="00971150"/>
    <w:rsid w:val="009711A9"/>
    <w:rsid w:val="009711DA"/>
    <w:rsid w:val="0097126C"/>
    <w:rsid w:val="00971332"/>
    <w:rsid w:val="009713D5"/>
    <w:rsid w:val="00971590"/>
    <w:rsid w:val="009715D7"/>
    <w:rsid w:val="00971625"/>
    <w:rsid w:val="009716B9"/>
    <w:rsid w:val="0097175D"/>
    <w:rsid w:val="0097176D"/>
    <w:rsid w:val="0097177E"/>
    <w:rsid w:val="009717E6"/>
    <w:rsid w:val="009717FF"/>
    <w:rsid w:val="0097187C"/>
    <w:rsid w:val="00971934"/>
    <w:rsid w:val="009719D8"/>
    <w:rsid w:val="00971C26"/>
    <w:rsid w:val="00971D16"/>
    <w:rsid w:val="00971D38"/>
    <w:rsid w:val="00971D85"/>
    <w:rsid w:val="00971EFA"/>
    <w:rsid w:val="00971F31"/>
    <w:rsid w:val="00971F81"/>
    <w:rsid w:val="00971FCD"/>
    <w:rsid w:val="00972065"/>
    <w:rsid w:val="009720DE"/>
    <w:rsid w:val="00972162"/>
    <w:rsid w:val="009721DD"/>
    <w:rsid w:val="009721E7"/>
    <w:rsid w:val="009722D1"/>
    <w:rsid w:val="009723E4"/>
    <w:rsid w:val="009723FA"/>
    <w:rsid w:val="0097242D"/>
    <w:rsid w:val="00972513"/>
    <w:rsid w:val="00972542"/>
    <w:rsid w:val="00972584"/>
    <w:rsid w:val="009725CF"/>
    <w:rsid w:val="0097262E"/>
    <w:rsid w:val="00972670"/>
    <w:rsid w:val="009727BA"/>
    <w:rsid w:val="009727D9"/>
    <w:rsid w:val="009727F0"/>
    <w:rsid w:val="009728E7"/>
    <w:rsid w:val="009728F4"/>
    <w:rsid w:val="00972938"/>
    <w:rsid w:val="0097299A"/>
    <w:rsid w:val="009729E8"/>
    <w:rsid w:val="009729FE"/>
    <w:rsid w:val="00972AD9"/>
    <w:rsid w:val="00972AE7"/>
    <w:rsid w:val="00972B08"/>
    <w:rsid w:val="00972B19"/>
    <w:rsid w:val="00972B42"/>
    <w:rsid w:val="00972BBF"/>
    <w:rsid w:val="00972BFE"/>
    <w:rsid w:val="00972C64"/>
    <w:rsid w:val="00972CB3"/>
    <w:rsid w:val="00972DD0"/>
    <w:rsid w:val="00972DDB"/>
    <w:rsid w:val="00972E4B"/>
    <w:rsid w:val="00972EF4"/>
    <w:rsid w:val="00972F4A"/>
    <w:rsid w:val="0097306E"/>
    <w:rsid w:val="0097315C"/>
    <w:rsid w:val="009731AA"/>
    <w:rsid w:val="00973265"/>
    <w:rsid w:val="0097327D"/>
    <w:rsid w:val="009732CF"/>
    <w:rsid w:val="0097334E"/>
    <w:rsid w:val="0097336A"/>
    <w:rsid w:val="009733D3"/>
    <w:rsid w:val="00973406"/>
    <w:rsid w:val="00973430"/>
    <w:rsid w:val="0097344D"/>
    <w:rsid w:val="0097356A"/>
    <w:rsid w:val="009735C1"/>
    <w:rsid w:val="0097368F"/>
    <w:rsid w:val="009736A1"/>
    <w:rsid w:val="009736CB"/>
    <w:rsid w:val="009737BA"/>
    <w:rsid w:val="009737FE"/>
    <w:rsid w:val="00973800"/>
    <w:rsid w:val="0097381F"/>
    <w:rsid w:val="0097383F"/>
    <w:rsid w:val="00973920"/>
    <w:rsid w:val="00973927"/>
    <w:rsid w:val="00973949"/>
    <w:rsid w:val="0097395B"/>
    <w:rsid w:val="009739F8"/>
    <w:rsid w:val="00973A85"/>
    <w:rsid w:val="00973B5E"/>
    <w:rsid w:val="00973BC5"/>
    <w:rsid w:val="00973CAF"/>
    <w:rsid w:val="00973D00"/>
    <w:rsid w:val="00973E6D"/>
    <w:rsid w:val="00973EC1"/>
    <w:rsid w:val="00973EF3"/>
    <w:rsid w:val="00973F33"/>
    <w:rsid w:val="00973FB3"/>
    <w:rsid w:val="00974065"/>
    <w:rsid w:val="009740A2"/>
    <w:rsid w:val="00974182"/>
    <w:rsid w:val="009741DD"/>
    <w:rsid w:val="009742C1"/>
    <w:rsid w:val="0097433F"/>
    <w:rsid w:val="00974451"/>
    <w:rsid w:val="009744C3"/>
    <w:rsid w:val="00974577"/>
    <w:rsid w:val="00974659"/>
    <w:rsid w:val="00974664"/>
    <w:rsid w:val="00974683"/>
    <w:rsid w:val="00974756"/>
    <w:rsid w:val="0097475C"/>
    <w:rsid w:val="00974797"/>
    <w:rsid w:val="00974800"/>
    <w:rsid w:val="009748E5"/>
    <w:rsid w:val="00974986"/>
    <w:rsid w:val="00974A25"/>
    <w:rsid w:val="00974B7F"/>
    <w:rsid w:val="00974BB8"/>
    <w:rsid w:val="00974BEA"/>
    <w:rsid w:val="00974C6C"/>
    <w:rsid w:val="00974CCF"/>
    <w:rsid w:val="00974DAD"/>
    <w:rsid w:val="00974EDD"/>
    <w:rsid w:val="00974FE2"/>
    <w:rsid w:val="009750F9"/>
    <w:rsid w:val="00975259"/>
    <w:rsid w:val="009752DF"/>
    <w:rsid w:val="00975322"/>
    <w:rsid w:val="009753D7"/>
    <w:rsid w:val="0097542C"/>
    <w:rsid w:val="00975546"/>
    <w:rsid w:val="00975548"/>
    <w:rsid w:val="009755F8"/>
    <w:rsid w:val="0097564B"/>
    <w:rsid w:val="00975728"/>
    <w:rsid w:val="00975770"/>
    <w:rsid w:val="009758E1"/>
    <w:rsid w:val="009758FB"/>
    <w:rsid w:val="00975915"/>
    <w:rsid w:val="00975978"/>
    <w:rsid w:val="00975AEA"/>
    <w:rsid w:val="00975B7B"/>
    <w:rsid w:val="00975C91"/>
    <w:rsid w:val="00975CCD"/>
    <w:rsid w:val="00975DC9"/>
    <w:rsid w:val="00975E62"/>
    <w:rsid w:val="00976007"/>
    <w:rsid w:val="00976118"/>
    <w:rsid w:val="00976133"/>
    <w:rsid w:val="0097615E"/>
    <w:rsid w:val="009761F1"/>
    <w:rsid w:val="009762BB"/>
    <w:rsid w:val="009762F5"/>
    <w:rsid w:val="009763E3"/>
    <w:rsid w:val="009764B8"/>
    <w:rsid w:val="00976538"/>
    <w:rsid w:val="00976542"/>
    <w:rsid w:val="009766ED"/>
    <w:rsid w:val="009768BB"/>
    <w:rsid w:val="00976A34"/>
    <w:rsid w:val="00976A38"/>
    <w:rsid w:val="00976CF8"/>
    <w:rsid w:val="00976DB1"/>
    <w:rsid w:val="00976E4A"/>
    <w:rsid w:val="00976E53"/>
    <w:rsid w:val="00976E6F"/>
    <w:rsid w:val="00976EC4"/>
    <w:rsid w:val="00976FB9"/>
    <w:rsid w:val="00976FD9"/>
    <w:rsid w:val="00977118"/>
    <w:rsid w:val="00977187"/>
    <w:rsid w:val="0097719C"/>
    <w:rsid w:val="009771B0"/>
    <w:rsid w:val="009772F1"/>
    <w:rsid w:val="009773DE"/>
    <w:rsid w:val="00977407"/>
    <w:rsid w:val="00977612"/>
    <w:rsid w:val="00977641"/>
    <w:rsid w:val="00977674"/>
    <w:rsid w:val="009776CE"/>
    <w:rsid w:val="00977746"/>
    <w:rsid w:val="00977955"/>
    <w:rsid w:val="009779D9"/>
    <w:rsid w:val="009779DA"/>
    <w:rsid w:val="00977B42"/>
    <w:rsid w:val="00977BAE"/>
    <w:rsid w:val="00977BFD"/>
    <w:rsid w:val="00977D2F"/>
    <w:rsid w:val="00977DF5"/>
    <w:rsid w:val="0098023A"/>
    <w:rsid w:val="0098029E"/>
    <w:rsid w:val="009802F4"/>
    <w:rsid w:val="0098034D"/>
    <w:rsid w:val="0098036B"/>
    <w:rsid w:val="009803F4"/>
    <w:rsid w:val="009804EF"/>
    <w:rsid w:val="00980634"/>
    <w:rsid w:val="0098068B"/>
    <w:rsid w:val="00980796"/>
    <w:rsid w:val="009807FA"/>
    <w:rsid w:val="00980807"/>
    <w:rsid w:val="00980914"/>
    <w:rsid w:val="00980AD5"/>
    <w:rsid w:val="00980AE4"/>
    <w:rsid w:val="00980BBA"/>
    <w:rsid w:val="00980BDC"/>
    <w:rsid w:val="00980C30"/>
    <w:rsid w:val="00980C47"/>
    <w:rsid w:val="00980C4E"/>
    <w:rsid w:val="00980CE2"/>
    <w:rsid w:val="00980CF0"/>
    <w:rsid w:val="00980CF6"/>
    <w:rsid w:val="00980D50"/>
    <w:rsid w:val="00980D77"/>
    <w:rsid w:val="00980DD9"/>
    <w:rsid w:val="00980FC5"/>
    <w:rsid w:val="00980FE9"/>
    <w:rsid w:val="0098108A"/>
    <w:rsid w:val="009811B4"/>
    <w:rsid w:val="009811D3"/>
    <w:rsid w:val="009811E7"/>
    <w:rsid w:val="00981257"/>
    <w:rsid w:val="009812DD"/>
    <w:rsid w:val="009812EC"/>
    <w:rsid w:val="00981350"/>
    <w:rsid w:val="00981438"/>
    <w:rsid w:val="009814AD"/>
    <w:rsid w:val="009816E1"/>
    <w:rsid w:val="00981859"/>
    <w:rsid w:val="00981869"/>
    <w:rsid w:val="009818D2"/>
    <w:rsid w:val="00981919"/>
    <w:rsid w:val="00981972"/>
    <w:rsid w:val="0098199C"/>
    <w:rsid w:val="009819D9"/>
    <w:rsid w:val="00981B20"/>
    <w:rsid w:val="00981BB0"/>
    <w:rsid w:val="00981C7B"/>
    <w:rsid w:val="00981D94"/>
    <w:rsid w:val="00981E7A"/>
    <w:rsid w:val="00981E82"/>
    <w:rsid w:val="00981F28"/>
    <w:rsid w:val="00981F50"/>
    <w:rsid w:val="00981F5B"/>
    <w:rsid w:val="009820F7"/>
    <w:rsid w:val="0098219C"/>
    <w:rsid w:val="009821F0"/>
    <w:rsid w:val="00982257"/>
    <w:rsid w:val="00982289"/>
    <w:rsid w:val="009822B5"/>
    <w:rsid w:val="0098237F"/>
    <w:rsid w:val="009824DD"/>
    <w:rsid w:val="0098251D"/>
    <w:rsid w:val="0098253A"/>
    <w:rsid w:val="00982573"/>
    <w:rsid w:val="009825B3"/>
    <w:rsid w:val="009825D9"/>
    <w:rsid w:val="00982655"/>
    <w:rsid w:val="0098265E"/>
    <w:rsid w:val="009829BB"/>
    <w:rsid w:val="00982B36"/>
    <w:rsid w:val="00982B92"/>
    <w:rsid w:val="00982E91"/>
    <w:rsid w:val="00982EAC"/>
    <w:rsid w:val="00982F45"/>
    <w:rsid w:val="00982FD1"/>
    <w:rsid w:val="0098308C"/>
    <w:rsid w:val="00983096"/>
    <w:rsid w:val="009831A7"/>
    <w:rsid w:val="00983218"/>
    <w:rsid w:val="00983302"/>
    <w:rsid w:val="009834C1"/>
    <w:rsid w:val="00983587"/>
    <w:rsid w:val="00983891"/>
    <w:rsid w:val="009838F9"/>
    <w:rsid w:val="009838FD"/>
    <w:rsid w:val="00983918"/>
    <w:rsid w:val="00983953"/>
    <w:rsid w:val="009839F9"/>
    <w:rsid w:val="00983A46"/>
    <w:rsid w:val="00983AF2"/>
    <w:rsid w:val="00983BCC"/>
    <w:rsid w:val="00983BE9"/>
    <w:rsid w:val="00983C34"/>
    <w:rsid w:val="00983E9F"/>
    <w:rsid w:val="00983EF2"/>
    <w:rsid w:val="00983F2D"/>
    <w:rsid w:val="00983FD0"/>
    <w:rsid w:val="0098405F"/>
    <w:rsid w:val="009840A4"/>
    <w:rsid w:val="0098417B"/>
    <w:rsid w:val="009841A0"/>
    <w:rsid w:val="00984224"/>
    <w:rsid w:val="0098422B"/>
    <w:rsid w:val="0098427D"/>
    <w:rsid w:val="009842F9"/>
    <w:rsid w:val="00984317"/>
    <w:rsid w:val="00984326"/>
    <w:rsid w:val="009843E4"/>
    <w:rsid w:val="009843F9"/>
    <w:rsid w:val="0098448C"/>
    <w:rsid w:val="009845B1"/>
    <w:rsid w:val="0098468A"/>
    <w:rsid w:val="009846B7"/>
    <w:rsid w:val="00984B92"/>
    <w:rsid w:val="00984C78"/>
    <w:rsid w:val="00984CA4"/>
    <w:rsid w:val="00984CB6"/>
    <w:rsid w:val="00984CFE"/>
    <w:rsid w:val="00984DFE"/>
    <w:rsid w:val="00984E1E"/>
    <w:rsid w:val="00984F6B"/>
    <w:rsid w:val="0098512F"/>
    <w:rsid w:val="0098516D"/>
    <w:rsid w:val="009851D3"/>
    <w:rsid w:val="0098522C"/>
    <w:rsid w:val="00985253"/>
    <w:rsid w:val="009853BF"/>
    <w:rsid w:val="009853C9"/>
    <w:rsid w:val="0098541D"/>
    <w:rsid w:val="009854D9"/>
    <w:rsid w:val="0098558B"/>
    <w:rsid w:val="009855BC"/>
    <w:rsid w:val="00985812"/>
    <w:rsid w:val="00985891"/>
    <w:rsid w:val="009859E9"/>
    <w:rsid w:val="00985ADF"/>
    <w:rsid w:val="00985B10"/>
    <w:rsid w:val="00985C39"/>
    <w:rsid w:val="00985E64"/>
    <w:rsid w:val="00985F57"/>
    <w:rsid w:val="00986023"/>
    <w:rsid w:val="00986024"/>
    <w:rsid w:val="009860D8"/>
    <w:rsid w:val="009860F5"/>
    <w:rsid w:val="00986119"/>
    <w:rsid w:val="00986138"/>
    <w:rsid w:val="0098617C"/>
    <w:rsid w:val="0098625B"/>
    <w:rsid w:val="0098631F"/>
    <w:rsid w:val="0098632C"/>
    <w:rsid w:val="00986354"/>
    <w:rsid w:val="0098637C"/>
    <w:rsid w:val="009863C0"/>
    <w:rsid w:val="009863EA"/>
    <w:rsid w:val="00986427"/>
    <w:rsid w:val="00986479"/>
    <w:rsid w:val="009864B4"/>
    <w:rsid w:val="00986514"/>
    <w:rsid w:val="00986537"/>
    <w:rsid w:val="0098653A"/>
    <w:rsid w:val="00986648"/>
    <w:rsid w:val="009866C8"/>
    <w:rsid w:val="009866D0"/>
    <w:rsid w:val="009866DB"/>
    <w:rsid w:val="009868BC"/>
    <w:rsid w:val="009868DC"/>
    <w:rsid w:val="00986917"/>
    <w:rsid w:val="00986928"/>
    <w:rsid w:val="00986936"/>
    <w:rsid w:val="00986AAD"/>
    <w:rsid w:val="00986CF5"/>
    <w:rsid w:val="00986D58"/>
    <w:rsid w:val="00986E13"/>
    <w:rsid w:val="00986E4D"/>
    <w:rsid w:val="00986EA7"/>
    <w:rsid w:val="00986F41"/>
    <w:rsid w:val="00987048"/>
    <w:rsid w:val="009870CB"/>
    <w:rsid w:val="0098710B"/>
    <w:rsid w:val="00987141"/>
    <w:rsid w:val="009871F4"/>
    <w:rsid w:val="00987225"/>
    <w:rsid w:val="0098734A"/>
    <w:rsid w:val="00987369"/>
    <w:rsid w:val="0098736E"/>
    <w:rsid w:val="00987412"/>
    <w:rsid w:val="00987519"/>
    <w:rsid w:val="0098754B"/>
    <w:rsid w:val="0098758B"/>
    <w:rsid w:val="009875E8"/>
    <w:rsid w:val="00987774"/>
    <w:rsid w:val="0098778F"/>
    <w:rsid w:val="0098786C"/>
    <w:rsid w:val="00987989"/>
    <w:rsid w:val="00987A01"/>
    <w:rsid w:val="00987AB6"/>
    <w:rsid w:val="00987B31"/>
    <w:rsid w:val="00987B5E"/>
    <w:rsid w:val="00987BED"/>
    <w:rsid w:val="00987BFA"/>
    <w:rsid w:val="00987C36"/>
    <w:rsid w:val="00987C64"/>
    <w:rsid w:val="00987CCD"/>
    <w:rsid w:val="00987D25"/>
    <w:rsid w:val="00987D43"/>
    <w:rsid w:val="00987D7B"/>
    <w:rsid w:val="00987D97"/>
    <w:rsid w:val="00987DC0"/>
    <w:rsid w:val="00987F36"/>
    <w:rsid w:val="00987F4C"/>
    <w:rsid w:val="00987FA7"/>
    <w:rsid w:val="00987FB2"/>
    <w:rsid w:val="00987FC4"/>
    <w:rsid w:val="00990030"/>
    <w:rsid w:val="009901E5"/>
    <w:rsid w:val="00990257"/>
    <w:rsid w:val="0099029D"/>
    <w:rsid w:val="009903B9"/>
    <w:rsid w:val="0099051F"/>
    <w:rsid w:val="0099060A"/>
    <w:rsid w:val="00990622"/>
    <w:rsid w:val="0099066C"/>
    <w:rsid w:val="009906C6"/>
    <w:rsid w:val="009906F7"/>
    <w:rsid w:val="0099074F"/>
    <w:rsid w:val="00990784"/>
    <w:rsid w:val="009907F7"/>
    <w:rsid w:val="009907FE"/>
    <w:rsid w:val="00990827"/>
    <w:rsid w:val="00990879"/>
    <w:rsid w:val="00990880"/>
    <w:rsid w:val="00990973"/>
    <w:rsid w:val="009909EC"/>
    <w:rsid w:val="00990A58"/>
    <w:rsid w:val="00990A66"/>
    <w:rsid w:val="00990C74"/>
    <w:rsid w:val="00990C8C"/>
    <w:rsid w:val="00990CC7"/>
    <w:rsid w:val="00990CFE"/>
    <w:rsid w:val="00990E8C"/>
    <w:rsid w:val="00990F14"/>
    <w:rsid w:val="00990F8F"/>
    <w:rsid w:val="00990FB6"/>
    <w:rsid w:val="009910A3"/>
    <w:rsid w:val="009910F8"/>
    <w:rsid w:val="009912D2"/>
    <w:rsid w:val="0099139C"/>
    <w:rsid w:val="00991402"/>
    <w:rsid w:val="00991547"/>
    <w:rsid w:val="009915D0"/>
    <w:rsid w:val="0099173B"/>
    <w:rsid w:val="00991774"/>
    <w:rsid w:val="00991788"/>
    <w:rsid w:val="009917AA"/>
    <w:rsid w:val="00991814"/>
    <w:rsid w:val="009918D1"/>
    <w:rsid w:val="00991A3B"/>
    <w:rsid w:val="00991B16"/>
    <w:rsid w:val="00991B6A"/>
    <w:rsid w:val="00991BF3"/>
    <w:rsid w:val="00991C20"/>
    <w:rsid w:val="00991E48"/>
    <w:rsid w:val="00991F01"/>
    <w:rsid w:val="00991F18"/>
    <w:rsid w:val="00991FDA"/>
    <w:rsid w:val="009920D4"/>
    <w:rsid w:val="00992262"/>
    <w:rsid w:val="009922FC"/>
    <w:rsid w:val="00992390"/>
    <w:rsid w:val="009923DA"/>
    <w:rsid w:val="009923DE"/>
    <w:rsid w:val="0099243B"/>
    <w:rsid w:val="0099247A"/>
    <w:rsid w:val="0099251F"/>
    <w:rsid w:val="00992550"/>
    <w:rsid w:val="009926AD"/>
    <w:rsid w:val="00992729"/>
    <w:rsid w:val="00992771"/>
    <w:rsid w:val="00992A18"/>
    <w:rsid w:val="00992AE5"/>
    <w:rsid w:val="00992B4E"/>
    <w:rsid w:val="00992BE3"/>
    <w:rsid w:val="00992C68"/>
    <w:rsid w:val="00992CD5"/>
    <w:rsid w:val="00992D16"/>
    <w:rsid w:val="00992D9A"/>
    <w:rsid w:val="00992DB1"/>
    <w:rsid w:val="00992EF7"/>
    <w:rsid w:val="00993027"/>
    <w:rsid w:val="0099307F"/>
    <w:rsid w:val="00993105"/>
    <w:rsid w:val="00993586"/>
    <w:rsid w:val="00993599"/>
    <w:rsid w:val="009935CF"/>
    <w:rsid w:val="00993630"/>
    <w:rsid w:val="00993639"/>
    <w:rsid w:val="0099370B"/>
    <w:rsid w:val="00993735"/>
    <w:rsid w:val="009937DE"/>
    <w:rsid w:val="00993884"/>
    <w:rsid w:val="009938BF"/>
    <w:rsid w:val="009938D6"/>
    <w:rsid w:val="00993910"/>
    <w:rsid w:val="009939E4"/>
    <w:rsid w:val="00993A87"/>
    <w:rsid w:val="00993B0F"/>
    <w:rsid w:val="00993B19"/>
    <w:rsid w:val="00993B40"/>
    <w:rsid w:val="00993B4F"/>
    <w:rsid w:val="00993BE2"/>
    <w:rsid w:val="00993C0D"/>
    <w:rsid w:val="00993C39"/>
    <w:rsid w:val="00993C53"/>
    <w:rsid w:val="00993CA4"/>
    <w:rsid w:val="00993CD3"/>
    <w:rsid w:val="00993DCE"/>
    <w:rsid w:val="009940A2"/>
    <w:rsid w:val="009940E5"/>
    <w:rsid w:val="009940F8"/>
    <w:rsid w:val="0099412B"/>
    <w:rsid w:val="00994159"/>
    <w:rsid w:val="00994196"/>
    <w:rsid w:val="009943F8"/>
    <w:rsid w:val="00994466"/>
    <w:rsid w:val="009944FB"/>
    <w:rsid w:val="0099459A"/>
    <w:rsid w:val="009945C7"/>
    <w:rsid w:val="009945D5"/>
    <w:rsid w:val="0099468F"/>
    <w:rsid w:val="00994699"/>
    <w:rsid w:val="00994720"/>
    <w:rsid w:val="009947E0"/>
    <w:rsid w:val="0099487E"/>
    <w:rsid w:val="00994882"/>
    <w:rsid w:val="009949F9"/>
    <w:rsid w:val="00994ABE"/>
    <w:rsid w:val="00994ACD"/>
    <w:rsid w:val="00994AFF"/>
    <w:rsid w:val="00994B0A"/>
    <w:rsid w:val="00994B56"/>
    <w:rsid w:val="00994B7B"/>
    <w:rsid w:val="00994B94"/>
    <w:rsid w:val="00994CC8"/>
    <w:rsid w:val="00994E34"/>
    <w:rsid w:val="00994E5D"/>
    <w:rsid w:val="00994F0C"/>
    <w:rsid w:val="00994F17"/>
    <w:rsid w:val="00994F34"/>
    <w:rsid w:val="00994F38"/>
    <w:rsid w:val="00994F44"/>
    <w:rsid w:val="00994FB7"/>
    <w:rsid w:val="0099501B"/>
    <w:rsid w:val="00995095"/>
    <w:rsid w:val="009950E6"/>
    <w:rsid w:val="009951A9"/>
    <w:rsid w:val="00995201"/>
    <w:rsid w:val="00995211"/>
    <w:rsid w:val="00995245"/>
    <w:rsid w:val="00995329"/>
    <w:rsid w:val="00995366"/>
    <w:rsid w:val="00995410"/>
    <w:rsid w:val="00995464"/>
    <w:rsid w:val="00995489"/>
    <w:rsid w:val="00995647"/>
    <w:rsid w:val="00995772"/>
    <w:rsid w:val="00995796"/>
    <w:rsid w:val="0099597E"/>
    <w:rsid w:val="00995B29"/>
    <w:rsid w:val="00995B96"/>
    <w:rsid w:val="00995BB1"/>
    <w:rsid w:val="00995CCF"/>
    <w:rsid w:val="00995D18"/>
    <w:rsid w:val="00995D86"/>
    <w:rsid w:val="00995DA0"/>
    <w:rsid w:val="00995DDA"/>
    <w:rsid w:val="00995E1B"/>
    <w:rsid w:val="00995E67"/>
    <w:rsid w:val="00995E72"/>
    <w:rsid w:val="00995E94"/>
    <w:rsid w:val="00995F61"/>
    <w:rsid w:val="00995FBD"/>
    <w:rsid w:val="00996050"/>
    <w:rsid w:val="00996172"/>
    <w:rsid w:val="009961B0"/>
    <w:rsid w:val="00996210"/>
    <w:rsid w:val="00996231"/>
    <w:rsid w:val="00996282"/>
    <w:rsid w:val="00996347"/>
    <w:rsid w:val="009963A8"/>
    <w:rsid w:val="00996427"/>
    <w:rsid w:val="0099652C"/>
    <w:rsid w:val="00996701"/>
    <w:rsid w:val="00996718"/>
    <w:rsid w:val="0099683D"/>
    <w:rsid w:val="00996863"/>
    <w:rsid w:val="009969C6"/>
    <w:rsid w:val="00996B2C"/>
    <w:rsid w:val="00996B91"/>
    <w:rsid w:val="00996B95"/>
    <w:rsid w:val="00996BF7"/>
    <w:rsid w:val="00996CD5"/>
    <w:rsid w:val="00996D1B"/>
    <w:rsid w:val="00996D56"/>
    <w:rsid w:val="00996D6D"/>
    <w:rsid w:val="00996DC0"/>
    <w:rsid w:val="00996F1B"/>
    <w:rsid w:val="00996F94"/>
    <w:rsid w:val="00996FBB"/>
    <w:rsid w:val="0099701C"/>
    <w:rsid w:val="009970A9"/>
    <w:rsid w:val="009972F5"/>
    <w:rsid w:val="00997345"/>
    <w:rsid w:val="00997398"/>
    <w:rsid w:val="00997413"/>
    <w:rsid w:val="009974C8"/>
    <w:rsid w:val="009974CA"/>
    <w:rsid w:val="00997519"/>
    <w:rsid w:val="009975E9"/>
    <w:rsid w:val="00997690"/>
    <w:rsid w:val="009976C2"/>
    <w:rsid w:val="0099773E"/>
    <w:rsid w:val="0099776F"/>
    <w:rsid w:val="00997793"/>
    <w:rsid w:val="009977F5"/>
    <w:rsid w:val="0099791F"/>
    <w:rsid w:val="009979E3"/>
    <w:rsid w:val="00997A06"/>
    <w:rsid w:val="00997B1E"/>
    <w:rsid w:val="00997B8B"/>
    <w:rsid w:val="00997BCB"/>
    <w:rsid w:val="00997C1C"/>
    <w:rsid w:val="00997CB1"/>
    <w:rsid w:val="00997CC5"/>
    <w:rsid w:val="00997E7B"/>
    <w:rsid w:val="00997F79"/>
    <w:rsid w:val="00997FAE"/>
    <w:rsid w:val="009A00A4"/>
    <w:rsid w:val="009A00CD"/>
    <w:rsid w:val="009A00E5"/>
    <w:rsid w:val="009A0115"/>
    <w:rsid w:val="009A01A6"/>
    <w:rsid w:val="009A020B"/>
    <w:rsid w:val="009A05DE"/>
    <w:rsid w:val="009A0631"/>
    <w:rsid w:val="009A0666"/>
    <w:rsid w:val="009A0687"/>
    <w:rsid w:val="009A071C"/>
    <w:rsid w:val="009A0876"/>
    <w:rsid w:val="009A0912"/>
    <w:rsid w:val="009A0AA5"/>
    <w:rsid w:val="009A0AC1"/>
    <w:rsid w:val="009A0B12"/>
    <w:rsid w:val="009A0BB1"/>
    <w:rsid w:val="009A0C0A"/>
    <w:rsid w:val="009A0CD0"/>
    <w:rsid w:val="009A0D38"/>
    <w:rsid w:val="009A0D3C"/>
    <w:rsid w:val="009A0E49"/>
    <w:rsid w:val="009A0E4F"/>
    <w:rsid w:val="009A1176"/>
    <w:rsid w:val="009A11DE"/>
    <w:rsid w:val="009A11F8"/>
    <w:rsid w:val="009A1255"/>
    <w:rsid w:val="009A1265"/>
    <w:rsid w:val="009A12F7"/>
    <w:rsid w:val="009A1310"/>
    <w:rsid w:val="009A1324"/>
    <w:rsid w:val="009A1386"/>
    <w:rsid w:val="009A1589"/>
    <w:rsid w:val="009A16F3"/>
    <w:rsid w:val="009A1794"/>
    <w:rsid w:val="009A1828"/>
    <w:rsid w:val="009A1A94"/>
    <w:rsid w:val="009A1AA1"/>
    <w:rsid w:val="009A1BEF"/>
    <w:rsid w:val="009A1BFF"/>
    <w:rsid w:val="009A1CBF"/>
    <w:rsid w:val="009A1CD5"/>
    <w:rsid w:val="009A1D01"/>
    <w:rsid w:val="009A1E19"/>
    <w:rsid w:val="009A1EAC"/>
    <w:rsid w:val="009A1FF6"/>
    <w:rsid w:val="009A2043"/>
    <w:rsid w:val="009A20C3"/>
    <w:rsid w:val="009A2107"/>
    <w:rsid w:val="009A2116"/>
    <w:rsid w:val="009A2162"/>
    <w:rsid w:val="009A2169"/>
    <w:rsid w:val="009A21D2"/>
    <w:rsid w:val="009A21E7"/>
    <w:rsid w:val="009A24C1"/>
    <w:rsid w:val="009A2528"/>
    <w:rsid w:val="009A26AA"/>
    <w:rsid w:val="009A26BE"/>
    <w:rsid w:val="009A27E8"/>
    <w:rsid w:val="009A2842"/>
    <w:rsid w:val="009A2914"/>
    <w:rsid w:val="009A2A1E"/>
    <w:rsid w:val="009A2AB8"/>
    <w:rsid w:val="009A2AC0"/>
    <w:rsid w:val="009A2AF3"/>
    <w:rsid w:val="009A2C9B"/>
    <w:rsid w:val="009A2D2A"/>
    <w:rsid w:val="009A2DC8"/>
    <w:rsid w:val="009A2EC3"/>
    <w:rsid w:val="009A30B0"/>
    <w:rsid w:val="009A310D"/>
    <w:rsid w:val="009A326C"/>
    <w:rsid w:val="009A329E"/>
    <w:rsid w:val="009A32E7"/>
    <w:rsid w:val="009A3353"/>
    <w:rsid w:val="009A34B3"/>
    <w:rsid w:val="009A34D7"/>
    <w:rsid w:val="009A3614"/>
    <w:rsid w:val="009A373B"/>
    <w:rsid w:val="009A3742"/>
    <w:rsid w:val="009A3750"/>
    <w:rsid w:val="009A37D5"/>
    <w:rsid w:val="009A386C"/>
    <w:rsid w:val="009A38E2"/>
    <w:rsid w:val="009A395B"/>
    <w:rsid w:val="009A39A7"/>
    <w:rsid w:val="009A39CF"/>
    <w:rsid w:val="009A3A00"/>
    <w:rsid w:val="009A3A73"/>
    <w:rsid w:val="009A3ADB"/>
    <w:rsid w:val="009A3B4F"/>
    <w:rsid w:val="009A3C63"/>
    <w:rsid w:val="009A3CE5"/>
    <w:rsid w:val="009A3CF7"/>
    <w:rsid w:val="009A3D0A"/>
    <w:rsid w:val="009A3D64"/>
    <w:rsid w:val="009A3E70"/>
    <w:rsid w:val="009A3F92"/>
    <w:rsid w:val="009A4079"/>
    <w:rsid w:val="009A4123"/>
    <w:rsid w:val="009A4125"/>
    <w:rsid w:val="009A416E"/>
    <w:rsid w:val="009A417C"/>
    <w:rsid w:val="009A41F1"/>
    <w:rsid w:val="009A41FC"/>
    <w:rsid w:val="009A42A6"/>
    <w:rsid w:val="009A42EC"/>
    <w:rsid w:val="009A4342"/>
    <w:rsid w:val="009A441F"/>
    <w:rsid w:val="009A44F8"/>
    <w:rsid w:val="009A45CC"/>
    <w:rsid w:val="009A4613"/>
    <w:rsid w:val="009A46FB"/>
    <w:rsid w:val="009A47BA"/>
    <w:rsid w:val="009A47EF"/>
    <w:rsid w:val="009A4810"/>
    <w:rsid w:val="009A4845"/>
    <w:rsid w:val="009A4849"/>
    <w:rsid w:val="009A4958"/>
    <w:rsid w:val="009A4A3E"/>
    <w:rsid w:val="009A4AC2"/>
    <w:rsid w:val="009A4B09"/>
    <w:rsid w:val="009A5052"/>
    <w:rsid w:val="009A505A"/>
    <w:rsid w:val="009A5060"/>
    <w:rsid w:val="009A50F4"/>
    <w:rsid w:val="009A51C5"/>
    <w:rsid w:val="009A53E2"/>
    <w:rsid w:val="009A548F"/>
    <w:rsid w:val="009A54FC"/>
    <w:rsid w:val="009A5520"/>
    <w:rsid w:val="009A57FC"/>
    <w:rsid w:val="009A5A50"/>
    <w:rsid w:val="009A5C5E"/>
    <w:rsid w:val="009A5CB7"/>
    <w:rsid w:val="009A5CE5"/>
    <w:rsid w:val="009A6035"/>
    <w:rsid w:val="009A60C9"/>
    <w:rsid w:val="009A628A"/>
    <w:rsid w:val="009A63F7"/>
    <w:rsid w:val="009A63FC"/>
    <w:rsid w:val="009A6541"/>
    <w:rsid w:val="009A65D6"/>
    <w:rsid w:val="009A65D7"/>
    <w:rsid w:val="009A65E9"/>
    <w:rsid w:val="009A662F"/>
    <w:rsid w:val="009A6761"/>
    <w:rsid w:val="009A67D6"/>
    <w:rsid w:val="009A68FA"/>
    <w:rsid w:val="009A696B"/>
    <w:rsid w:val="009A6A5F"/>
    <w:rsid w:val="009A6A84"/>
    <w:rsid w:val="009A6AB3"/>
    <w:rsid w:val="009A6B55"/>
    <w:rsid w:val="009A6B81"/>
    <w:rsid w:val="009A6B85"/>
    <w:rsid w:val="009A6C18"/>
    <w:rsid w:val="009A6C88"/>
    <w:rsid w:val="009A6D1A"/>
    <w:rsid w:val="009A6D5D"/>
    <w:rsid w:val="009A6F63"/>
    <w:rsid w:val="009A6F8F"/>
    <w:rsid w:val="009A6FF7"/>
    <w:rsid w:val="009A7039"/>
    <w:rsid w:val="009A7065"/>
    <w:rsid w:val="009A70B9"/>
    <w:rsid w:val="009A7163"/>
    <w:rsid w:val="009A72D9"/>
    <w:rsid w:val="009A730E"/>
    <w:rsid w:val="009A742D"/>
    <w:rsid w:val="009A746D"/>
    <w:rsid w:val="009A7477"/>
    <w:rsid w:val="009A74C4"/>
    <w:rsid w:val="009A753C"/>
    <w:rsid w:val="009A7584"/>
    <w:rsid w:val="009A75F0"/>
    <w:rsid w:val="009A769B"/>
    <w:rsid w:val="009A779E"/>
    <w:rsid w:val="009A785F"/>
    <w:rsid w:val="009A78D8"/>
    <w:rsid w:val="009A7AC1"/>
    <w:rsid w:val="009A7B93"/>
    <w:rsid w:val="009A7C32"/>
    <w:rsid w:val="009A7C33"/>
    <w:rsid w:val="009A7C81"/>
    <w:rsid w:val="009A7DCE"/>
    <w:rsid w:val="009A7DF7"/>
    <w:rsid w:val="009A7F2D"/>
    <w:rsid w:val="009A7F52"/>
    <w:rsid w:val="009B005B"/>
    <w:rsid w:val="009B0060"/>
    <w:rsid w:val="009B006B"/>
    <w:rsid w:val="009B01C0"/>
    <w:rsid w:val="009B028D"/>
    <w:rsid w:val="009B03FE"/>
    <w:rsid w:val="009B0451"/>
    <w:rsid w:val="009B04BB"/>
    <w:rsid w:val="009B0546"/>
    <w:rsid w:val="009B054D"/>
    <w:rsid w:val="009B0560"/>
    <w:rsid w:val="009B05A0"/>
    <w:rsid w:val="009B05DC"/>
    <w:rsid w:val="009B06ED"/>
    <w:rsid w:val="009B0840"/>
    <w:rsid w:val="009B08C8"/>
    <w:rsid w:val="009B092A"/>
    <w:rsid w:val="009B0945"/>
    <w:rsid w:val="009B0950"/>
    <w:rsid w:val="009B0982"/>
    <w:rsid w:val="009B0989"/>
    <w:rsid w:val="009B0ABB"/>
    <w:rsid w:val="009B0ACA"/>
    <w:rsid w:val="009B0AEA"/>
    <w:rsid w:val="009B0B06"/>
    <w:rsid w:val="009B0BD6"/>
    <w:rsid w:val="009B0C77"/>
    <w:rsid w:val="009B0CFE"/>
    <w:rsid w:val="009B0E2C"/>
    <w:rsid w:val="009B0EC0"/>
    <w:rsid w:val="009B1015"/>
    <w:rsid w:val="009B10BC"/>
    <w:rsid w:val="009B1127"/>
    <w:rsid w:val="009B1143"/>
    <w:rsid w:val="009B114B"/>
    <w:rsid w:val="009B1175"/>
    <w:rsid w:val="009B11A4"/>
    <w:rsid w:val="009B11B6"/>
    <w:rsid w:val="009B121C"/>
    <w:rsid w:val="009B1240"/>
    <w:rsid w:val="009B1262"/>
    <w:rsid w:val="009B1311"/>
    <w:rsid w:val="009B132E"/>
    <w:rsid w:val="009B1399"/>
    <w:rsid w:val="009B1438"/>
    <w:rsid w:val="009B1684"/>
    <w:rsid w:val="009B1694"/>
    <w:rsid w:val="009B176D"/>
    <w:rsid w:val="009B181C"/>
    <w:rsid w:val="009B1824"/>
    <w:rsid w:val="009B1886"/>
    <w:rsid w:val="009B197E"/>
    <w:rsid w:val="009B1983"/>
    <w:rsid w:val="009B199C"/>
    <w:rsid w:val="009B1ABA"/>
    <w:rsid w:val="009B1B20"/>
    <w:rsid w:val="009B1B67"/>
    <w:rsid w:val="009B1C8A"/>
    <w:rsid w:val="009B1CED"/>
    <w:rsid w:val="009B1E88"/>
    <w:rsid w:val="009B1EA8"/>
    <w:rsid w:val="009B1F59"/>
    <w:rsid w:val="009B1F62"/>
    <w:rsid w:val="009B1FBC"/>
    <w:rsid w:val="009B2002"/>
    <w:rsid w:val="009B2130"/>
    <w:rsid w:val="009B2200"/>
    <w:rsid w:val="009B2331"/>
    <w:rsid w:val="009B2342"/>
    <w:rsid w:val="009B24B9"/>
    <w:rsid w:val="009B2553"/>
    <w:rsid w:val="009B2581"/>
    <w:rsid w:val="009B269E"/>
    <w:rsid w:val="009B26E1"/>
    <w:rsid w:val="009B26FC"/>
    <w:rsid w:val="009B2841"/>
    <w:rsid w:val="009B2988"/>
    <w:rsid w:val="009B29A8"/>
    <w:rsid w:val="009B29BB"/>
    <w:rsid w:val="009B2A16"/>
    <w:rsid w:val="009B2A5D"/>
    <w:rsid w:val="009B2A7B"/>
    <w:rsid w:val="009B2B65"/>
    <w:rsid w:val="009B2BA4"/>
    <w:rsid w:val="009B2CD5"/>
    <w:rsid w:val="009B2E63"/>
    <w:rsid w:val="009B2EB1"/>
    <w:rsid w:val="009B2EF5"/>
    <w:rsid w:val="009B2F86"/>
    <w:rsid w:val="009B2FF6"/>
    <w:rsid w:val="009B3017"/>
    <w:rsid w:val="009B3087"/>
    <w:rsid w:val="009B3102"/>
    <w:rsid w:val="009B3119"/>
    <w:rsid w:val="009B312A"/>
    <w:rsid w:val="009B3171"/>
    <w:rsid w:val="009B32AC"/>
    <w:rsid w:val="009B3301"/>
    <w:rsid w:val="009B330F"/>
    <w:rsid w:val="009B33AE"/>
    <w:rsid w:val="009B341D"/>
    <w:rsid w:val="009B34F7"/>
    <w:rsid w:val="009B3586"/>
    <w:rsid w:val="009B35C0"/>
    <w:rsid w:val="009B3617"/>
    <w:rsid w:val="009B3664"/>
    <w:rsid w:val="009B366D"/>
    <w:rsid w:val="009B377E"/>
    <w:rsid w:val="009B37CB"/>
    <w:rsid w:val="009B3811"/>
    <w:rsid w:val="009B3951"/>
    <w:rsid w:val="009B39B2"/>
    <w:rsid w:val="009B39F2"/>
    <w:rsid w:val="009B39F3"/>
    <w:rsid w:val="009B3A4D"/>
    <w:rsid w:val="009B3A51"/>
    <w:rsid w:val="009B3A52"/>
    <w:rsid w:val="009B3B3A"/>
    <w:rsid w:val="009B3BE2"/>
    <w:rsid w:val="009B3BFC"/>
    <w:rsid w:val="009B3D4E"/>
    <w:rsid w:val="009B3E85"/>
    <w:rsid w:val="009B3ED3"/>
    <w:rsid w:val="009B3F6A"/>
    <w:rsid w:val="009B4032"/>
    <w:rsid w:val="009B40C7"/>
    <w:rsid w:val="009B4124"/>
    <w:rsid w:val="009B414E"/>
    <w:rsid w:val="009B4230"/>
    <w:rsid w:val="009B4249"/>
    <w:rsid w:val="009B432B"/>
    <w:rsid w:val="009B43E6"/>
    <w:rsid w:val="009B45EA"/>
    <w:rsid w:val="009B46CC"/>
    <w:rsid w:val="009B477B"/>
    <w:rsid w:val="009B482E"/>
    <w:rsid w:val="009B4841"/>
    <w:rsid w:val="009B48BE"/>
    <w:rsid w:val="009B491D"/>
    <w:rsid w:val="009B4B76"/>
    <w:rsid w:val="009B4B78"/>
    <w:rsid w:val="009B4D2E"/>
    <w:rsid w:val="009B4D31"/>
    <w:rsid w:val="009B4DBD"/>
    <w:rsid w:val="009B4DC7"/>
    <w:rsid w:val="009B4DE7"/>
    <w:rsid w:val="009B4E57"/>
    <w:rsid w:val="009B4F33"/>
    <w:rsid w:val="009B5081"/>
    <w:rsid w:val="009B50C2"/>
    <w:rsid w:val="009B50EE"/>
    <w:rsid w:val="009B5196"/>
    <w:rsid w:val="009B51A5"/>
    <w:rsid w:val="009B52AE"/>
    <w:rsid w:val="009B52E5"/>
    <w:rsid w:val="009B54A6"/>
    <w:rsid w:val="009B54FE"/>
    <w:rsid w:val="009B5532"/>
    <w:rsid w:val="009B5559"/>
    <w:rsid w:val="009B573B"/>
    <w:rsid w:val="009B576D"/>
    <w:rsid w:val="009B587B"/>
    <w:rsid w:val="009B588C"/>
    <w:rsid w:val="009B5923"/>
    <w:rsid w:val="009B59F2"/>
    <w:rsid w:val="009B59FC"/>
    <w:rsid w:val="009B5A21"/>
    <w:rsid w:val="009B5A56"/>
    <w:rsid w:val="009B5A68"/>
    <w:rsid w:val="009B5AD9"/>
    <w:rsid w:val="009B5BAD"/>
    <w:rsid w:val="009B5C13"/>
    <w:rsid w:val="009B5C4C"/>
    <w:rsid w:val="009B5C4E"/>
    <w:rsid w:val="009B5CCA"/>
    <w:rsid w:val="009B5CEE"/>
    <w:rsid w:val="009B5ED4"/>
    <w:rsid w:val="009B5F03"/>
    <w:rsid w:val="009B5F44"/>
    <w:rsid w:val="009B5F56"/>
    <w:rsid w:val="009B5F95"/>
    <w:rsid w:val="009B6061"/>
    <w:rsid w:val="009B608D"/>
    <w:rsid w:val="009B60DD"/>
    <w:rsid w:val="009B61DB"/>
    <w:rsid w:val="009B6264"/>
    <w:rsid w:val="009B6313"/>
    <w:rsid w:val="009B633B"/>
    <w:rsid w:val="009B635B"/>
    <w:rsid w:val="009B63A6"/>
    <w:rsid w:val="009B63CA"/>
    <w:rsid w:val="009B6459"/>
    <w:rsid w:val="009B6482"/>
    <w:rsid w:val="009B64EE"/>
    <w:rsid w:val="009B6529"/>
    <w:rsid w:val="009B654C"/>
    <w:rsid w:val="009B65DE"/>
    <w:rsid w:val="009B66BA"/>
    <w:rsid w:val="009B67FF"/>
    <w:rsid w:val="009B6813"/>
    <w:rsid w:val="009B68D2"/>
    <w:rsid w:val="009B6943"/>
    <w:rsid w:val="009B6A7A"/>
    <w:rsid w:val="009B6AAA"/>
    <w:rsid w:val="009B6B93"/>
    <w:rsid w:val="009B6D75"/>
    <w:rsid w:val="009B6EBC"/>
    <w:rsid w:val="009B7049"/>
    <w:rsid w:val="009B70EC"/>
    <w:rsid w:val="009B7226"/>
    <w:rsid w:val="009B722D"/>
    <w:rsid w:val="009B727C"/>
    <w:rsid w:val="009B73F8"/>
    <w:rsid w:val="009B75DB"/>
    <w:rsid w:val="009B7782"/>
    <w:rsid w:val="009B77C7"/>
    <w:rsid w:val="009B7868"/>
    <w:rsid w:val="009B78C5"/>
    <w:rsid w:val="009B79AE"/>
    <w:rsid w:val="009B79DD"/>
    <w:rsid w:val="009B7A9C"/>
    <w:rsid w:val="009B7B0E"/>
    <w:rsid w:val="009B7B80"/>
    <w:rsid w:val="009B7B91"/>
    <w:rsid w:val="009B7C52"/>
    <w:rsid w:val="009B7C65"/>
    <w:rsid w:val="009B7D35"/>
    <w:rsid w:val="009B7D42"/>
    <w:rsid w:val="009B7E75"/>
    <w:rsid w:val="009C0019"/>
    <w:rsid w:val="009C001A"/>
    <w:rsid w:val="009C0048"/>
    <w:rsid w:val="009C006F"/>
    <w:rsid w:val="009C0087"/>
    <w:rsid w:val="009C015B"/>
    <w:rsid w:val="009C019A"/>
    <w:rsid w:val="009C01E9"/>
    <w:rsid w:val="009C02A7"/>
    <w:rsid w:val="009C03B3"/>
    <w:rsid w:val="009C03EC"/>
    <w:rsid w:val="009C04AB"/>
    <w:rsid w:val="009C04D5"/>
    <w:rsid w:val="009C0505"/>
    <w:rsid w:val="009C05ED"/>
    <w:rsid w:val="009C063D"/>
    <w:rsid w:val="009C0690"/>
    <w:rsid w:val="009C0697"/>
    <w:rsid w:val="009C06B2"/>
    <w:rsid w:val="009C081E"/>
    <w:rsid w:val="009C0875"/>
    <w:rsid w:val="009C0876"/>
    <w:rsid w:val="009C089C"/>
    <w:rsid w:val="009C08AF"/>
    <w:rsid w:val="009C08D7"/>
    <w:rsid w:val="009C0926"/>
    <w:rsid w:val="009C0971"/>
    <w:rsid w:val="009C09FE"/>
    <w:rsid w:val="009C0B3A"/>
    <w:rsid w:val="009C0BA3"/>
    <w:rsid w:val="009C0DA5"/>
    <w:rsid w:val="009C0E7F"/>
    <w:rsid w:val="009C0E9B"/>
    <w:rsid w:val="009C0F2C"/>
    <w:rsid w:val="009C0F7A"/>
    <w:rsid w:val="009C0FD5"/>
    <w:rsid w:val="009C1216"/>
    <w:rsid w:val="009C13C7"/>
    <w:rsid w:val="009C1436"/>
    <w:rsid w:val="009C14CE"/>
    <w:rsid w:val="009C1547"/>
    <w:rsid w:val="009C1647"/>
    <w:rsid w:val="009C16E3"/>
    <w:rsid w:val="009C16FB"/>
    <w:rsid w:val="009C17AF"/>
    <w:rsid w:val="009C180D"/>
    <w:rsid w:val="009C184F"/>
    <w:rsid w:val="009C1899"/>
    <w:rsid w:val="009C1A88"/>
    <w:rsid w:val="009C1BA1"/>
    <w:rsid w:val="009C1CFF"/>
    <w:rsid w:val="009C1D47"/>
    <w:rsid w:val="009C1E1C"/>
    <w:rsid w:val="009C1ED1"/>
    <w:rsid w:val="009C1F38"/>
    <w:rsid w:val="009C20C7"/>
    <w:rsid w:val="009C20DB"/>
    <w:rsid w:val="009C21B3"/>
    <w:rsid w:val="009C2231"/>
    <w:rsid w:val="009C2383"/>
    <w:rsid w:val="009C23E9"/>
    <w:rsid w:val="009C2412"/>
    <w:rsid w:val="009C2476"/>
    <w:rsid w:val="009C2481"/>
    <w:rsid w:val="009C24A7"/>
    <w:rsid w:val="009C25B2"/>
    <w:rsid w:val="009C25BE"/>
    <w:rsid w:val="009C268F"/>
    <w:rsid w:val="009C26F7"/>
    <w:rsid w:val="009C2854"/>
    <w:rsid w:val="009C2946"/>
    <w:rsid w:val="009C2950"/>
    <w:rsid w:val="009C29A3"/>
    <w:rsid w:val="009C2A94"/>
    <w:rsid w:val="009C2B08"/>
    <w:rsid w:val="009C2B09"/>
    <w:rsid w:val="009C2B45"/>
    <w:rsid w:val="009C2C23"/>
    <w:rsid w:val="009C2C3B"/>
    <w:rsid w:val="009C2CAF"/>
    <w:rsid w:val="009C2CD7"/>
    <w:rsid w:val="009C2D36"/>
    <w:rsid w:val="009C2D5C"/>
    <w:rsid w:val="009C2DE9"/>
    <w:rsid w:val="009C2DFC"/>
    <w:rsid w:val="009C2F00"/>
    <w:rsid w:val="009C2F38"/>
    <w:rsid w:val="009C2FA1"/>
    <w:rsid w:val="009C30CC"/>
    <w:rsid w:val="009C30D3"/>
    <w:rsid w:val="009C313B"/>
    <w:rsid w:val="009C318E"/>
    <w:rsid w:val="009C3257"/>
    <w:rsid w:val="009C32FD"/>
    <w:rsid w:val="009C3361"/>
    <w:rsid w:val="009C33D5"/>
    <w:rsid w:val="009C351A"/>
    <w:rsid w:val="009C36D4"/>
    <w:rsid w:val="009C3822"/>
    <w:rsid w:val="009C387E"/>
    <w:rsid w:val="009C3905"/>
    <w:rsid w:val="009C394E"/>
    <w:rsid w:val="009C3985"/>
    <w:rsid w:val="009C3A97"/>
    <w:rsid w:val="009C3AC8"/>
    <w:rsid w:val="009C3AED"/>
    <w:rsid w:val="009C3B06"/>
    <w:rsid w:val="009C3B20"/>
    <w:rsid w:val="009C3B47"/>
    <w:rsid w:val="009C3B80"/>
    <w:rsid w:val="009C3B81"/>
    <w:rsid w:val="009C3CBA"/>
    <w:rsid w:val="009C3CD5"/>
    <w:rsid w:val="009C3D9D"/>
    <w:rsid w:val="009C3E07"/>
    <w:rsid w:val="009C3E57"/>
    <w:rsid w:val="009C3F52"/>
    <w:rsid w:val="009C3F7A"/>
    <w:rsid w:val="009C412C"/>
    <w:rsid w:val="009C41DC"/>
    <w:rsid w:val="009C4270"/>
    <w:rsid w:val="009C4271"/>
    <w:rsid w:val="009C42CB"/>
    <w:rsid w:val="009C4300"/>
    <w:rsid w:val="009C4319"/>
    <w:rsid w:val="009C4402"/>
    <w:rsid w:val="009C4490"/>
    <w:rsid w:val="009C455D"/>
    <w:rsid w:val="009C457B"/>
    <w:rsid w:val="009C4591"/>
    <w:rsid w:val="009C45F8"/>
    <w:rsid w:val="009C4674"/>
    <w:rsid w:val="009C46EB"/>
    <w:rsid w:val="009C4734"/>
    <w:rsid w:val="009C4773"/>
    <w:rsid w:val="009C482A"/>
    <w:rsid w:val="009C48B9"/>
    <w:rsid w:val="009C48CC"/>
    <w:rsid w:val="009C4945"/>
    <w:rsid w:val="009C494E"/>
    <w:rsid w:val="009C4950"/>
    <w:rsid w:val="009C4A82"/>
    <w:rsid w:val="009C4B41"/>
    <w:rsid w:val="009C4BBC"/>
    <w:rsid w:val="009C4C76"/>
    <w:rsid w:val="009C4D1F"/>
    <w:rsid w:val="009C4DCF"/>
    <w:rsid w:val="009C4DD5"/>
    <w:rsid w:val="009C4FD0"/>
    <w:rsid w:val="009C4FFA"/>
    <w:rsid w:val="009C5163"/>
    <w:rsid w:val="009C522C"/>
    <w:rsid w:val="009C569A"/>
    <w:rsid w:val="009C5701"/>
    <w:rsid w:val="009C5762"/>
    <w:rsid w:val="009C578B"/>
    <w:rsid w:val="009C5806"/>
    <w:rsid w:val="009C5831"/>
    <w:rsid w:val="009C584D"/>
    <w:rsid w:val="009C5858"/>
    <w:rsid w:val="009C5901"/>
    <w:rsid w:val="009C59C7"/>
    <w:rsid w:val="009C5AC1"/>
    <w:rsid w:val="009C5B90"/>
    <w:rsid w:val="009C5C0F"/>
    <w:rsid w:val="009C5C5B"/>
    <w:rsid w:val="009C5CC2"/>
    <w:rsid w:val="009C5CE7"/>
    <w:rsid w:val="009C5F63"/>
    <w:rsid w:val="009C5FB2"/>
    <w:rsid w:val="009C5FC7"/>
    <w:rsid w:val="009C608C"/>
    <w:rsid w:val="009C613B"/>
    <w:rsid w:val="009C61A6"/>
    <w:rsid w:val="009C625D"/>
    <w:rsid w:val="009C633B"/>
    <w:rsid w:val="009C63D3"/>
    <w:rsid w:val="009C6422"/>
    <w:rsid w:val="009C645A"/>
    <w:rsid w:val="009C6507"/>
    <w:rsid w:val="009C6569"/>
    <w:rsid w:val="009C6577"/>
    <w:rsid w:val="009C65B3"/>
    <w:rsid w:val="009C666E"/>
    <w:rsid w:val="009C6708"/>
    <w:rsid w:val="009C680F"/>
    <w:rsid w:val="009C6828"/>
    <w:rsid w:val="009C69CB"/>
    <w:rsid w:val="009C69D4"/>
    <w:rsid w:val="009C69F6"/>
    <w:rsid w:val="009C6AF8"/>
    <w:rsid w:val="009C6B16"/>
    <w:rsid w:val="009C6B81"/>
    <w:rsid w:val="009C6C42"/>
    <w:rsid w:val="009C6C66"/>
    <w:rsid w:val="009C6C6C"/>
    <w:rsid w:val="009C6C9B"/>
    <w:rsid w:val="009C6D32"/>
    <w:rsid w:val="009C6E69"/>
    <w:rsid w:val="009C6F11"/>
    <w:rsid w:val="009C6F16"/>
    <w:rsid w:val="009C6F64"/>
    <w:rsid w:val="009C6F8D"/>
    <w:rsid w:val="009C6FB2"/>
    <w:rsid w:val="009C6FB8"/>
    <w:rsid w:val="009C6FD3"/>
    <w:rsid w:val="009C6FD7"/>
    <w:rsid w:val="009C7055"/>
    <w:rsid w:val="009C709B"/>
    <w:rsid w:val="009C70F4"/>
    <w:rsid w:val="009C7231"/>
    <w:rsid w:val="009C736B"/>
    <w:rsid w:val="009C7431"/>
    <w:rsid w:val="009C74B8"/>
    <w:rsid w:val="009C74DB"/>
    <w:rsid w:val="009C7613"/>
    <w:rsid w:val="009C76A4"/>
    <w:rsid w:val="009C76A6"/>
    <w:rsid w:val="009C76AD"/>
    <w:rsid w:val="009C7760"/>
    <w:rsid w:val="009C779A"/>
    <w:rsid w:val="009C7830"/>
    <w:rsid w:val="009C7836"/>
    <w:rsid w:val="009C7868"/>
    <w:rsid w:val="009C79D3"/>
    <w:rsid w:val="009C7A3F"/>
    <w:rsid w:val="009C7C7E"/>
    <w:rsid w:val="009C7C93"/>
    <w:rsid w:val="009C7CAA"/>
    <w:rsid w:val="009C7D37"/>
    <w:rsid w:val="009C7DC2"/>
    <w:rsid w:val="009C7E38"/>
    <w:rsid w:val="009C7E5E"/>
    <w:rsid w:val="009C7F03"/>
    <w:rsid w:val="009C7FC2"/>
    <w:rsid w:val="009D00C7"/>
    <w:rsid w:val="009D00D6"/>
    <w:rsid w:val="009D010C"/>
    <w:rsid w:val="009D01F6"/>
    <w:rsid w:val="009D0290"/>
    <w:rsid w:val="009D0385"/>
    <w:rsid w:val="009D0499"/>
    <w:rsid w:val="009D04FE"/>
    <w:rsid w:val="009D0515"/>
    <w:rsid w:val="009D05A5"/>
    <w:rsid w:val="009D06E1"/>
    <w:rsid w:val="009D07CC"/>
    <w:rsid w:val="009D0800"/>
    <w:rsid w:val="009D08E8"/>
    <w:rsid w:val="009D08F5"/>
    <w:rsid w:val="009D0930"/>
    <w:rsid w:val="009D0A26"/>
    <w:rsid w:val="009D0A30"/>
    <w:rsid w:val="009D0AB0"/>
    <w:rsid w:val="009D0B2F"/>
    <w:rsid w:val="009D0C05"/>
    <w:rsid w:val="009D0CC7"/>
    <w:rsid w:val="009D0CEA"/>
    <w:rsid w:val="009D0D14"/>
    <w:rsid w:val="009D0D7D"/>
    <w:rsid w:val="009D0D9C"/>
    <w:rsid w:val="009D0DFD"/>
    <w:rsid w:val="009D0EDD"/>
    <w:rsid w:val="009D0EF5"/>
    <w:rsid w:val="009D0FD1"/>
    <w:rsid w:val="009D1040"/>
    <w:rsid w:val="009D10A4"/>
    <w:rsid w:val="009D1156"/>
    <w:rsid w:val="009D1186"/>
    <w:rsid w:val="009D1216"/>
    <w:rsid w:val="009D1245"/>
    <w:rsid w:val="009D1252"/>
    <w:rsid w:val="009D12F3"/>
    <w:rsid w:val="009D13B0"/>
    <w:rsid w:val="009D16A6"/>
    <w:rsid w:val="009D1715"/>
    <w:rsid w:val="009D1722"/>
    <w:rsid w:val="009D173C"/>
    <w:rsid w:val="009D1748"/>
    <w:rsid w:val="009D17E1"/>
    <w:rsid w:val="009D1806"/>
    <w:rsid w:val="009D1861"/>
    <w:rsid w:val="009D1890"/>
    <w:rsid w:val="009D18B2"/>
    <w:rsid w:val="009D19D0"/>
    <w:rsid w:val="009D19ED"/>
    <w:rsid w:val="009D1A10"/>
    <w:rsid w:val="009D1A1C"/>
    <w:rsid w:val="009D1ABA"/>
    <w:rsid w:val="009D1B48"/>
    <w:rsid w:val="009D1B61"/>
    <w:rsid w:val="009D1BC9"/>
    <w:rsid w:val="009D1BE9"/>
    <w:rsid w:val="009D1C0B"/>
    <w:rsid w:val="009D1D68"/>
    <w:rsid w:val="009D1D74"/>
    <w:rsid w:val="009D1E50"/>
    <w:rsid w:val="009D1F09"/>
    <w:rsid w:val="009D1F38"/>
    <w:rsid w:val="009D1F42"/>
    <w:rsid w:val="009D1F5B"/>
    <w:rsid w:val="009D1F89"/>
    <w:rsid w:val="009D2088"/>
    <w:rsid w:val="009D20DE"/>
    <w:rsid w:val="009D2132"/>
    <w:rsid w:val="009D2272"/>
    <w:rsid w:val="009D22F5"/>
    <w:rsid w:val="009D23DB"/>
    <w:rsid w:val="009D2487"/>
    <w:rsid w:val="009D264B"/>
    <w:rsid w:val="009D265A"/>
    <w:rsid w:val="009D27B4"/>
    <w:rsid w:val="009D27CE"/>
    <w:rsid w:val="009D2815"/>
    <w:rsid w:val="009D2829"/>
    <w:rsid w:val="009D28A3"/>
    <w:rsid w:val="009D29F2"/>
    <w:rsid w:val="009D2AB4"/>
    <w:rsid w:val="009D2ADF"/>
    <w:rsid w:val="009D2B0D"/>
    <w:rsid w:val="009D2B40"/>
    <w:rsid w:val="009D2B58"/>
    <w:rsid w:val="009D2B6F"/>
    <w:rsid w:val="009D2BFA"/>
    <w:rsid w:val="009D2D32"/>
    <w:rsid w:val="009D2DB7"/>
    <w:rsid w:val="009D2E35"/>
    <w:rsid w:val="009D2E41"/>
    <w:rsid w:val="009D2F09"/>
    <w:rsid w:val="009D3062"/>
    <w:rsid w:val="009D3091"/>
    <w:rsid w:val="009D3187"/>
    <w:rsid w:val="009D3267"/>
    <w:rsid w:val="009D326C"/>
    <w:rsid w:val="009D32AF"/>
    <w:rsid w:val="009D32BD"/>
    <w:rsid w:val="009D3354"/>
    <w:rsid w:val="009D335E"/>
    <w:rsid w:val="009D33CE"/>
    <w:rsid w:val="009D33CF"/>
    <w:rsid w:val="009D34AF"/>
    <w:rsid w:val="009D351A"/>
    <w:rsid w:val="009D364A"/>
    <w:rsid w:val="009D3729"/>
    <w:rsid w:val="009D372D"/>
    <w:rsid w:val="009D37B3"/>
    <w:rsid w:val="009D37C8"/>
    <w:rsid w:val="009D3840"/>
    <w:rsid w:val="009D3851"/>
    <w:rsid w:val="009D3878"/>
    <w:rsid w:val="009D38BD"/>
    <w:rsid w:val="009D39D1"/>
    <w:rsid w:val="009D39D4"/>
    <w:rsid w:val="009D3A6B"/>
    <w:rsid w:val="009D3B08"/>
    <w:rsid w:val="009D3B51"/>
    <w:rsid w:val="009D3C31"/>
    <w:rsid w:val="009D3CF9"/>
    <w:rsid w:val="009D3D17"/>
    <w:rsid w:val="009D3D57"/>
    <w:rsid w:val="009D3E42"/>
    <w:rsid w:val="009D3F90"/>
    <w:rsid w:val="009D4020"/>
    <w:rsid w:val="009D4057"/>
    <w:rsid w:val="009D412F"/>
    <w:rsid w:val="009D4134"/>
    <w:rsid w:val="009D41AC"/>
    <w:rsid w:val="009D41E9"/>
    <w:rsid w:val="009D42BF"/>
    <w:rsid w:val="009D42DC"/>
    <w:rsid w:val="009D4348"/>
    <w:rsid w:val="009D4421"/>
    <w:rsid w:val="009D44CF"/>
    <w:rsid w:val="009D44D0"/>
    <w:rsid w:val="009D44EE"/>
    <w:rsid w:val="009D44F9"/>
    <w:rsid w:val="009D4542"/>
    <w:rsid w:val="009D4543"/>
    <w:rsid w:val="009D45FE"/>
    <w:rsid w:val="009D4740"/>
    <w:rsid w:val="009D478D"/>
    <w:rsid w:val="009D48EE"/>
    <w:rsid w:val="009D4A15"/>
    <w:rsid w:val="009D4B01"/>
    <w:rsid w:val="009D4C78"/>
    <w:rsid w:val="009D4EBD"/>
    <w:rsid w:val="009D4EC0"/>
    <w:rsid w:val="009D4F26"/>
    <w:rsid w:val="009D4F73"/>
    <w:rsid w:val="009D4F8C"/>
    <w:rsid w:val="009D4FBC"/>
    <w:rsid w:val="009D4FF1"/>
    <w:rsid w:val="009D50A4"/>
    <w:rsid w:val="009D50EA"/>
    <w:rsid w:val="009D5164"/>
    <w:rsid w:val="009D525C"/>
    <w:rsid w:val="009D52B7"/>
    <w:rsid w:val="009D5398"/>
    <w:rsid w:val="009D54CE"/>
    <w:rsid w:val="009D55BD"/>
    <w:rsid w:val="009D5718"/>
    <w:rsid w:val="009D5851"/>
    <w:rsid w:val="009D5859"/>
    <w:rsid w:val="009D587B"/>
    <w:rsid w:val="009D588D"/>
    <w:rsid w:val="009D5912"/>
    <w:rsid w:val="009D59E3"/>
    <w:rsid w:val="009D59E8"/>
    <w:rsid w:val="009D5A3C"/>
    <w:rsid w:val="009D5A49"/>
    <w:rsid w:val="009D5ADC"/>
    <w:rsid w:val="009D5B3E"/>
    <w:rsid w:val="009D5B74"/>
    <w:rsid w:val="009D5B82"/>
    <w:rsid w:val="009D5B97"/>
    <w:rsid w:val="009D5BAC"/>
    <w:rsid w:val="009D5BB4"/>
    <w:rsid w:val="009D5CC9"/>
    <w:rsid w:val="009D5EE7"/>
    <w:rsid w:val="009D5F1D"/>
    <w:rsid w:val="009D5F34"/>
    <w:rsid w:val="009D5F56"/>
    <w:rsid w:val="009D600E"/>
    <w:rsid w:val="009D6067"/>
    <w:rsid w:val="009D60DF"/>
    <w:rsid w:val="009D60E0"/>
    <w:rsid w:val="009D60EE"/>
    <w:rsid w:val="009D621C"/>
    <w:rsid w:val="009D6366"/>
    <w:rsid w:val="009D6578"/>
    <w:rsid w:val="009D65B9"/>
    <w:rsid w:val="009D66F0"/>
    <w:rsid w:val="009D67F8"/>
    <w:rsid w:val="009D680D"/>
    <w:rsid w:val="009D6A05"/>
    <w:rsid w:val="009D6B60"/>
    <w:rsid w:val="009D6B9C"/>
    <w:rsid w:val="009D6C18"/>
    <w:rsid w:val="009D6CAB"/>
    <w:rsid w:val="009D6DF3"/>
    <w:rsid w:val="009D6E05"/>
    <w:rsid w:val="009D6E13"/>
    <w:rsid w:val="009D6E17"/>
    <w:rsid w:val="009D6EFB"/>
    <w:rsid w:val="009D6F47"/>
    <w:rsid w:val="009D6F7D"/>
    <w:rsid w:val="009D6F92"/>
    <w:rsid w:val="009D6FBF"/>
    <w:rsid w:val="009D7010"/>
    <w:rsid w:val="009D70B3"/>
    <w:rsid w:val="009D7122"/>
    <w:rsid w:val="009D7137"/>
    <w:rsid w:val="009D72AB"/>
    <w:rsid w:val="009D7336"/>
    <w:rsid w:val="009D735E"/>
    <w:rsid w:val="009D738D"/>
    <w:rsid w:val="009D7485"/>
    <w:rsid w:val="009D76CB"/>
    <w:rsid w:val="009D7798"/>
    <w:rsid w:val="009D782F"/>
    <w:rsid w:val="009D7A5F"/>
    <w:rsid w:val="009D7AA1"/>
    <w:rsid w:val="009D7B21"/>
    <w:rsid w:val="009D7BB8"/>
    <w:rsid w:val="009D7C70"/>
    <w:rsid w:val="009D7CAD"/>
    <w:rsid w:val="009D7CDB"/>
    <w:rsid w:val="009D7EF2"/>
    <w:rsid w:val="009E0086"/>
    <w:rsid w:val="009E00D3"/>
    <w:rsid w:val="009E00E3"/>
    <w:rsid w:val="009E0120"/>
    <w:rsid w:val="009E0148"/>
    <w:rsid w:val="009E01FA"/>
    <w:rsid w:val="009E0242"/>
    <w:rsid w:val="009E0259"/>
    <w:rsid w:val="009E026E"/>
    <w:rsid w:val="009E03EB"/>
    <w:rsid w:val="009E0462"/>
    <w:rsid w:val="009E04C1"/>
    <w:rsid w:val="009E05A7"/>
    <w:rsid w:val="009E08A4"/>
    <w:rsid w:val="009E0966"/>
    <w:rsid w:val="009E0A8E"/>
    <w:rsid w:val="009E0BFE"/>
    <w:rsid w:val="009E0C2B"/>
    <w:rsid w:val="009E0E4F"/>
    <w:rsid w:val="009E0E56"/>
    <w:rsid w:val="009E0EBE"/>
    <w:rsid w:val="009E0F1C"/>
    <w:rsid w:val="009E1026"/>
    <w:rsid w:val="009E1046"/>
    <w:rsid w:val="009E10E9"/>
    <w:rsid w:val="009E11BE"/>
    <w:rsid w:val="009E11FF"/>
    <w:rsid w:val="009E137D"/>
    <w:rsid w:val="009E1451"/>
    <w:rsid w:val="009E1652"/>
    <w:rsid w:val="009E1687"/>
    <w:rsid w:val="009E16A5"/>
    <w:rsid w:val="009E189D"/>
    <w:rsid w:val="009E18BD"/>
    <w:rsid w:val="009E19AF"/>
    <w:rsid w:val="009E19BC"/>
    <w:rsid w:val="009E1A98"/>
    <w:rsid w:val="009E1B3C"/>
    <w:rsid w:val="009E1BDB"/>
    <w:rsid w:val="009E1BE9"/>
    <w:rsid w:val="009E1BFC"/>
    <w:rsid w:val="009E1C3C"/>
    <w:rsid w:val="009E1C52"/>
    <w:rsid w:val="009E1C6A"/>
    <w:rsid w:val="009E1C9E"/>
    <w:rsid w:val="009E1CCB"/>
    <w:rsid w:val="009E1E65"/>
    <w:rsid w:val="009E1F0C"/>
    <w:rsid w:val="009E1FD8"/>
    <w:rsid w:val="009E200E"/>
    <w:rsid w:val="009E203F"/>
    <w:rsid w:val="009E2055"/>
    <w:rsid w:val="009E20E7"/>
    <w:rsid w:val="009E224E"/>
    <w:rsid w:val="009E22AA"/>
    <w:rsid w:val="009E2342"/>
    <w:rsid w:val="009E2589"/>
    <w:rsid w:val="009E276B"/>
    <w:rsid w:val="009E286C"/>
    <w:rsid w:val="009E28E4"/>
    <w:rsid w:val="009E290F"/>
    <w:rsid w:val="009E2AE8"/>
    <w:rsid w:val="009E2B70"/>
    <w:rsid w:val="009E2B76"/>
    <w:rsid w:val="009E2BEA"/>
    <w:rsid w:val="009E2C5B"/>
    <w:rsid w:val="009E2D9C"/>
    <w:rsid w:val="009E2E0E"/>
    <w:rsid w:val="009E2EB1"/>
    <w:rsid w:val="009E2F4E"/>
    <w:rsid w:val="009E2F73"/>
    <w:rsid w:val="009E2FFB"/>
    <w:rsid w:val="009E3001"/>
    <w:rsid w:val="009E30FF"/>
    <w:rsid w:val="009E313C"/>
    <w:rsid w:val="009E3163"/>
    <w:rsid w:val="009E32D2"/>
    <w:rsid w:val="009E3333"/>
    <w:rsid w:val="009E33AB"/>
    <w:rsid w:val="009E33FC"/>
    <w:rsid w:val="009E345B"/>
    <w:rsid w:val="009E352B"/>
    <w:rsid w:val="009E353A"/>
    <w:rsid w:val="009E35CD"/>
    <w:rsid w:val="009E35D1"/>
    <w:rsid w:val="009E363D"/>
    <w:rsid w:val="009E367D"/>
    <w:rsid w:val="009E36C7"/>
    <w:rsid w:val="009E3740"/>
    <w:rsid w:val="009E3797"/>
    <w:rsid w:val="009E379C"/>
    <w:rsid w:val="009E37E6"/>
    <w:rsid w:val="009E382D"/>
    <w:rsid w:val="009E3830"/>
    <w:rsid w:val="009E3857"/>
    <w:rsid w:val="009E391B"/>
    <w:rsid w:val="009E391C"/>
    <w:rsid w:val="009E397A"/>
    <w:rsid w:val="009E39A8"/>
    <w:rsid w:val="009E3A43"/>
    <w:rsid w:val="009E3B97"/>
    <w:rsid w:val="009E3BA5"/>
    <w:rsid w:val="009E3C2A"/>
    <w:rsid w:val="009E3C6E"/>
    <w:rsid w:val="009E3D20"/>
    <w:rsid w:val="009E3D62"/>
    <w:rsid w:val="009E3D6E"/>
    <w:rsid w:val="009E3ED5"/>
    <w:rsid w:val="009E3EF8"/>
    <w:rsid w:val="009E3F3D"/>
    <w:rsid w:val="009E3FE3"/>
    <w:rsid w:val="009E4061"/>
    <w:rsid w:val="009E40FC"/>
    <w:rsid w:val="009E4149"/>
    <w:rsid w:val="009E4169"/>
    <w:rsid w:val="009E4189"/>
    <w:rsid w:val="009E4275"/>
    <w:rsid w:val="009E42B3"/>
    <w:rsid w:val="009E436E"/>
    <w:rsid w:val="009E4424"/>
    <w:rsid w:val="009E4453"/>
    <w:rsid w:val="009E4496"/>
    <w:rsid w:val="009E44CC"/>
    <w:rsid w:val="009E4535"/>
    <w:rsid w:val="009E45BE"/>
    <w:rsid w:val="009E45D0"/>
    <w:rsid w:val="009E45DE"/>
    <w:rsid w:val="009E462E"/>
    <w:rsid w:val="009E476E"/>
    <w:rsid w:val="009E47E2"/>
    <w:rsid w:val="009E47E3"/>
    <w:rsid w:val="009E4806"/>
    <w:rsid w:val="009E486B"/>
    <w:rsid w:val="009E488D"/>
    <w:rsid w:val="009E4929"/>
    <w:rsid w:val="009E4948"/>
    <w:rsid w:val="009E49DA"/>
    <w:rsid w:val="009E4A77"/>
    <w:rsid w:val="009E4A98"/>
    <w:rsid w:val="009E4B20"/>
    <w:rsid w:val="009E4C23"/>
    <w:rsid w:val="009E4C75"/>
    <w:rsid w:val="009E4D25"/>
    <w:rsid w:val="009E4D8D"/>
    <w:rsid w:val="009E4E32"/>
    <w:rsid w:val="009E4F00"/>
    <w:rsid w:val="009E4F89"/>
    <w:rsid w:val="009E501E"/>
    <w:rsid w:val="009E50D1"/>
    <w:rsid w:val="009E511B"/>
    <w:rsid w:val="009E519A"/>
    <w:rsid w:val="009E51E3"/>
    <w:rsid w:val="009E51F7"/>
    <w:rsid w:val="009E553A"/>
    <w:rsid w:val="009E56A1"/>
    <w:rsid w:val="009E56AC"/>
    <w:rsid w:val="009E57C0"/>
    <w:rsid w:val="009E57E5"/>
    <w:rsid w:val="009E5821"/>
    <w:rsid w:val="009E5823"/>
    <w:rsid w:val="009E5877"/>
    <w:rsid w:val="009E598C"/>
    <w:rsid w:val="009E59B1"/>
    <w:rsid w:val="009E5A2A"/>
    <w:rsid w:val="009E5B28"/>
    <w:rsid w:val="009E5D32"/>
    <w:rsid w:val="009E5DBD"/>
    <w:rsid w:val="009E5DE8"/>
    <w:rsid w:val="009E5E1E"/>
    <w:rsid w:val="009E5ED2"/>
    <w:rsid w:val="009E5FC2"/>
    <w:rsid w:val="009E6066"/>
    <w:rsid w:val="009E606C"/>
    <w:rsid w:val="009E6096"/>
    <w:rsid w:val="009E6104"/>
    <w:rsid w:val="009E61A0"/>
    <w:rsid w:val="009E625F"/>
    <w:rsid w:val="009E62F8"/>
    <w:rsid w:val="009E6330"/>
    <w:rsid w:val="009E641E"/>
    <w:rsid w:val="009E659A"/>
    <w:rsid w:val="009E661E"/>
    <w:rsid w:val="009E66A4"/>
    <w:rsid w:val="009E689B"/>
    <w:rsid w:val="009E692D"/>
    <w:rsid w:val="009E69BC"/>
    <w:rsid w:val="009E6AC1"/>
    <w:rsid w:val="009E6B2F"/>
    <w:rsid w:val="009E6CDC"/>
    <w:rsid w:val="009E6D4C"/>
    <w:rsid w:val="009E6E4F"/>
    <w:rsid w:val="009E6FE2"/>
    <w:rsid w:val="009E6FE7"/>
    <w:rsid w:val="009E714B"/>
    <w:rsid w:val="009E71E9"/>
    <w:rsid w:val="009E72AD"/>
    <w:rsid w:val="009E736E"/>
    <w:rsid w:val="009E742B"/>
    <w:rsid w:val="009E74DA"/>
    <w:rsid w:val="009E74F8"/>
    <w:rsid w:val="009E7509"/>
    <w:rsid w:val="009E751C"/>
    <w:rsid w:val="009E76DD"/>
    <w:rsid w:val="009E7A26"/>
    <w:rsid w:val="009E7A48"/>
    <w:rsid w:val="009E7B53"/>
    <w:rsid w:val="009E7B79"/>
    <w:rsid w:val="009E7B9E"/>
    <w:rsid w:val="009E7C52"/>
    <w:rsid w:val="009E7CC2"/>
    <w:rsid w:val="009E7E52"/>
    <w:rsid w:val="009E7E7F"/>
    <w:rsid w:val="009E7F5A"/>
    <w:rsid w:val="009E7F70"/>
    <w:rsid w:val="009E7FF8"/>
    <w:rsid w:val="009F01BC"/>
    <w:rsid w:val="009F01D9"/>
    <w:rsid w:val="009F0227"/>
    <w:rsid w:val="009F0242"/>
    <w:rsid w:val="009F025D"/>
    <w:rsid w:val="009F049D"/>
    <w:rsid w:val="009F04A6"/>
    <w:rsid w:val="009F050E"/>
    <w:rsid w:val="009F0551"/>
    <w:rsid w:val="009F0637"/>
    <w:rsid w:val="009F06B6"/>
    <w:rsid w:val="009F06CE"/>
    <w:rsid w:val="009F06EC"/>
    <w:rsid w:val="009F0743"/>
    <w:rsid w:val="009F078F"/>
    <w:rsid w:val="009F07AB"/>
    <w:rsid w:val="009F07B4"/>
    <w:rsid w:val="009F0911"/>
    <w:rsid w:val="009F0950"/>
    <w:rsid w:val="009F09B4"/>
    <w:rsid w:val="009F0A3E"/>
    <w:rsid w:val="009F0A61"/>
    <w:rsid w:val="009F0B52"/>
    <w:rsid w:val="009F0BA6"/>
    <w:rsid w:val="009F0CA3"/>
    <w:rsid w:val="009F0CD8"/>
    <w:rsid w:val="009F0E5E"/>
    <w:rsid w:val="009F0E71"/>
    <w:rsid w:val="009F0F1E"/>
    <w:rsid w:val="009F0F29"/>
    <w:rsid w:val="009F105C"/>
    <w:rsid w:val="009F1113"/>
    <w:rsid w:val="009F116C"/>
    <w:rsid w:val="009F11AB"/>
    <w:rsid w:val="009F132D"/>
    <w:rsid w:val="009F1376"/>
    <w:rsid w:val="009F1384"/>
    <w:rsid w:val="009F13D0"/>
    <w:rsid w:val="009F167A"/>
    <w:rsid w:val="009F1784"/>
    <w:rsid w:val="009F17C0"/>
    <w:rsid w:val="009F1846"/>
    <w:rsid w:val="009F188C"/>
    <w:rsid w:val="009F18D4"/>
    <w:rsid w:val="009F18EE"/>
    <w:rsid w:val="009F1907"/>
    <w:rsid w:val="009F1A78"/>
    <w:rsid w:val="009F1A9B"/>
    <w:rsid w:val="009F1B00"/>
    <w:rsid w:val="009F1B4B"/>
    <w:rsid w:val="009F1B51"/>
    <w:rsid w:val="009F1BF4"/>
    <w:rsid w:val="009F1C35"/>
    <w:rsid w:val="009F1C76"/>
    <w:rsid w:val="009F1D4C"/>
    <w:rsid w:val="009F1DA5"/>
    <w:rsid w:val="009F1DCB"/>
    <w:rsid w:val="009F1E75"/>
    <w:rsid w:val="009F1EF9"/>
    <w:rsid w:val="009F1F01"/>
    <w:rsid w:val="009F1F6E"/>
    <w:rsid w:val="009F1FBA"/>
    <w:rsid w:val="009F2047"/>
    <w:rsid w:val="009F214E"/>
    <w:rsid w:val="009F218E"/>
    <w:rsid w:val="009F21F4"/>
    <w:rsid w:val="009F2251"/>
    <w:rsid w:val="009F22ED"/>
    <w:rsid w:val="009F246D"/>
    <w:rsid w:val="009F24B6"/>
    <w:rsid w:val="009F24F0"/>
    <w:rsid w:val="009F2502"/>
    <w:rsid w:val="009F25E6"/>
    <w:rsid w:val="009F25EC"/>
    <w:rsid w:val="009F2608"/>
    <w:rsid w:val="009F26A9"/>
    <w:rsid w:val="009F26BE"/>
    <w:rsid w:val="009F26FC"/>
    <w:rsid w:val="009F274A"/>
    <w:rsid w:val="009F2B58"/>
    <w:rsid w:val="009F2C28"/>
    <w:rsid w:val="009F2D37"/>
    <w:rsid w:val="009F2E96"/>
    <w:rsid w:val="009F2ED4"/>
    <w:rsid w:val="009F2ED5"/>
    <w:rsid w:val="009F2F27"/>
    <w:rsid w:val="009F2FAA"/>
    <w:rsid w:val="009F2FD3"/>
    <w:rsid w:val="009F2FF7"/>
    <w:rsid w:val="009F30C1"/>
    <w:rsid w:val="009F30D6"/>
    <w:rsid w:val="009F320C"/>
    <w:rsid w:val="009F3240"/>
    <w:rsid w:val="009F3241"/>
    <w:rsid w:val="009F325F"/>
    <w:rsid w:val="009F3287"/>
    <w:rsid w:val="009F32D7"/>
    <w:rsid w:val="009F338F"/>
    <w:rsid w:val="009F33B6"/>
    <w:rsid w:val="009F3487"/>
    <w:rsid w:val="009F3490"/>
    <w:rsid w:val="009F357D"/>
    <w:rsid w:val="009F3608"/>
    <w:rsid w:val="009F3697"/>
    <w:rsid w:val="009F3704"/>
    <w:rsid w:val="009F371C"/>
    <w:rsid w:val="009F3788"/>
    <w:rsid w:val="009F37D0"/>
    <w:rsid w:val="009F38D1"/>
    <w:rsid w:val="009F396D"/>
    <w:rsid w:val="009F3A19"/>
    <w:rsid w:val="009F3A45"/>
    <w:rsid w:val="009F3A4D"/>
    <w:rsid w:val="009F3A56"/>
    <w:rsid w:val="009F3A91"/>
    <w:rsid w:val="009F3B02"/>
    <w:rsid w:val="009F3BA2"/>
    <w:rsid w:val="009F3C95"/>
    <w:rsid w:val="009F3CCF"/>
    <w:rsid w:val="009F3CE2"/>
    <w:rsid w:val="009F3D4B"/>
    <w:rsid w:val="009F3DEC"/>
    <w:rsid w:val="009F3E2D"/>
    <w:rsid w:val="009F3E60"/>
    <w:rsid w:val="009F3F51"/>
    <w:rsid w:val="009F4049"/>
    <w:rsid w:val="009F413A"/>
    <w:rsid w:val="009F429E"/>
    <w:rsid w:val="009F42A9"/>
    <w:rsid w:val="009F4360"/>
    <w:rsid w:val="009F4366"/>
    <w:rsid w:val="009F43E5"/>
    <w:rsid w:val="009F442F"/>
    <w:rsid w:val="009F452C"/>
    <w:rsid w:val="009F4554"/>
    <w:rsid w:val="009F4562"/>
    <w:rsid w:val="009F45D5"/>
    <w:rsid w:val="009F45D7"/>
    <w:rsid w:val="009F4874"/>
    <w:rsid w:val="009F4988"/>
    <w:rsid w:val="009F49AD"/>
    <w:rsid w:val="009F4AA2"/>
    <w:rsid w:val="009F4AE7"/>
    <w:rsid w:val="009F4B0F"/>
    <w:rsid w:val="009F4B12"/>
    <w:rsid w:val="009F4BB4"/>
    <w:rsid w:val="009F4C79"/>
    <w:rsid w:val="009F4CBE"/>
    <w:rsid w:val="009F4D1B"/>
    <w:rsid w:val="009F4D24"/>
    <w:rsid w:val="009F4E6C"/>
    <w:rsid w:val="009F4F9F"/>
    <w:rsid w:val="009F51C0"/>
    <w:rsid w:val="009F525B"/>
    <w:rsid w:val="009F52A7"/>
    <w:rsid w:val="009F52ED"/>
    <w:rsid w:val="009F537E"/>
    <w:rsid w:val="009F537F"/>
    <w:rsid w:val="009F53B0"/>
    <w:rsid w:val="009F547E"/>
    <w:rsid w:val="009F55B3"/>
    <w:rsid w:val="009F56B2"/>
    <w:rsid w:val="009F56F9"/>
    <w:rsid w:val="009F5701"/>
    <w:rsid w:val="009F5805"/>
    <w:rsid w:val="009F5A74"/>
    <w:rsid w:val="009F5A7B"/>
    <w:rsid w:val="009F5AA8"/>
    <w:rsid w:val="009F5AF0"/>
    <w:rsid w:val="009F5B19"/>
    <w:rsid w:val="009F5B38"/>
    <w:rsid w:val="009F5B96"/>
    <w:rsid w:val="009F5BF3"/>
    <w:rsid w:val="009F5D18"/>
    <w:rsid w:val="009F5E4F"/>
    <w:rsid w:val="009F5EAB"/>
    <w:rsid w:val="009F5F03"/>
    <w:rsid w:val="009F5F04"/>
    <w:rsid w:val="009F5FC6"/>
    <w:rsid w:val="009F60B8"/>
    <w:rsid w:val="009F6102"/>
    <w:rsid w:val="009F6117"/>
    <w:rsid w:val="009F6167"/>
    <w:rsid w:val="009F61D9"/>
    <w:rsid w:val="009F6211"/>
    <w:rsid w:val="009F621C"/>
    <w:rsid w:val="009F63A3"/>
    <w:rsid w:val="009F63CB"/>
    <w:rsid w:val="009F64B5"/>
    <w:rsid w:val="009F6526"/>
    <w:rsid w:val="009F6530"/>
    <w:rsid w:val="009F656B"/>
    <w:rsid w:val="009F6595"/>
    <w:rsid w:val="009F6680"/>
    <w:rsid w:val="009F6739"/>
    <w:rsid w:val="009F67AF"/>
    <w:rsid w:val="009F68F7"/>
    <w:rsid w:val="009F691C"/>
    <w:rsid w:val="009F69E8"/>
    <w:rsid w:val="009F6A1B"/>
    <w:rsid w:val="009F6A37"/>
    <w:rsid w:val="009F6A3F"/>
    <w:rsid w:val="009F6C9F"/>
    <w:rsid w:val="009F7284"/>
    <w:rsid w:val="009F72B1"/>
    <w:rsid w:val="009F7359"/>
    <w:rsid w:val="009F738A"/>
    <w:rsid w:val="009F738D"/>
    <w:rsid w:val="009F73DA"/>
    <w:rsid w:val="009F73E7"/>
    <w:rsid w:val="009F74D9"/>
    <w:rsid w:val="009F751C"/>
    <w:rsid w:val="009F7607"/>
    <w:rsid w:val="009F7608"/>
    <w:rsid w:val="009F7635"/>
    <w:rsid w:val="009F77B0"/>
    <w:rsid w:val="009F77D7"/>
    <w:rsid w:val="009F7830"/>
    <w:rsid w:val="009F78CC"/>
    <w:rsid w:val="009F7934"/>
    <w:rsid w:val="009F79C4"/>
    <w:rsid w:val="009F79D2"/>
    <w:rsid w:val="009F7B1F"/>
    <w:rsid w:val="009F7C6B"/>
    <w:rsid w:val="009F7CCF"/>
    <w:rsid w:val="009F7D2F"/>
    <w:rsid w:val="009F7E8D"/>
    <w:rsid w:val="009F7FE5"/>
    <w:rsid w:val="00A00009"/>
    <w:rsid w:val="00A00026"/>
    <w:rsid w:val="00A000D8"/>
    <w:rsid w:val="00A00126"/>
    <w:rsid w:val="00A001D1"/>
    <w:rsid w:val="00A00202"/>
    <w:rsid w:val="00A002C3"/>
    <w:rsid w:val="00A0036F"/>
    <w:rsid w:val="00A003D8"/>
    <w:rsid w:val="00A004C2"/>
    <w:rsid w:val="00A00643"/>
    <w:rsid w:val="00A007BE"/>
    <w:rsid w:val="00A007EC"/>
    <w:rsid w:val="00A007F1"/>
    <w:rsid w:val="00A008CE"/>
    <w:rsid w:val="00A00938"/>
    <w:rsid w:val="00A00AAB"/>
    <w:rsid w:val="00A00C99"/>
    <w:rsid w:val="00A00DA1"/>
    <w:rsid w:val="00A00E8C"/>
    <w:rsid w:val="00A00F5B"/>
    <w:rsid w:val="00A010DA"/>
    <w:rsid w:val="00A0113D"/>
    <w:rsid w:val="00A011A6"/>
    <w:rsid w:val="00A011CA"/>
    <w:rsid w:val="00A0124E"/>
    <w:rsid w:val="00A012B4"/>
    <w:rsid w:val="00A012DB"/>
    <w:rsid w:val="00A012EF"/>
    <w:rsid w:val="00A01330"/>
    <w:rsid w:val="00A0133A"/>
    <w:rsid w:val="00A013AE"/>
    <w:rsid w:val="00A01567"/>
    <w:rsid w:val="00A01761"/>
    <w:rsid w:val="00A0187C"/>
    <w:rsid w:val="00A019E8"/>
    <w:rsid w:val="00A01A6E"/>
    <w:rsid w:val="00A01A85"/>
    <w:rsid w:val="00A01A88"/>
    <w:rsid w:val="00A01B5C"/>
    <w:rsid w:val="00A01BBE"/>
    <w:rsid w:val="00A01C7D"/>
    <w:rsid w:val="00A01D2E"/>
    <w:rsid w:val="00A01E74"/>
    <w:rsid w:val="00A01EC4"/>
    <w:rsid w:val="00A01F34"/>
    <w:rsid w:val="00A01F8F"/>
    <w:rsid w:val="00A01FCB"/>
    <w:rsid w:val="00A02011"/>
    <w:rsid w:val="00A0216E"/>
    <w:rsid w:val="00A021FB"/>
    <w:rsid w:val="00A0221D"/>
    <w:rsid w:val="00A02257"/>
    <w:rsid w:val="00A0228C"/>
    <w:rsid w:val="00A022E5"/>
    <w:rsid w:val="00A02346"/>
    <w:rsid w:val="00A02368"/>
    <w:rsid w:val="00A02402"/>
    <w:rsid w:val="00A0250A"/>
    <w:rsid w:val="00A02524"/>
    <w:rsid w:val="00A02573"/>
    <w:rsid w:val="00A025EE"/>
    <w:rsid w:val="00A02698"/>
    <w:rsid w:val="00A02818"/>
    <w:rsid w:val="00A028CA"/>
    <w:rsid w:val="00A029B6"/>
    <w:rsid w:val="00A02B9D"/>
    <w:rsid w:val="00A02C71"/>
    <w:rsid w:val="00A02C77"/>
    <w:rsid w:val="00A02CC3"/>
    <w:rsid w:val="00A02D0A"/>
    <w:rsid w:val="00A02D3C"/>
    <w:rsid w:val="00A02DEA"/>
    <w:rsid w:val="00A02EDC"/>
    <w:rsid w:val="00A03003"/>
    <w:rsid w:val="00A03060"/>
    <w:rsid w:val="00A03180"/>
    <w:rsid w:val="00A032EF"/>
    <w:rsid w:val="00A03425"/>
    <w:rsid w:val="00A0352D"/>
    <w:rsid w:val="00A03536"/>
    <w:rsid w:val="00A035AA"/>
    <w:rsid w:val="00A035C1"/>
    <w:rsid w:val="00A035C4"/>
    <w:rsid w:val="00A035EF"/>
    <w:rsid w:val="00A0374A"/>
    <w:rsid w:val="00A037E1"/>
    <w:rsid w:val="00A0394B"/>
    <w:rsid w:val="00A03A1B"/>
    <w:rsid w:val="00A03B8C"/>
    <w:rsid w:val="00A03C18"/>
    <w:rsid w:val="00A03D4D"/>
    <w:rsid w:val="00A03D5D"/>
    <w:rsid w:val="00A03EE1"/>
    <w:rsid w:val="00A03EE8"/>
    <w:rsid w:val="00A03F46"/>
    <w:rsid w:val="00A04098"/>
    <w:rsid w:val="00A040C1"/>
    <w:rsid w:val="00A0426D"/>
    <w:rsid w:val="00A04370"/>
    <w:rsid w:val="00A044CB"/>
    <w:rsid w:val="00A04509"/>
    <w:rsid w:val="00A0452B"/>
    <w:rsid w:val="00A04627"/>
    <w:rsid w:val="00A04640"/>
    <w:rsid w:val="00A04644"/>
    <w:rsid w:val="00A047D5"/>
    <w:rsid w:val="00A048A7"/>
    <w:rsid w:val="00A04A86"/>
    <w:rsid w:val="00A04CA9"/>
    <w:rsid w:val="00A04E4E"/>
    <w:rsid w:val="00A04E5E"/>
    <w:rsid w:val="00A04FDF"/>
    <w:rsid w:val="00A05099"/>
    <w:rsid w:val="00A05162"/>
    <w:rsid w:val="00A0518E"/>
    <w:rsid w:val="00A05353"/>
    <w:rsid w:val="00A05364"/>
    <w:rsid w:val="00A05385"/>
    <w:rsid w:val="00A054F8"/>
    <w:rsid w:val="00A05524"/>
    <w:rsid w:val="00A05528"/>
    <w:rsid w:val="00A05572"/>
    <w:rsid w:val="00A055C4"/>
    <w:rsid w:val="00A05699"/>
    <w:rsid w:val="00A0575A"/>
    <w:rsid w:val="00A05883"/>
    <w:rsid w:val="00A058C7"/>
    <w:rsid w:val="00A05914"/>
    <w:rsid w:val="00A05A88"/>
    <w:rsid w:val="00A05A91"/>
    <w:rsid w:val="00A05AED"/>
    <w:rsid w:val="00A05BDF"/>
    <w:rsid w:val="00A05C69"/>
    <w:rsid w:val="00A05E22"/>
    <w:rsid w:val="00A06069"/>
    <w:rsid w:val="00A06083"/>
    <w:rsid w:val="00A060FE"/>
    <w:rsid w:val="00A061AB"/>
    <w:rsid w:val="00A062AA"/>
    <w:rsid w:val="00A0635F"/>
    <w:rsid w:val="00A0639A"/>
    <w:rsid w:val="00A063F6"/>
    <w:rsid w:val="00A06462"/>
    <w:rsid w:val="00A06478"/>
    <w:rsid w:val="00A06510"/>
    <w:rsid w:val="00A06550"/>
    <w:rsid w:val="00A066F1"/>
    <w:rsid w:val="00A068EF"/>
    <w:rsid w:val="00A0699F"/>
    <w:rsid w:val="00A069A2"/>
    <w:rsid w:val="00A06A08"/>
    <w:rsid w:val="00A06AA9"/>
    <w:rsid w:val="00A06AF8"/>
    <w:rsid w:val="00A06B63"/>
    <w:rsid w:val="00A06D15"/>
    <w:rsid w:val="00A06D49"/>
    <w:rsid w:val="00A06DA1"/>
    <w:rsid w:val="00A06E23"/>
    <w:rsid w:val="00A06EF0"/>
    <w:rsid w:val="00A06F3D"/>
    <w:rsid w:val="00A070CD"/>
    <w:rsid w:val="00A07102"/>
    <w:rsid w:val="00A07217"/>
    <w:rsid w:val="00A0728B"/>
    <w:rsid w:val="00A072D1"/>
    <w:rsid w:val="00A0748F"/>
    <w:rsid w:val="00A07593"/>
    <w:rsid w:val="00A075B6"/>
    <w:rsid w:val="00A075FE"/>
    <w:rsid w:val="00A0762F"/>
    <w:rsid w:val="00A07634"/>
    <w:rsid w:val="00A076AB"/>
    <w:rsid w:val="00A0777C"/>
    <w:rsid w:val="00A077B0"/>
    <w:rsid w:val="00A077F7"/>
    <w:rsid w:val="00A0783B"/>
    <w:rsid w:val="00A07915"/>
    <w:rsid w:val="00A0795B"/>
    <w:rsid w:val="00A07986"/>
    <w:rsid w:val="00A079E1"/>
    <w:rsid w:val="00A079E5"/>
    <w:rsid w:val="00A07A50"/>
    <w:rsid w:val="00A07C99"/>
    <w:rsid w:val="00A07DB5"/>
    <w:rsid w:val="00A07DCA"/>
    <w:rsid w:val="00A07DE4"/>
    <w:rsid w:val="00A07E52"/>
    <w:rsid w:val="00A07EDB"/>
    <w:rsid w:val="00A07EDF"/>
    <w:rsid w:val="00A07F3D"/>
    <w:rsid w:val="00A07F47"/>
    <w:rsid w:val="00A07FCF"/>
    <w:rsid w:val="00A100D2"/>
    <w:rsid w:val="00A10143"/>
    <w:rsid w:val="00A10208"/>
    <w:rsid w:val="00A10281"/>
    <w:rsid w:val="00A102A4"/>
    <w:rsid w:val="00A102EF"/>
    <w:rsid w:val="00A102F3"/>
    <w:rsid w:val="00A10307"/>
    <w:rsid w:val="00A10367"/>
    <w:rsid w:val="00A103AD"/>
    <w:rsid w:val="00A103EF"/>
    <w:rsid w:val="00A104D4"/>
    <w:rsid w:val="00A104F1"/>
    <w:rsid w:val="00A104F3"/>
    <w:rsid w:val="00A10603"/>
    <w:rsid w:val="00A106B0"/>
    <w:rsid w:val="00A107FE"/>
    <w:rsid w:val="00A10932"/>
    <w:rsid w:val="00A10A7B"/>
    <w:rsid w:val="00A10B12"/>
    <w:rsid w:val="00A10B75"/>
    <w:rsid w:val="00A10BB5"/>
    <w:rsid w:val="00A10C3F"/>
    <w:rsid w:val="00A10C7D"/>
    <w:rsid w:val="00A10CB2"/>
    <w:rsid w:val="00A10D3F"/>
    <w:rsid w:val="00A10D47"/>
    <w:rsid w:val="00A10E44"/>
    <w:rsid w:val="00A10ECB"/>
    <w:rsid w:val="00A10F81"/>
    <w:rsid w:val="00A10FB0"/>
    <w:rsid w:val="00A1105F"/>
    <w:rsid w:val="00A11076"/>
    <w:rsid w:val="00A1117D"/>
    <w:rsid w:val="00A111F4"/>
    <w:rsid w:val="00A1136C"/>
    <w:rsid w:val="00A113B2"/>
    <w:rsid w:val="00A113E1"/>
    <w:rsid w:val="00A1149C"/>
    <w:rsid w:val="00A1161D"/>
    <w:rsid w:val="00A1166F"/>
    <w:rsid w:val="00A11674"/>
    <w:rsid w:val="00A11712"/>
    <w:rsid w:val="00A119E0"/>
    <w:rsid w:val="00A11A8B"/>
    <w:rsid w:val="00A11B2A"/>
    <w:rsid w:val="00A11B64"/>
    <w:rsid w:val="00A11C9C"/>
    <w:rsid w:val="00A11E52"/>
    <w:rsid w:val="00A11ED0"/>
    <w:rsid w:val="00A11EF0"/>
    <w:rsid w:val="00A11F02"/>
    <w:rsid w:val="00A11F53"/>
    <w:rsid w:val="00A11FD7"/>
    <w:rsid w:val="00A11FDC"/>
    <w:rsid w:val="00A11FE7"/>
    <w:rsid w:val="00A11FEB"/>
    <w:rsid w:val="00A12047"/>
    <w:rsid w:val="00A120AF"/>
    <w:rsid w:val="00A12182"/>
    <w:rsid w:val="00A12215"/>
    <w:rsid w:val="00A12216"/>
    <w:rsid w:val="00A12237"/>
    <w:rsid w:val="00A12299"/>
    <w:rsid w:val="00A12319"/>
    <w:rsid w:val="00A124B5"/>
    <w:rsid w:val="00A12520"/>
    <w:rsid w:val="00A12586"/>
    <w:rsid w:val="00A12741"/>
    <w:rsid w:val="00A12798"/>
    <w:rsid w:val="00A12A36"/>
    <w:rsid w:val="00A12B21"/>
    <w:rsid w:val="00A12BC1"/>
    <w:rsid w:val="00A12BC3"/>
    <w:rsid w:val="00A12CDB"/>
    <w:rsid w:val="00A12D01"/>
    <w:rsid w:val="00A12D50"/>
    <w:rsid w:val="00A12D9A"/>
    <w:rsid w:val="00A12E68"/>
    <w:rsid w:val="00A12EC2"/>
    <w:rsid w:val="00A12ED5"/>
    <w:rsid w:val="00A1303A"/>
    <w:rsid w:val="00A13153"/>
    <w:rsid w:val="00A132F6"/>
    <w:rsid w:val="00A133CB"/>
    <w:rsid w:val="00A13402"/>
    <w:rsid w:val="00A13454"/>
    <w:rsid w:val="00A13483"/>
    <w:rsid w:val="00A134DF"/>
    <w:rsid w:val="00A13577"/>
    <w:rsid w:val="00A13592"/>
    <w:rsid w:val="00A1374A"/>
    <w:rsid w:val="00A13769"/>
    <w:rsid w:val="00A1377F"/>
    <w:rsid w:val="00A137BE"/>
    <w:rsid w:val="00A13882"/>
    <w:rsid w:val="00A1396F"/>
    <w:rsid w:val="00A139E0"/>
    <w:rsid w:val="00A13AD4"/>
    <w:rsid w:val="00A13B24"/>
    <w:rsid w:val="00A13BB0"/>
    <w:rsid w:val="00A13BEB"/>
    <w:rsid w:val="00A13E05"/>
    <w:rsid w:val="00A1401D"/>
    <w:rsid w:val="00A14076"/>
    <w:rsid w:val="00A14311"/>
    <w:rsid w:val="00A1446E"/>
    <w:rsid w:val="00A1449C"/>
    <w:rsid w:val="00A144D4"/>
    <w:rsid w:val="00A146BB"/>
    <w:rsid w:val="00A147EF"/>
    <w:rsid w:val="00A1480D"/>
    <w:rsid w:val="00A148D2"/>
    <w:rsid w:val="00A148F0"/>
    <w:rsid w:val="00A14919"/>
    <w:rsid w:val="00A14974"/>
    <w:rsid w:val="00A14986"/>
    <w:rsid w:val="00A14B1E"/>
    <w:rsid w:val="00A14B30"/>
    <w:rsid w:val="00A14B3E"/>
    <w:rsid w:val="00A14B99"/>
    <w:rsid w:val="00A14C26"/>
    <w:rsid w:val="00A14C2A"/>
    <w:rsid w:val="00A14C3D"/>
    <w:rsid w:val="00A14C83"/>
    <w:rsid w:val="00A14D3D"/>
    <w:rsid w:val="00A14DB9"/>
    <w:rsid w:val="00A14DE5"/>
    <w:rsid w:val="00A14E29"/>
    <w:rsid w:val="00A14E64"/>
    <w:rsid w:val="00A14E6D"/>
    <w:rsid w:val="00A14EE9"/>
    <w:rsid w:val="00A14F08"/>
    <w:rsid w:val="00A14F1C"/>
    <w:rsid w:val="00A1501E"/>
    <w:rsid w:val="00A150A2"/>
    <w:rsid w:val="00A1515B"/>
    <w:rsid w:val="00A15163"/>
    <w:rsid w:val="00A1520F"/>
    <w:rsid w:val="00A15326"/>
    <w:rsid w:val="00A15337"/>
    <w:rsid w:val="00A15534"/>
    <w:rsid w:val="00A1557B"/>
    <w:rsid w:val="00A15615"/>
    <w:rsid w:val="00A15640"/>
    <w:rsid w:val="00A15651"/>
    <w:rsid w:val="00A156F1"/>
    <w:rsid w:val="00A1582F"/>
    <w:rsid w:val="00A15886"/>
    <w:rsid w:val="00A158A3"/>
    <w:rsid w:val="00A15B43"/>
    <w:rsid w:val="00A15C3E"/>
    <w:rsid w:val="00A15D4A"/>
    <w:rsid w:val="00A15DAA"/>
    <w:rsid w:val="00A15E0C"/>
    <w:rsid w:val="00A15E91"/>
    <w:rsid w:val="00A15F14"/>
    <w:rsid w:val="00A15F5C"/>
    <w:rsid w:val="00A15FAA"/>
    <w:rsid w:val="00A1600F"/>
    <w:rsid w:val="00A16027"/>
    <w:rsid w:val="00A16098"/>
    <w:rsid w:val="00A160BD"/>
    <w:rsid w:val="00A16245"/>
    <w:rsid w:val="00A16372"/>
    <w:rsid w:val="00A16430"/>
    <w:rsid w:val="00A16446"/>
    <w:rsid w:val="00A1647A"/>
    <w:rsid w:val="00A1648E"/>
    <w:rsid w:val="00A16518"/>
    <w:rsid w:val="00A165B1"/>
    <w:rsid w:val="00A16622"/>
    <w:rsid w:val="00A16A3B"/>
    <w:rsid w:val="00A16B73"/>
    <w:rsid w:val="00A16BC4"/>
    <w:rsid w:val="00A16BFE"/>
    <w:rsid w:val="00A16C1E"/>
    <w:rsid w:val="00A16CB0"/>
    <w:rsid w:val="00A16D58"/>
    <w:rsid w:val="00A16DA1"/>
    <w:rsid w:val="00A16DED"/>
    <w:rsid w:val="00A16E02"/>
    <w:rsid w:val="00A16E16"/>
    <w:rsid w:val="00A16EB5"/>
    <w:rsid w:val="00A16EE5"/>
    <w:rsid w:val="00A16FC4"/>
    <w:rsid w:val="00A170F0"/>
    <w:rsid w:val="00A17164"/>
    <w:rsid w:val="00A171B4"/>
    <w:rsid w:val="00A17350"/>
    <w:rsid w:val="00A1748D"/>
    <w:rsid w:val="00A174D9"/>
    <w:rsid w:val="00A1752C"/>
    <w:rsid w:val="00A175CC"/>
    <w:rsid w:val="00A175CD"/>
    <w:rsid w:val="00A175DC"/>
    <w:rsid w:val="00A175ED"/>
    <w:rsid w:val="00A17616"/>
    <w:rsid w:val="00A176E7"/>
    <w:rsid w:val="00A1779D"/>
    <w:rsid w:val="00A177CA"/>
    <w:rsid w:val="00A17843"/>
    <w:rsid w:val="00A17865"/>
    <w:rsid w:val="00A178E3"/>
    <w:rsid w:val="00A17934"/>
    <w:rsid w:val="00A179B0"/>
    <w:rsid w:val="00A17A6D"/>
    <w:rsid w:val="00A17A87"/>
    <w:rsid w:val="00A17A92"/>
    <w:rsid w:val="00A17A95"/>
    <w:rsid w:val="00A17B04"/>
    <w:rsid w:val="00A17BC5"/>
    <w:rsid w:val="00A17BCA"/>
    <w:rsid w:val="00A17C31"/>
    <w:rsid w:val="00A17C47"/>
    <w:rsid w:val="00A17CE3"/>
    <w:rsid w:val="00A17D76"/>
    <w:rsid w:val="00A17DE7"/>
    <w:rsid w:val="00A17E4E"/>
    <w:rsid w:val="00A17E76"/>
    <w:rsid w:val="00A17EEE"/>
    <w:rsid w:val="00A17F18"/>
    <w:rsid w:val="00A17F44"/>
    <w:rsid w:val="00A17F50"/>
    <w:rsid w:val="00A2002F"/>
    <w:rsid w:val="00A200B2"/>
    <w:rsid w:val="00A20171"/>
    <w:rsid w:val="00A201CF"/>
    <w:rsid w:val="00A20248"/>
    <w:rsid w:val="00A2035C"/>
    <w:rsid w:val="00A20388"/>
    <w:rsid w:val="00A203C4"/>
    <w:rsid w:val="00A20403"/>
    <w:rsid w:val="00A204DB"/>
    <w:rsid w:val="00A206D1"/>
    <w:rsid w:val="00A20713"/>
    <w:rsid w:val="00A20739"/>
    <w:rsid w:val="00A207AF"/>
    <w:rsid w:val="00A20815"/>
    <w:rsid w:val="00A208BA"/>
    <w:rsid w:val="00A208BE"/>
    <w:rsid w:val="00A20962"/>
    <w:rsid w:val="00A20968"/>
    <w:rsid w:val="00A20974"/>
    <w:rsid w:val="00A20BD6"/>
    <w:rsid w:val="00A20BDB"/>
    <w:rsid w:val="00A20C0F"/>
    <w:rsid w:val="00A20C43"/>
    <w:rsid w:val="00A20DC2"/>
    <w:rsid w:val="00A20E0C"/>
    <w:rsid w:val="00A20EE5"/>
    <w:rsid w:val="00A20FB8"/>
    <w:rsid w:val="00A20FF5"/>
    <w:rsid w:val="00A210A4"/>
    <w:rsid w:val="00A21165"/>
    <w:rsid w:val="00A21188"/>
    <w:rsid w:val="00A21204"/>
    <w:rsid w:val="00A21230"/>
    <w:rsid w:val="00A21278"/>
    <w:rsid w:val="00A214AC"/>
    <w:rsid w:val="00A214EF"/>
    <w:rsid w:val="00A2152F"/>
    <w:rsid w:val="00A2159B"/>
    <w:rsid w:val="00A215D6"/>
    <w:rsid w:val="00A215F5"/>
    <w:rsid w:val="00A21612"/>
    <w:rsid w:val="00A21680"/>
    <w:rsid w:val="00A217C2"/>
    <w:rsid w:val="00A217CD"/>
    <w:rsid w:val="00A217EC"/>
    <w:rsid w:val="00A21800"/>
    <w:rsid w:val="00A21864"/>
    <w:rsid w:val="00A218F5"/>
    <w:rsid w:val="00A219A2"/>
    <w:rsid w:val="00A21A68"/>
    <w:rsid w:val="00A21A6A"/>
    <w:rsid w:val="00A21AA3"/>
    <w:rsid w:val="00A21AC9"/>
    <w:rsid w:val="00A21AEE"/>
    <w:rsid w:val="00A21AF2"/>
    <w:rsid w:val="00A21B9B"/>
    <w:rsid w:val="00A21C21"/>
    <w:rsid w:val="00A21C47"/>
    <w:rsid w:val="00A21C58"/>
    <w:rsid w:val="00A21D77"/>
    <w:rsid w:val="00A21DC4"/>
    <w:rsid w:val="00A21EB3"/>
    <w:rsid w:val="00A21F84"/>
    <w:rsid w:val="00A21FAE"/>
    <w:rsid w:val="00A21FC2"/>
    <w:rsid w:val="00A2204A"/>
    <w:rsid w:val="00A22076"/>
    <w:rsid w:val="00A22080"/>
    <w:rsid w:val="00A2219F"/>
    <w:rsid w:val="00A221C6"/>
    <w:rsid w:val="00A22333"/>
    <w:rsid w:val="00A223AB"/>
    <w:rsid w:val="00A225BC"/>
    <w:rsid w:val="00A2268D"/>
    <w:rsid w:val="00A2276F"/>
    <w:rsid w:val="00A2287D"/>
    <w:rsid w:val="00A229A3"/>
    <w:rsid w:val="00A22A01"/>
    <w:rsid w:val="00A22A6B"/>
    <w:rsid w:val="00A22C4B"/>
    <w:rsid w:val="00A22C90"/>
    <w:rsid w:val="00A22DBA"/>
    <w:rsid w:val="00A22EA3"/>
    <w:rsid w:val="00A22FEC"/>
    <w:rsid w:val="00A230A7"/>
    <w:rsid w:val="00A230D0"/>
    <w:rsid w:val="00A231D6"/>
    <w:rsid w:val="00A2321A"/>
    <w:rsid w:val="00A23234"/>
    <w:rsid w:val="00A2323A"/>
    <w:rsid w:val="00A23258"/>
    <w:rsid w:val="00A2330B"/>
    <w:rsid w:val="00A233B1"/>
    <w:rsid w:val="00A234CD"/>
    <w:rsid w:val="00A236C6"/>
    <w:rsid w:val="00A23702"/>
    <w:rsid w:val="00A239AA"/>
    <w:rsid w:val="00A23A00"/>
    <w:rsid w:val="00A23A22"/>
    <w:rsid w:val="00A23A28"/>
    <w:rsid w:val="00A23A32"/>
    <w:rsid w:val="00A23A7A"/>
    <w:rsid w:val="00A23B94"/>
    <w:rsid w:val="00A23BD9"/>
    <w:rsid w:val="00A23CAC"/>
    <w:rsid w:val="00A23D04"/>
    <w:rsid w:val="00A23D46"/>
    <w:rsid w:val="00A23D8A"/>
    <w:rsid w:val="00A23E2C"/>
    <w:rsid w:val="00A23E53"/>
    <w:rsid w:val="00A23E97"/>
    <w:rsid w:val="00A23E9C"/>
    <w:rsid w:val="00A2405B"/>
    <w:rsid w:val="00A241D9"/>
    <w:rsid w:val="00A2423C"/>
    <w:rsid w:val="00A2429E"/>
    <w:rsid w:val="00A242C5"/>
    <w:rsid w:val="00A24362"/>
    <w:rsid w:val="00A24369"/>
    <w:rsid w:val="00A2438C"/>
    <w:rsid w:val="00A243FE"/>
    <w:rsid w:val="00A2440B"/>
    <w:rsid w:val="00A24488"/>
    <w:rsid w:val="00A2455B"/>
    <w:rsid w:val="00A245D6"/>
    <w:rsid w:val="00A24654"/>
    <w:rsid w:val="00A246E5"/>
    <w:rsid w:val="00A2474D"/>
    <w:rsid w:val="00A24942"/>
    <w:rsid w:val="00A24AA2"/>
    <w:rsid w:val="00A24BC1"/>
    <w:rsid w:val="00A24C54"/>
    <w:rsid w:val="00A24DF0"/>
    <w:rsid w:val="00A24FFD"/>
    <w:rsid w:val="00A25029"/>
    <w:rsid w:val="00A25083"/>
    <w:rsid w:val="00A25127"/>
    <w:rsid w:val="00A2519D"/>
    <w:rsid w:val="00A25347"/>
    <w:rsid w:val="00A25465"/>
    <w:rsid w:val="00A2566E"/>
    <w:rsid w:val="00A256B5"/>
    <w:rsid w:val="00A256CC"/>
    <w:rsid w:val="00A2573A"/>
    <w:rsid w:val="00A25743"/>
    <w:rsid w:val="00A2574B"/>
    <w:rsid w:val="00A2575D"/>
    <w:rsid w:val="00A25834"/>
    <w:rsid w:val="00A258EA"/>
    <w:rsid w:val="00A2594B"/>
    <w:rsid w:val="00A25985"/>
    <w:rsid w:val="00A25A4B"/>
    <w:rsid w:val="00A25A5C"/>
    <w:rsid w:val="00A25B46"/>
    <w:rsid w:val="00A25BE7"/>
    <w:rsid w:val="00A25DC3"/>
    <w:rsid w:val="00A25DC5"/>
    <w:rsid w:val="00A25DD0"/>
    <w:rsid w:val="00A25E6B"/>
    <w:rsid w:val="00A25E6E"/>
    <w:rsid w:val="00A25EEF"/>
    <w:rsid w:val="00A25F4A"/>
    <w:rsid w:val="00A25F52"/>
    <w:rsid w:val="00A26071"/>
    <w:rsid w:val="00A2607A"/>
    <w:rsid w:val="00A262F7"/>
    <w:rsid w:val="00A26315"/>
    <w:rsid w:val="00A2632A"/>
    <w:rsid w:val="00A26384"/>
    <w:rsid w:val="00A263AF"/>
    <w:rsid w:val="00A2649B"/>
    <w:rsid w:val="00A2657E"/>
    <w:rsid w:val="00A26592"/>
    <w:rsid w:val="00A26663"/>
    <w:rsid w:val="00A26687"/>
    <w:rsid w:val="00A266DA"/>
    <w:rsid w:val="00A266E3"/>
    <w:rsid w:val="00A2680E"/>
    <w:rsid w:val="00A26849"/>
    <w:rsid w:val="00A26AB7"/>
    <w:rsid w:val="00A26C43"/>
    <w:rsid w:val="00A26C49"/>
    <w:rsid w:val="00A26E48"/>
    <w:rsid w:val="00A26FCE"/>
    <w:rsid w:val="00A2708D"/>
    <w:rsid w:val="00A27108"/>
    <w:rsid w:val="00A27113"/>
    <w:rsid w:val="00A271EB"/>
    <w:rsid w:val="00A271F7"/>
    <w:rsid w:val="00A272AE"/>
    <w:rsid w:val="00A272D3"/>
    <w:rsid w:val="00A272E3"/>
    <w:rsid w:val="00A272FA"/>
    <w:rsid w:val="00A27342"/>
    <w:rsid w:val="00A2734A"/>
    <w:rsid w:val="00A27355"/>
    <w:rsid w:val="00A273CB"/>
    <w:rsid w:val="00A2748B"/>
    <w:rsid w:val="00A274C1"/>
    <w:rsid w:val="00A27545"/>
    <w:rsid w:val="00A2755F"/>
    <w:rsid w:val="00A2756E"/>
    <w:rsid w:val="00A275F1"/>
    <w:rsid w:val="00A2775E"/>
    <w:rsid w:val="00A277EA"/>
    <w:rsid w:val="00A2780A"/>
    <w:rsid w:val="00A278E9"/>
    <w:rsid w:val="00A27928"/>
    <w:rsid w:val="00A279BC"/>
    <w:rsid w:val="00A27A09"/>
    <w:rsid w:val="00A27A55"/>
    <w:rsid w:val="00A27A77"/>
    <w:rsid w:val="00A27AD9"/>
    <w:rsid w:val="00A27C3B"/>
    <w:rsid w:val="00A27D6B"/>
    <w:rsid w:val="00A27E72"/>
    <w:rsid w:val="00A3004D"/>
    <w:rsid w:val="00A30111"/>
    <w:rsid w:val="00A30114"/>
    <w:rsid w:val="00A30163"/>
    <w:rsid w:val="00A30187"/>
    <w:rsid w:val="00A301AF"/>
    <w:rsid w:val="00A301EF"/>
    <w:rsid w:val="00A3021D"/>
    <w:rsid w:val="00A30286"/>
    <w:rsid w:val="00A302B7"/>
    <w:rsid w:val="00A3039E"/>
    <w:rsid w:val="00A304CE"/>
    <w:rsid w:val="00A305B5"/>
    <w:rsid w:val="00A306DD"/>
    <w:rsid w:val="00A306F8"/>
    <w:rsid w:val="00A30843"/>
    <w:rsid w:val="00A3084C"/>
    <w:rsid w:val="00A30A1E"/>
    <w:rsid w:val="00A30AEE"/>
    <w:rsid w:val="00A30B0F"/>
    <w:rsid w:val="00A30E9D"/>
    <w:rsid w:val="00A30F75"/>
    <w:rsid w:val="00A31047"/>
    <w:rsid w:val="00A3104E"/>
    <w:rsid w:val="00A31187"/>
    <w:rsid w:val="00A3123E"/>
    <w:rsid w:val="00A313E0"/>
    <w:rsid w:val="00A31594"/>
    <w:rsid w:val="00A315DB"/>
    <w:rsid w:val="00A3162F"/>
    <w:rsid w:val="00A31727"/>
    <w:rsid w:val="00A31757"/>
    <w:rsid w:val="00A3175E"/>
    <w:rsid w:val="00A317F9"/>
    <w:rsid w:val="00A318F3"/>
    <w:rsid w:val="00A31938"/>
    <w:rsid w:val="00A31A20"/>
    <w:rsid w:val="00A31A6A"/>
    <w:rsid w:val="00A31DA3"/>
    <w:rsid w:val="00A31DF3"/>
    <w:rsid w:val="00A31E6A"/>
    <w:rsid w:val="00A31EE9"/>
    <w:rsid w:val="00A31EF2"/>
    <w:rsid w:val="00A31F18"/>
    <w:rsid w:val="00A31F78"/>
    <w:rsid w:val="00A31FE0"/>
    <w:rsid w:val="00A31FE8"/>
    <w:rsid w:val="00A32026"/>
    <w:rsid w:val="00A32042"/>
    <w:rsid w:val="00A321BB"/>
    <w:rsid w:val="00A321EE"/>
    <w:rsid w:val="00A32205"/>
    <w:rsid w:val="00A3226C"/>
    <w:rsid w:val="00A322A7"/>
    <w:rsid w:val="00A324A6"/>
    <w:rsid w:val="00A32504"/>
    <w:rsid w:val="00A32570"/>
    <w:rsid w:val="00A326B7"/>
    <w:rsid w:val="00A326CC"/>
    <w:rsid w:val="00A326FF"/>
    <w:rsid w:val="00A327F7"/>
    <w:rsid w:val="00A3283C"/>
    <w:rsid w:val="00A3285E"/>
    <w:rsid w:val="00A32976"/>
    <w:rsid w:val="00A32A9F"/>
    <w:rsid w:val="00A32ACB"/>
    <w:rsid w:val="00A32AF9"/>
    <w:rsid w:val="00A32B0E"/>
    <w:rsid w:val="00A32B99"/>
    <w:rsid w:val="00A32C01"/>
    <w:rsid w:val="00A32C07"/>
    <w:rsid w:val="00A32C39"/>
    <w:rsid w:val="00A32C50"/>
    <w:rsid w:val="00A32C57"/>
    <w:rsid w:val="00A32C7A"/>
    <w:rsid w:val="00A32D24"/>
    <w:rsid w:val="00A32D2D"/>
    <w:rsid w:val="00A32D4B"/>
    <w:rsid w:val="00A32D70"/>
    <w:rsid w:val="00A32D9C"/>
    <w:rsid w:val="00A32E42"/>
    <w:rsid w:val="00A32EC0"/>
    <w:rsid w:val="00A32EC9"/>
    <w:rsid w:val="00A32F82"/>
    <w:rsid w:val="00A32FF7"/>
    <w:rsid w:val="00A33060"/>
    <w:rsid w:val="00A330B8"/>
    <w:rsid w:val="00A330D7"/>
    <w:rsid w:val="00A3336E"/>
    <w:rsid w:val="00A3337A"/>
    <w:rsid w:val="00A333D4"/>
    <w:rsid w:val="00A3347C"/>
    <w:rsid w:val="00A33500"/>
    <w:rsid w:val="00A33691"/>
    <w:rsid w:val="00A338CB"/>
    <w:rsid w:val="00A3397B"/>
    <w:rsid w:val="00A339C4"/>
    <w:rsid w:val="00A339CD"/>
    <w:rsid w:val="00A339D5"/>
    <w:rsid w:val="00A33A05"/>
    <w:rsid w:val="00A33ABB"/>
    <w:rsid w:val="00A33B6C"/>
    <w:rsid w:val="00A33BA5"/>
    <w:rsid w:val="00A33CA8"/>
    <w:rsid w:val="00A33CED"/>
    <w:rsid w:val="00A33D43"/>
    <w:rsid w:val="00A3407F"/>
    <w:rsid w:val="00A341CF"/>
    <w:rsid w:val="00A341E0"/>
    <w:rsid w:val="00A34218"/>
    <w:rsid w:val="00A3421B"/>
    <w:rsid w:val="00A3423B"/>
    <w:rsid w:val="00A34302"/>
    <w:rsid w:val="00A3432A"/>
    <w:rsid w:val="00A343E6"/>
    <w:rsid w:val="00A344E4"/>
    <w:rsid w:val="00A345BA"/>
    <w:rsid w:val="00A3460F"/>
    <w:rsid w:val="00A3475E"/>
    <w:rsid w:val="00A34764"/>
    <w:rsid w:val="00A3484A"/>
    <w:rsid w:val="00A34B72"/>
    <w:rsid w:val="00A34BA8"/>
    <w:rsid w:val="00A34DDC"/>
    <w:rsid w:val="00A34E8D"/>
    <w:rsid w:val="00A34F12"/>
    <w:rsid w:val="00A35011"/>
    <w:rsid w:val="00A35015"/>
    <w:rsid w:val="00A35021"/>
    <w:rsid w:val="00A3509B"/>
    <w:rsid w:val="00A350E5"/>
    <w:rsid w:val="00A3522C"/>
    <w:rsid w:val="00A3525A"/>
    <w:rsid w:val="00A35526"/>
    <w:rsid w:val="00A35543"/>
    <w:rsid w:val="00A3556E"/>
    <w:rsid w:val="00A35618"/>
    <w:rsid w:val="00A3563A"/>
    <w:rsid w:val="00A35641"/>
    <w:rsid w:val="00A356DF"/>
    <w:rsid w:val="00A35727"/>
    <w:rsid w:val="00A357AE"/>
    <w:rsid w:val="00A357F4"/>
    <w:rsid w:val="00A3580D"/>
    <w:rsid w:val="00A35838"/>
    <w:rsid w:val="00A358C6"/>
    <w:rsid w:val="00A358EC"/>
    <w:rsid w:val="00A35983"/>
    <w:rsid w:val="00A359FA"/>
    <w:rsid w:val="00A35A31"/>
    <w:rsid w:val="00A35B61"/>
    <w:rsid w:val="00A35C72"/>
    <w:rsid w:val="00A35D14"/>
    <w:rsid w:val="00A35D7E"/>
    <w:rsid w:val="00A35D81"/>
    <w:rsid w:val="00A35DD7"/>
    <w:rsid w:val="00A35E93"/>
    <w:rsid w:val="00A35F66"/>
    <w:rsid w:val="00A35F91"/>
    <w:rsid w:val="00A3601C"/>
    <w:rsid w:val="00A3605C"/>
    <w:rsid w:val="00A360D8"/>
    <w:rsid w:val="00A36138"/>
    <w:rsid w:val="00A361C0"/>
    <w:rsid w:val="00A36206"/>
    <w:rsid w:val="00A362C9"/>
    <w:rsid w:val="00A365F5"/>
    <w:rsid w:val="00A36791"/>
    <w:rsid w:val="00A367BA"/>
    <w:rsid w:val="00A368D1"/>
    <w:rsid w:val="00A36ADC"/>
    <w:rsid w:val="00A36BE6"/>
    <w:rsid w:val="00A36C6D"/>
    <w:rsid w:val="00A36CBB"/>
    <w:rsid w:val="00A36D7E"/>
    <w:rsid w:val="00A36DC3"/>
    <w:rsid w:val="00A36EB2"/>
    <w:rsid w:val="00A36EC9"/>
    <w:rsid w:val="00A37078"/>
    <w:rsid w:val="00A371D9"/>
    <w:rsid w:val="00A371EE"/>
    <w:rsid w:val="00A37241"/>
    <w:rsid w:val="00A37271"/>
    <w:rsid w:val="00A372D9"/>
    <w:rsid w:val="00A37322"/>
    <w:rsid w:val="00A3735A"/>
    <w:rsid w:val="00A3752C"/>
    <w:rsid w:val="00A375B7"/>
    <w:rsid w:val="00A37690"/>
    <w:rsid w:val="00A376BD"/>
    <w:rsid w:val="00A37700"/>
    <w:rsid w:val="00A37713"/>
    <w:rsid w:val="00A37840"/>
    <w:rsid w:val="00A3786F"/>
    <w:rsid w:val="00A3788E"/>
    <w:rsid w:val="00A379D2"/>
    <w:rsid w:val="00A37A15"/>
    <w:rsid w:val="00A37A8D"/>
    <w:rsid w:val="00A37AC7"/>
    <w:rsid w:val="00A37B97"/>
    <w:rsid w:val="00A37C7F"/>
    <w:rsid w:val="00A37D9A"/>
    <w:rsid w:val="00A37DC3"/>
    <w:rsid w:val="00A37DF1"/>
    <w:rsid w:val="00A37F4A"/>
    <w:rsid w:val="00A37FCB"/>
    <w:rsid w:val="00A4003B"/>
    <w:rsid w:val="00A401E1"/>
    <w:rsid w:val="00A402EE"/>
    <w:rsid w:val="00A4040E"/>
    <w:rsid w:val="00A40510"/>
    <w:rsid w:val="00A40570"/>
    <w:rsid w:val="00A405D0"/>
    <w:rsid w:val="00A406BD"/>
    <w:rsid w:val="00A406EA"/>
    <w:rsid w:val="00A407F4"/>
    <w:rsid w:val="00A4084B"/>
    <w:rsid w:val="00A408A6"/>
    <w:rsid w:val="00A40AD4"/>
    <w:rsid w:val="00A40AF7"/>
    <w:rsid w:val="00A40BC3"/>
    <w:rsid w:val="00A40BC5"/>
    <w:rsid w:val="00A40DD6"/>
    <w:rsid w:val="00A40DEB"/>
    <w:rsid w:val="00A40EAA"/>
    <w:rsid w:val="00A40EE1"/>
    <w:rsid w:val="00A40F07"/>
    <w:rsid w:val="00A40F4E"/>
    <w:rsid w:val="00A4112D"/>
    <w:rsid w:val="00A41170"/>
    <w:rsid w:val="00A412F0"/>
    <w:rsid w:val="00A4134B"/>
    <w:rsid w:val="00A4148C"/>
    <w:rsid w:val="00A4154F"/>
    <w:rsid w:val="00A41581"/>
    <w:rsid w:val="00A415E3"/>
    <w:rsid w:val="00A41607"/>
    <w:rsid w:val="00A4163E"/>
    <w:rsid w:val="00A416FB"/>
    <w:rsid w:val="00A41839"/>
    <w:rsid w:val="00A4196C"/>
    <w:rsid w:val="00A41982"/>
    <w:rsid w:val="00A419E0"/>
    <w:rsid w:val="00A419E8"/>
    <w:rsid w:val="00A41B56"/>
    <w:rsid w:val="00A41BAE"/>
    <w:rsid w:val="00A41D70"/>
    <w:rsid w:val="00A41D8C"/>
    <w:rsid w:val="00A41FAE"/>
    <w:rsid w:val="00A41FEA"/>
    <w:rsid w:val="00A41FED"/>
    <w:rsid w:val="00A42189"/>
    <w:rsid w:val="00A4218B"/>
    <w:rsid w:val="00A421D7"/>
    <w:rsid w:val="00A4241B"/>
    <w:rsid w:val="00A42420"/>
    <w:rsid w:val="00A424CA"/>
    <w:rsid w:val="00A4251D"/>
    <w:rsid w:val="00A42526"/>
    <w:rsid w:val="00A4256F"/>
    <w:rsid w:val="00A42691"/>
    <w:rsid w:val="00A426E6"/>
    <w:rsid w:val="00A4274B"/>
    <w:rsid w:val="00A4285A"/>
    <w:rsid w:val="00A4291F"/>
    <w:rsid w:val="00A42AA9"/>
    <w:rsid w:val="00A42B30"/>
    <w:rsid w:val="00A42BA5"/>
    <w:rsid w:val="00A42C97"/>
    <w:rsid w:val="00A42CEA"/>
    <w:rsid w:val="00A42D11"/>
    <w:rsid w:val="00A42D57"/>
    <w:rsid w:val="00A42D8A"/>
    <w:rsid w:val="00A42DC5"/>
    <w:rsid w:val="00A42E61"/>
    <w:rsid w:val="00A42E99"/>
    <w:rsid w:val="00A43012"/>
    <w:rsid w:val="00A43061"/>
    <w:rsid w:val="00A4308E"/>
    <w:rsid w:val="00A43159"/>
    <w:rsid w:val="00A431F1"/>
    <w:rsid w:val="00A4320E"/>
    <w:rsid w:val="00A43212"/>
    <w:rsid w:val="00A43229"/>
    <w:rsid w:val="00A4334D"/>
    <w:rsid w:val="00A43365"/>
    <w:rsid w:val="00A43396"/>
    <w:rsid w:val="00A4339E"/>
    <w:rsid w:val="00A43434"/>
    <w:rsid w:val="00A4362D"/>
    <w:rsid w:val="00A43655"/>
    <w:rsid w:val="00A4366D"/>
    <w:rsid w:val="00A436D4"/>
    <w:rsid w:val="00A437F5"/>
    <w:rsid w:val="00A43856"/>
    <w:rsid w:val="00A43897"/>
    <w:rsid w:val="00A438AA"/>
    <w:rsid w:val="00A43CC9"/>
    <w:rsid w:val="00A43CDF"/>
    <w:rsid w:val="00A43E2F"/>
    <w:rsid w:val="00A43E61"/>
    <w:rsid w:val="00A43EA9"/>
    <w:rsid w:val="00A43EB3"/>
    <w:rsid w:val="00A43F22"/>
    <w:rsid w:val="00A43F72"/>
    <w:rsid w:val="00A43F7C"/>
    <w:rsid w:val="00A44035"/>
    <w:rsid w:val="00A4419B"/>
    <w:rsid w:val="00A44285"/>
    <w:rsid w:val="00A442AC"/>
    <w:rsid w:val="00A442C0"/>
    <w:rsid w:val="00A4435C"/>
    <w:rsid w:val="00A4437B"/>
    <w:rsid w:val="00A444A4"/>
    <w:rsid w:val="00A444CA"/>
    <w:rsid w:val="00A4456D"/>
    <w:rsid w:val="00A445C1"/>
    <w:rsid w:val="00A44625"/>
    <w:rsid w:val="00A4473B"/>
    <w:rsid w:val="00A44778"/>
    <w:rsid w:val="00A4477A"/>
    <w:rsid w:val="00A447E0"/>
    <w:rsid w:val="00A44840"/>
    <w:rsid w:val="00A4485D"/>
    <w:rsid w:val="00A44862"/>
    <w:rsid w:val="00A448FC"/>
    <w:rsid w:val="00A44951"/>
    <w:rsid w:val="00A44955"/>
    <w:rsid w:val="00A44974"/>
    <w:rsid w:val="00A449F8"/>
    <w:rsid w:val="00A44AEF"/>
    <w:rsid w:val="00A44B4A"/>
    <w:rsid w:val="00A44BB0"/>
    <w:rsid w:val="00A44CA0"/>
    <w:rsid w:val="00A44E07"/>
    <w:rsid w:val="00A44E84"/>
    <w:rsid w:val="00A44F81"/>
    <w:rsid w:val="00A4509D"/>
    <w:rsid w:val="00A45279"/>
    <w:rsid w:val="00A4528A"/>
    <w:rsid w:val="00A452D2"/>
    <w:rsid w:val="00A45335"/>
    <w:rsid w:val="00A45453"/>
    <w:rsid w:val="00A45688"/>
    <w:rsid w:val="00A456B0"/>
    <w:rsid w:val="00A45700"/>
    <w:rsid w:val="00A45730"/>
    <w:rsid w:val="00A4575C"/>
    <w:rsid w:val="00A45975"/>
    <w:rsid w:val="00A45A43"/>
    <w:rsid w:val="00A45ABB"/>
    <w:rsid w:val="00A45B44"/>
    <w:rsid w:val="00A45B4E"/>
    <w:rsid w:val="00A45B5C"/>
    <w:rsid w:val="00A45B9E"/>
    <w:rsid w:val="00A45BE2"/>
    <w:rsid w:val="00A45CA4"/>
    <w:rsid w:val="00A45CAD"/>
    <w:rsid w:val="00A45CF6"/>
    <w:rsid w:val="00A45DA7"/>
    <w:rsid w:val="00A45DDA"/>
    <w:rsid w:val="00A45E5F"/>
    <w:rsid w:val="00A45ED2"/>
    <w:rsid w:val="00A45F22"/>
    <w:rsid w:val="00A45FC2"/>
    <w:rsid w:val="00A460DF"/>
    <w:rsid w:val="00A4619F"/>
    <w:rsid w:val="00A46242"/>
    <w:rsid w:val="00A46385"/>
    <w:rsid w:val="00A46398"/>
    <w:rsid w:val="00A46544"/>
    <w:rsid w:val="00A4661B"/>
    <w:rsid w:val="00A466B5"/>
    <w:rsid w:val="00A46776"/>
    <w:rsid w:val="00A46818"/>
    <w:rsid w:val="00A46852"/>
    <w:rsid w:val="00A46898"/>
    <w:rsid w:val="00A46A97"/>
    <w:rsid w:val="00A46B64"/>
    <w:rsid w:val="00A46BBB"/>
    <w:rsid w:val="00A46CBD"/>
    <w:rsid w:val="00A46DA4"/>
    <w:rsid w:val="00A46E28"/>
    <w:rsid w:val="00A46EA7"/>
    <w:rsid w:val="00A46F9E"/>
    <w:rsid w:val="00A470B0"/>
    <w:rsid w:val="00A4724F"/>
    <w:rsid w:val="00A472AA"/>
    <w:rsid w:val="00A473CF"/>
    <w:rsid w:val="00A473F9"/>
    <w:rsid w:val="00A474B9"/>
    <w:rsid w:val="00A47535"/>
    <w:rsid w:val="00A47575"/>
    <w:rsid w:val="00A47607"/>
    <w:rsid w:val="00A4765D"/>
    <w:rsid w:val="00A4769A"/>
    <w:rsid w:val="00A476FD"/>
    <w:rsid w:val="00A477FF"/>
    <w:rsid w:val="00A47839"/>
    <w:rsid w:val="00A47905"/>
    <w:rsid w:val="00A479C8"/>
    <w:rsid w:val="00A479CE"/>
    <w:rsid w:val="00A47ADA"/>
    <w:rsid w:val="00A47B51"/>
    <w:rsid w:val="00A47BB1"/>
    <w:rsid w:val="00A47E06"/>
    <w:rsid w:val="00A47E96"/>
    <w:rsid w:val="00A47F57"/>
    <w:rsid w:val="00A47F9F"/>
    <w:rsid w:val="00A47FAC"/>
    <w:rsid w:val="00A47FCF"/>
    <w:rsid w:val="00A47FE9"/>
    <w:rsid w:val="00A5004B"/>
    <w:rsid w:val="00A50103"/>
    <w:rsid w:val="00A5014C"/>
    <w:rsid w:val="00A5018F"/>
    <w:rsid w:val="00A5028B"/>
    <w:rsid w:val="00A502EC"/>
    <w:rsid w:val="00A503C7"/>
    <w:rsid w:val="00A504D9"/>
    <w:rsid w:val="00A50536"/>
    <w:rsid w:val="00A50696"/>
    <w:rsid w:val="00A506D1"/>
    <w:rsid w:val="00A50701"/>
    <w:rsid w:val="00A507BD"/>
    <w:rsid w:val="00A50A83"/>
    <w:rsid w:val="00A50CC4"/>
    <w:rsid w:val="00A50CCF"/>
    <w:rsid w:val="00A50D0B"/>
    <w:rsid w:val="00A50D5A"/>
    <w:rsid w:val="00A50DBF"/>
    <w:rsid w:val="00A50DE3"/>
    <w:rsid w:val="00A50EE0"/>
    <w:rsid w:val="00A50F3F"/>
    <w:rsid w:val="00A50F4D"/>
    <w:rsid w:val="00A51083"/>
    <w:rsid w:val="00A5108B"/>
    <w:rsid w:val="00A51141"/>
    <w:rsid w:val="00A51217"/>
    <w:rsid w:val="00A5128D"/>
    <w:rsid w:val="00A51390"/>
    <w:rsid w:val="00A5142F"/>
    <w:rsid w:val="00A51451"/>
    <w:rsid w:val="00A514AE"/>
    <w:rsid w:val="00A5151D"/>
    <w:rsid w:val="00A5153A"/>
    <w:rsid w:val="00A515AF"/>
    <w:rsid w:val="00A515D4"/>
    <w:rsid w:val="00A51638"/>
    <w:rsid w:val="00A51664"/>
    <w:rsid w:val="00A51758"/>
    <w:rsid w:val="00A51799"/>
    <w:rsid w:val="00A517FE"/>
    <w:rsid w:val="00A5181F"/>
    <w:rsid w:val="00A51820"/>
    <w:rsid w:val="00A51887"/>
    <w:rsid w:val="00A51960"/>
    <w:rsid w:val="00A51A1F"/>
    <w:rsid w:val="00A51A27"/>
    <w:rsid w:val="00A51AAA"/>
    <w:rsid w:val="00A51C80"/>
    <w:rsid w:val="00A51C90"/>
    <w:rsid w:val="00A51D12"/>
    <w:rsid w:val="00A51D58"/>
    <w:rsid w:val="00A51D8A"/>
    <w:rsid w:val="00A51D99"/>
    <w:rsid w:val="00A51DCE"/>
    <w:rsid w:val="00A51DD0"/>
    <w:rsid w:val="00A51F11"/>
    <w:rsid w:val="00A51F2E"/>
    <w:rsid w:val="00A51F43"/>
    <w:rsid w:val="00A51FE4"/>
    <w:rsid w:val="00A52007"/>
    <w:rsid w:val="00A520BF"/>
    <w:rsid w:val="00A520D5"/>
    <w:rsid w:val="00A5217A"/>
    <w:rsid w:val="00A521A1"/>
    <w:rsid w:val="00A52372"/>
    <w:rsid w:val="00A52401"/>
    <w:rsid w:val="00A52479"/>
    <w:rsid w:val="00A5249C"/>
    <w:rsid w:val="00A526B5"/>
    <w:rsid w:val="00A527FC"/>
    <w:rsid w:val="00A5291C"/>
    <w:rsid w:val="00A52958"/>
    <w:rsid w:val="00A52A99"/>
    <w:rsid w:val="00A52B9F"/>
    <w:rsid w:val="00A52BC5"/>
    <w:rsid w:val="00A52C27"/>
    <w:rsid w:val="00A52CBD"/>
    <w:rsid w:val="00A52E01"/>
    <w:rsid w:val="00A52E6A"/>
    <w:rsid w:val="00A52E9A"/>
    <w:rsid w:val="00A5304E"/>
    <w:rsid w:val="00A5306C"/>
    <w:rsid w:val="00A531F6"/>
    <w:rsid w:val="00A53304"/>
    <w:rsid w:val="00A53313"/>
    <w:rsid w:val="00A53399"/>
    <w:rsid w:val="00A5345B"/>
    <w:rsid w:val="00A534B5"/>
    <w:rsid w:val="00A53551"/>
    <w:rsid w:val="00A5362B"/>
    <w:rsid w:val="00A53645"/>
    <w:rsid w:val="00A537E8"/>
    <w:rsid w:val="00A53912"/>
    <w:rsid w:val="00A53991"/>
    <w:rsid w:val="00A5399B"/>
    <w:rsid w:val="00A53A62"/>
    <w:rsid w:val="00A53AD3"/>
    <w:rsid w:val="00A53B55"/>
    <w:rsid w:val="00A53B56"/>
    <w:rsid w:val="00A53B9F"/>
    <w:rsid w:val="00A53BE1"/>
    <w:rsid w:val="00A53C90"/>
    <w:rsid w:val="00A53CB2"/>
    <w:rsid w:val="00A53D42"/>
    <w:rsid w:val="00A53D5D"/>
    <w:rsid w:val="00A53F15"/>
    <w:rsid w:val="00A53F37"/>
    <w:rsid w:val="00A53FAB"/>
    <w:rsid w:val="00A54065"/>
    <w:rsid w:val="00A541D2"/>
    <w:rsid w:val="00A5424F"/>
    <w:rsid w:val="00A54290"/>
    <w:rsid w:val="00A542A7"/>
    <w:rsid w:val="00A543F0"/>
    <w:rsid w:val="00A5442C"/>
    <w:rsid w:val="00A544A1"/>
    <w:rsid w:val="00A5450C"/>
    <w:rsid w:val="00A545F3"/>
    <w:rsid w:val="00A54671"/>
    <w:rsid w:val="00A547A5"/>
    <w:rsid w:val="00A547E2"/>
    <w:rsid w:val="00A54824"/>
    <w:rsid w:val="00A5483B"/>
    <w:rsid w:val="00A549F0"/>
    <w:rsid w:val="00A54B50"/>
    <w:rsid w:val="00A54B80"/>
    <w:rsid w:val="00A54B97"/>
    <w:rsid w:val="00A54C2F"/>
    <w:rsid w:val="00A54CC5"/>
    <w:rsid w:val="00A54D2E"/>
    <w:rsid w:val="00A54D7A"/>
    <w:rsid w:val="00A54E79"/>
    <w:rsid w:val="00A54F5E"/>
    <w:rsid w:val="00A54F99"/>
    <w:rsid w:val="00A54F9C"/>
    <w:rsid w:val="00A55044"/>
    <w:rsid w:val="00A5504C"/>
    <w:rsid w:val="00A550A4"/>
    <w:rsid w:val="00A550AF"/>
    <w:rsid w:val="00A55139"/>
    <w:rsid w:val="00A552E8"/>
    <w:rsid w:val="00A552FE"/>
    <w:rsid w:val="00A55322"/>
    <w:rsid w:val="00A5535E"/>
    <w:rsid w:val="00A55374"/>
    <w:rsid w:val="00A553D8"/>
    <w:rsid w:val="00A5549B"/>
    <w:rsid w:val="00A55516"/>
    <w:rsid w:val="00A55523"/>
    <w:rsid w:val="00A55527"/>
    <w:rsid w:val="00A5555E"/>
    <w:rsid w:val="00A555C6"/>
    <w:rsid w:val="00A555FB"/>
    <w:rsid w:val="00A556C2"/>
    <w:rsid w:val="00A55763"/>
    <w:rsid w:val="00A557B1"/>
    <w:rsid w:val="00A557B7"/>
    <w:rsid w:val="00A557BB"/>
    <w:rsid w:val="00A557E5"/>
    <w:rsid w:val="00A5581C"/>
    <w:rsid w:val="00A55A0C"/>
    <w:rsid w:val="00A55BE3"/>
    <w:rsid w:val="00A55CF2"/>
    <w:rsid w:val="00A55D50"/>
    <w:rsid w:val="00A55E8E"/>
    <w:rsid w:val="00A55EB7"/>
    <w:rsid w:val="00A55EDE"/>
    <w:rsid w:val="00A55F02"/>
    <w:rsid w:val="00A55F22"/>
    <w:rsid w:val="00A55F9B"/>
    <w:rsid w:val="00A560E6"/>
    <w:rsid w:val="00A560EA"/>
    <w:rsid w:val="00A560F6"/>
    <w:rsid w:val="00A5610C"/>
    <w:rsid w:val="00A5612A"/>
    <w:rsid w:val="00A5613C"/>
    <w:rsid w:val="00A56184"/>
    <w:rsid w:val="00A56226"/>
    <w:rsid w:val="00A562C7"/>
    <w:rsid w:val="00A56356"/>
    <w:rsid w:val="00A5650E"/>
    <w:rsid w:val="00A5658B"/>
    <w:rsid w:val="00A565F2"/>
    <w:rsid w:val="00A5671C"/>
    <w:rsid w:val="00A5677D"/>
    <w:rsid w:val="00A567D2"/>
    <w:rsid w:val="00A56833"/>
    <w:rsid w:val="00A56AF0"/>
    <w:rsid w:val="00A56C42"/>
    <w:rsid w:val="00A56C95"/>
    <w:rsid w:val="00A56D53"/>
    <w:rsid w:val="00A56DFF"/>
    <w:rsid w:val="00A56E03"/>
    <w:rsid w:val="00A56E05"/>
    <w:rsid w:val="00A56E45"/>
    <w:rsid w:val="00A56E4D"/>
    <w:rsid w:val="00A56E84"/>
    <w:rsid w:val="00A56E87"/>
    <w:rsid w:val="00A56EA8"/>
    <w:rsid w:val="00A56EB8"/>
    <w:rsid w:val="00A56F43"/>
    <w:rsid w:val="00A56FFE"/>
    <w:rsid w:val="00A570EA"/>
    <w:rsid w:val="00A57146"/>
    <w:rsid w:val="00A5723D"/>
    <w:rsid w:val="00A57288"/>
    <w:rsid w:val="00A5728D"/>
    <w:rsid w:val="00A5734C"/>
    <w:rsid w:val="00A573D8"/>
    <w:rsid w:val="00A5748E"/>
    <w:rsid w:val="00A57590"/>
    <w:rsid w:val="00A576B4"/>
    <w:rsid w:val="00A5772A"/>
    <w:rsid w:val="00A577AD"/>
    <w:rsid w:val="00A577FD"/>
    <w:rsid w:val="00A578F0"/>
    <w:rsid w:val="00A57953"/>
    <w:rsid w:val="00A57A37"/>
    <w:rsid w:val="00A57CA0"/>
    <w:rsid w:val="00A57D54"/>
    <w:rsid w:val="00A57D60"/>
    <w:rsid w:val="00A57E19"/>
    <w:rsid w:val="00A57F4A"/>
    <w:rsid w:val="00A57F7F"/>
    <w:rsid w:val="00A57FA7"/>
    <w:rsid w:val="00A60052"/>
    <w:rsid w:val="00A600E0"/>
    <w:rsid w:val="00A601C8"/>
    <w:rsid w:val="00A60228"/>
    <w:rsid w:val="00A60258"/>
    <w:rsid w:val="00A602EE"/>
    <w:rsid w:val="00A60473"/>
    <w:rsid w:val="00A60735"/>
    <w:rsid w:val="00A607B3"/>
    <w:rsid w:val="00A60809"/>
    <w:rsid w:val="00A6081E"/>
    <w:rsid w:val="00A6084F"/>
    <w:rsid w:val="00A608E4"/>
    <w:rsid w:val="00A6095A"/>
    <w:rsid w:val="00A60A7E"/>
    <w:rsid w:val="00A60BDE"/>
    <w:rsid w:val="00A60D74"/>
    <w:rsid w:val="00A60F21"/>
    <w:rsid w:val="00A60F84"/>
    <w:rsid w:val="00A60FEE"/>
    <w:rsid w:val="00A60FF4"/>
    <w:rsid w:val="00A6100C"/>
    <w:rsid w:val="00A6100F"/>
    <w:rsid w:val="00A61012"/>
    <w:rsid w:val="00A61148"/>
    <w:rsid w:val="00A611B8"/>
    <w:rsid w:val="00A61280"/>
    <w:rsid w:val="00A61425"/>
    <w:rsid w:val="00A61486"/>
    <w:rsid w:val="00A614D2"/>
    <w:rsid w:val="00A6160D"/>
    <w:rsid w:val="00A617A3"/>
    <w:rsid w:val="00A6181B"/>
    <w:rsid w:val="00A618E5"/>
    <w:rsid w:val="00A61AD8"/>
    <w:rsid w:val="00A61B50"/>
    <w:rsid w:val="00A61B63"/>
    <w:rsid w:val="00A61BD7"/>
    <w:rsid w:val="00A61D12"/>
    <w:rsid w:val="00A61EA0"/>
    <w:rsid w:val="00A62126"/>
    <w:rsid w:val="00A62162"/>
    <w:rsid w:val="00A62178"/>
    <w:rsid w:val="00A62251"/>
    <w:rsid w:val="00A6236F"/>
    <w:rsid w:val="00A62413"/>
    <w:rsid w:val="00A6241A"/>
    <w:rsid w:val="00A62498"/>
    <w:rsid w:val="00A625B0"/>
    <w:rsid w:val="00A6265D"/>
    <w:rsid w:val="00A626A9"/>
    <w:rsid w:val="00A62765"/>
    <w:rsid w:val="00A6277E"/>
    <w:rsid w:val="00A627EC"/>
    <w:rsid w:val="00A62817"/>
    <w:rsid w:val="00A62846"/>
    <w:rsid w:val="00A62858"/>
    <w:rsid w:val="00A6294E"/>
    <w:rsid w:val="00A62958"/>
    <w:rsid w:val="00A6298D"/>
    <w:rsid w:val="00A629BC"/>
    <w:rsid w:val="00A629C1"/>
    <w:rsid w:val="00A62AAA"/>
    <w:rsid w:val="00A62D7C"/>
    <w:rsid w:val="00A62DC2"/>
    <w:rsid w:val="00A62E43"/>
    <w:rsid w:val="00A62E9B"/>
    <w:rsid w:val="00A62F47"/>
    <w:rsid w:val="00A632DF"/>
    <w:rsid w:val="00A632FA"/>
    <w:rsid w:val="00A63334"/>
    <w:rsid w:val="00A633F6"/>
    <w:rsid w:val="00A634AD"/>
    <w:rsid w:val="00A63520"/>
    <w:rsid w:val="00A63521"/>
    <w:rsid w:val="00A635F5"/>
    <w:rsid w:val="00A6362B"/>
    <w:rsid w:val="00A63678"/>
    <w:rsid w:val="00A6381E"/>
    <w:rsid w:val="00A63830"/>
    <w:rsid w:val="00A63879"/>
    <w:rsid w:val="00A63899"/>
    <w:rsid w:val="00A638BB"/>
    <w:rsid w:val="00A63921"/>
    <w:rsid w:val="00A63C40"/>
    <w:rsid w:val="00A63D5C"/>
    <w:rsid w:val="00A63EB7"/>
    <w:rsid w:val="00A63EEF"/>
    <w:rsid w:val="00A63F0D"/>
    <w:rsid w:val="00A64098"/>
    <w:rsid w:val="00A640A9"/>
    <w:rsid w:val="00A641A0"/>
    <w:rsid w:val="00A641F1"/>
    <w:rsid w:val="00A6439B"/>
    <w:rsid w:val="00A64491"/>
    <w:rsid w:val="00A6452F"/>
    <w:rsid w:val="00A6454C"/>
    <w:rsid w:val="00A645BF"/>
    <w:rsid w:val="00A646DE"/>
    <w:rsid w:val="00A64A28"/>
    <w:rsid w:val="00A64A29"/>
    <w:rsid w:val="00A64A4F"/>
    <w:rsid w:val="00A64AEA"/>
    <w:rsid w:val="00A64BFA"/>
    <w:rsid w:val="00A64C10"/>
    <w:rsid w:val="00A64CC4"/>
    <w:rsid w:val="00A64D69"/>
    <w:rsid w:val="00A64D7D"/>
    <w:rsid w:val="00A64E40"/>
    <w:rsid w:val="00A64E4F"/>
    <w:rsid w:val="00A64E7B"/>
    <w:rsid w:val="00A64EAA"/>
    <w:rsid w:val="00A6502A"/>
    <w:rsid w:val="00A650BD"/>
    <w:rsid w:val="00A6515C"/>
    <w:rsid w:val="00A65167"/>
    <w:rsid w:val="00A65231"/>
    <w:rsid w:val="00A65414"/>
    <w:rsid w:val="00A65442"/>
    <w:rsid w:val="00A655A3"/>
    <w:rsid w:val="00A655B1"/>
    <w:rsid w:val="00A6560E"/>
    <w:rsid w:val="00A6563E"/>
    <w:rsid w:val="00A6578B"/>
    <w:rsid w:val="00A65883"/>
    <w:rsid w:val="00A658AB"/>
    <w:rsid w:val="00A65A0F"/>
    <w:rsid w:val="00A65A84"/>
    <w:rsid w:val="00A65AD2"/>
    <w:rsid w:val="00A65AEB"/>
    <w:rsid w:val="00A65C16"/>
    <w:rsid w:val="00A65C66"/>
    <w:rsid w:val="00A65C7B"/>
    <w:rsid w:val="00A65CB9"/>
    <w:rsid w:val="00A65CD2"/>
    <w:rsid w:val="00A65D29"/>
    <w:rsid w:val="00A65D46"/>
    <w:rsid w:val="00A661A5"/>
    <w:rsid w:val="00A662DA"/>
    <w:rsid w:val="00A662DC"/>
    <w:rsid w:val="00A66412"/>
    <w:rsid w:val="00A66469"/>
    <w:rsid w:val="00A664A2"/>
    <w:rsid w:val="00A664AF"/>
    <w:rsid w:val="00A66593"/>
    <w:rsid w:val="00A665AD"/>
    <w:rsid w:val="00A665D1"/>
    <w:rsid w:val="00A66663"/>
    <w:rsid w:val="00A666A8"/>
    <w:rsid w:val="00A666AD"/>
    <w:rsid w:val="00A666E0"/>
    <w:rsid w:val="00A66757"/>
    <w:rsid w:val="00A667FA"/>
    <w:rsid w:val="00A669B6"/>
    <w:rsid w:val="00A66A6B"/>
    <w:rsid w:val="00A66AFB"/>
    <w:rsid w:val="00A66B02"/>
    <w:rsid w:val="00A66BAF"/>
    <w:rsid w:val="00A66BED"/>
    <w:rsid w:val="00A66C1F"/>
    <w:rsid w:val="00A66C58"/>
    <w:rsid w:val="00A66CAF"/>
    <w:rsid w:val="00A66DAE"/>
    <w:rsid w:val="00A66DE0"/>
    <w:rsid w:val="00A66E14"/>
    <w:rsid w:val="00A66E83"/>
    <w:rsid w:val="00A66F47"/>
    <w:rsid w:val="00A66F99"/>
    <w:rsid w:val="00A66FB3"/>
    <w:rsid w:val="00A66FE5"/>
    <w:rsid w:val="00A670D8"/>
    <w:rsid w:val="00A67107"/>
    <w:rsid w:val="00A6717E"/>
    <w:rsid w:val="00A6718E"/>
    <w:rsid w:val="00A671E7"/>
    <w:rsid w:val="00A6721B"/>
    <w:rsid w:val="00A672B0"/>
    <w:rsid w:val="00A673BD"/>
    <w:rsid w:val="00A674D3"/>
    <w:rsid w:val="00A67536"/>
    <w:rsid w:val="00A675A7"/>
    <w:rsid w:val="00A6773D"/>
    <w:rsid w:val="00A67831"/>
    <w:rsid w:val="00A67866"/>
    <w:rsid w:val="00A67998"/>
    <w:rsid w:val="00A67A10"/>
    <w:rsid w:val="00A67A15"/>
    <w:rsid w:val="00A67AC9"/>
    <w:rsid w:val="00A67B19"/>
    <w:rsid w:val="00A67BE6"/>
    <w:rsid w:val="00A67BF6"/>
    <w:rsid w:val="00A67C99"/>
    <w:rsid w:val="00A67C9B"/>
    <w:rsid w:val="00A67CCD"/>
    <w:rsid w:val="00A67CD7"/>
    <w:rsid w:val="00A67CF0"/>
    <w:rsid w:val="00A67DD5"/>
    <w:rsid w:val="00A67E0E"/>
    <w:rsid w:val="00A67E43"/>
    <w:rsid w:val="00A67EE1"/>
    <w:rsid w:val="00A67F4B"/>
    <w:rsid w:val="00A67F55"/>
    <w:rsid w:val="00A70065"/>
    <w:rsid w:val="00A7007E"/>
    <w:rsid w:val="00A70085"/>
    <w:rsid w:val="00A7008A"/>
    <w:rsid w:val="00A70227"/>
    <w:rsid w:val="00A7039B"/>
    <w:rsid w:val="00A703B3"/>
    <w:rsid w:val="00A703D8"/>
    <w:rsid w:val="00A703EB"/>
    <w:rsid w:val="00A7042D"/>
    <w:rsid w:val="00A70463"/>
    <w:rsid w:val="00A7048D"/>
    <w:rsid w:val="00A704C3"/>
    <w:rsid w:val="00A7061F"/>
    <w:rsid w:val="00A70715"/>
    <w:rsid w:val="00A70791"/>
    <w:rsid w:val="00A707BB"/>
    <w:rsid w:val="00A707BC"/>
    <w:rsid w:val="00A70808"/>
    <w:rsid w:val="00A70874"/>
    <w:rsid w:val="00A709BC"/>
    <w:rsid w:val="00A709C0"/>
    <w:rsid w:val="00A70A34"/>
    <w:rsid w:val="00A70AE8"/>
    <w:rsid w:val="00A70B1C"/>
    <w:rsid w:val="00A70C77"/>
    <w:rsid w:val="00A70C83"/>
    <w:rsid w:val="00A70D06"/>
    <w:rsid w:val="00A70DA1"/>
    <w:rsid w:val="00A70DFF"/>
    <w:rsid w:val="00A70E0C"/>
    <w:rsid w:val="00A70E4C"/>
    <w:rsid w:val="00A70EC9"/>
    <w:rsid w:val="00A70F15"/>
    <w:rsid w:val="00A70F21"/>
    <w:rsid w:val="00A70F9F"/>
    <w:rsid w:val="00A710A4"/>
    <w:rsid w:val="00A71131"/>
    <w:rsid w:val="00A71229"/>
    <w:rsid w:val="00A7124E"/>
    <w:rsid w:val="00A71348"/>
    <w:rsid w:val="00A7138E"/>
    <w:rsid w:val="00A713D8"/>
    <w:rsid w:val="00A7142C"/>
    <w:rsid w:val="00A71446"/>
    <w:rsid w:val="00A714ED"/>
    <w:rsid w:val="00A71560"/>
    <w:rsid w:val="00A71570"/>
    <w:rsid w:val="00A715AF"/>
    <w:rsid w:val="00A715D2"/>
    <w:rsid w:val="00A716A5"/>
    <w:rsid w:val="00A7170F"/>
    <w:rsid w:val="00A71742"/>
    <w:rsid w:val="00A71777"/>
    <w:rsid w:val="00A717D6"/>
    <w:rsid w:val="00A71878"/>
    <w:rsid w:val="00A718AA"/>
    <w:rsid w:val="00A718AC"/>
    <w:rsid w:val="00A718F2"/>
    <w:rsid w:val="00A7192B"/>
    <w:rsid w:val="00A719A8"/>
    <w:rsid w:val="00A71A1B"/>
    <w:rsid w:val="00A71A71"/>
    <w:rsid w:val="00A71CC8"/>
    <w:rsid w:val="00A71EB9"/>
    <w:rsid w:val="00A71F2B"/>
    <w:rsid w:val="00A71FD0"/>
    <w:rsid w:val="00A720BF"/>
    <w:rsid w:val="00A7214B"/>
    <w:rsid w:val="00A7218E"/>
    <w:rsid w:val="00A721D2"/>
    <w:rsid w:val="00A722ED"/>
    <w:rsid w:val="00A72335"/>
    <w:rsid w:val="00A72478"/>
    <w:rsid w:val="00A72492"/>
    <w:rsid w:val="00A7254E"/>
    <w:rsid w:val="00A72559"/>
    <w:rsid w:val="00A725AB"/>
    <w:rsid w:val="00A72683"/>
    <w:rsid w:val="00A727B1"/>
    <w:rsid w:val="00A7284E"/>
    <w:rsid w:val="00A72855"/>
    <w:rsid w:val="00A7288A"/>
    <w:rsid w:val="00A7291D"/>
    <w:rsid w:val="00A72A36"/>
    <w:rsid w:val="00A72A4F"/>
    <w:rsid w:val="00A72C31"/>
    <w:rsid w:val="00A72C58"/>
    <w:rsid w:val="00A72C9E"/>
    <w:rsid w:val="00A72DC6"/>
    <w:rsid w:val="00A72DFC"/>
    <w:rsid w:val="00A72F67"/>
    <w:rsid w:val="00A72FC1"/>
    <w:rsid w:val="00A7303D"/>
    <w:rsid w:val="00A73064"/>
    <w:rsid w:val="00A7307F"/>
    <w:rsid w:val="00A73172"/>
    <w:rsid w:val="00A7317F"/>
    <w:rsid w:val="00A73233"/>
    <w:rsid w:val="00A7326E"/>
    <w:rsid w:val="00A733A3"/>
    <w:rsid w:val="00A7346B"/>
    <w:rsid w:val="00A735F3"/>
    <w:rsid w:val="00A73629"/>
    <w:rsid w:val="00A73986"/>
    <w:rsid w:val="00A739BC"/>
    <w:rsid w:val="00A73AD9"/>
    <w:rsid w:val="00A73B82"/>
    <w:rsid w:val="00A73C29"/>
    <w:rsid w:val="00A73D98"/>
    <w:rsid w:val="00A73DBA"/>
    <w:rsid w:val="00A73E2C"/>
    <w:rsid w:val="00A73E93"/>
    <w:rsid w:val="00A73EC0"/>
    <w:rsid w:val="00A74028"/>
    <w:rsid w:val="00A74059"/>
    <w:rsid w:val="00A74076"/>
    <w:rsid w:val="00A742BB"/>
    <w:rsid w:val="00A7430D"/>
    <w:rsid w:val="00A743BE"/>
    <w:rsid w:val="00A7443A"/>
    <w:rsid w:val="00A7446A"/>
    <w:rsid w:val="00A74546"/>
    <w:rsid w:val="00A74567"/>
    <w:rsid w:val="00A7466E"/>
    <w:rsid w:val="00A74868"/>
    <w:rsid w:val="00A748DA"/>
    <w:rsid w:val="00A74A76"/>
    <w:rsid w:val="00A74A8D"/>
    <w:rsid w:val="00A74AFB"/>
    <w:rsid w:val="00A74B73"/>
    <w:rsid w:val="00A74BE2"/>
    <w:rsid w:val="00A74C79"/>
    <w:rsid w:val="00A74D93"/>
    <w:rsid w:val="00A74E2C"/>
    <w:rsid w:val="00A74EDF"/>
    <w:rsid w:val="00A74F44"/>
    <w:rsid w:val="00A74FA8"/>
    <w:rsid w:val="00A74FBF"/>
    <w:rsid w:val="00A74FCA"/>
    <w:rsid w:val="00A7505D"/>
    <w:rsid w:val="00A75063"/>
    <w:rsid w:val="00A75155"/>
    <w:rsid w:val="00A7526F"/>
    <w:rsid w:val="00A75295"/>
    <w:rsid w:val="00A752D6"/>
    <w:rsid w:val="00A75459"/>
    <w:rsid w:val="00A75517"/>
    <w:rsid w:val="00A75537"/>
    <w:rsid w:val="00A7554E"/>
    <w:rsid w:val="00A755F0"/>
    <w:rsid w:val="00A755FF"/>
    <w:rsid w:val="00A75729"/>
    <w:rsid w:val="00A75795"/>
    <w:rsid w:val="00A7580D"/>
    <w:rsid w:val="00A75876"/>
    <w:rsid w:val="00A758D2"/>
    <w:rsid w:val="00A75952"/>
    <w:rsid w:val="00A75A3F"/>
    <w:rsid w:val="00A75A68"/>
    <w:rsid w:val="00A75A73"/>
    <w:rsid w:val="00A75AEE"/>
    <w:rsid w:val="00A75AFF"/>
    <w:rsid w:val="00A75C17"/>
    <w:rsid w:val="00A75C50"/>
    <w:rsid w:val="00A75C9D"/>
    <w:rsid w:val="00A75CF9"/>
    <w:rsid w:val="00A75D54"/>
    <w:rsid w:val="00A75E4B"/>
    <w:rsid w:val="00A75EE1"/>
    <w:rsid w:val="00A75F3D"/>
    <w:rsid w:val="00A75FE5"/>
    <w:rsid w:val="00A76010"/>
    <w:rsid w:val="00A760E2"/>
    <w:rsid w:val="00A76174"/>
    <w:rsid w:val="00A761E8"/>
    <w:rsid w:val="00A76202"/>
    <w:rsid w:val="00A7624B"/>
    <w:rsid w:val="00A762EE"/>
    <w:rsid w:val="00A7630C"/>
    <w:rsid w:val="00A76326"/>
    <w:rsid w:val="00A76393"/>
    <w:rsid w:val="00A764A4"/>
    <w:rsid w:val="00A765E2"/>
    <w:rsid w:val="00A765EF"/>
    <w:rsid w:val="00A7660B"/>
    <w:rsid w:val="00A76628"/>
    <w:rsid w:val="00A76961"/>
    <w:rsid w:val="00A769B5"/>
    <w:rsid w:val="00A76A8D"/>
    <w:rsid w:val="00A76AED"/>
    <w:rsid w:val="00A76B8B"/>
    <w:rsid w:val="00A76C6B"/>
    <w:rsid w:val="00A76D09"/>
    <w:rsid w:val="00A76D9C"/>
    <w:rsid w:val="00A76EA5"/>
    <w:rsid w:val="00A76F09"/>
    <w:rsid w:val="00A76F44"/>
    <w:rsid w:val="00A76F89"/>
    <w:rsid w:val="00A77174"/>
    <w:rsid w:val="00A771CE"/>
    <w:rsid w:val="00A7729A"/>
    <w:rsid w:val="00A772C6"/>
    <w:rsid w:val="00A7730D"/>
    <w:rsid w:val="00A77597"/>
    <w:rsid w:val="00A7765F"/>
    <w:rsid w:val="00A776D5"/>
    <w:rsid w:val="00A77741"/>
    <w:rsid w:val="00A7785F"/>
    <w:rsid w:val="00A77897"/>
    <w:rsid w:val="00A77988"/>
    <w:rsid w:val="00A779CA"/>
    <w:rsid w:val="00A77AAC"/>
    <w:rsid w:val="00A77C62"/>
    <w:rsid w:val="00A77F01"/>
    <w:rsid w:val="00A800D0"/>
    <w:rsid w:val="00A800E7"/>
    <w:rsid w:val="00A80189"/>
    <w:rsid w:val="00A801A7"/>
    <w:rsid w:val="00A801ED"/>
    <w:rsid w:val="00A80392"/>
    <w:rsid w:val="00A8039D"/>
    <w:rsid w:val="00A803AE"/>
    <w:rsid w:val="00A80458"/>
    <w:rsid w:val="00A805CE"/>
    <w:rsid w:val="00A8075D"/>
    <w:rsid w:val="00A8080D"/>
    <w:rsid w:val="00A80836"/>
    <w:rsid w:val="00A80843"/>
    <w:rsid w:val="00A809D5"/>
    <w:rsid w:val="00A80A0A"/>
    <w:rsid w:val="00A80B10"/>
    <w:rsid w:val="00A80BB5"/>
    <w:rsid w:val="00A80CC9"/>
    <w:rsid w:val="00A80CCF"/>
    <w:rsid w:val="00A80CF7"/>
    <w:rsid w:val="00A80D43"/>
    <w:rsid w:val="00A80D83"/>
    <w:rsid w:val="00A80E31"/>
    <w:rsid w:val="00A80EC5"/>
    <w:rsid w:val="00A80ED8"/>
    <w:rsid w:val="00A80F4B"/>
    <w:rsid w:val="00A81001"/>
    <w:rsid w:val="00A81042"/>
    <w:rsid w:val="00A81187"/>
    <w:rsid w:val="00A811E9"/>
    <w:rsid w:val="00A811F7"/>
    <w:rsid w:val="00A81227"/>
    <w:rsid w:val="00A8133D"/>
    <w:rsid w:val="00A81375"/>
    <w:rsid w:val="00A813E1"/>
    <w:rsid w:val="00A8143C"/>
    <w:rsid w:val="00A8143E"/>
    <w:rsid w:val="00A817AB"/>
    <w:rsid w:val="00A818BB"/>
    <w:rsid w:val="00A81A0F"/>
    <w:rsid w:val="00A81A1D"/>
    <w:rsid w:val="00A81A99"/>
    <w:rsid w:val="00A81B51"/>
    <w:rsid w:val="00A81C2D"/>
    <w:rsid w:val="00A81C4E"/>
    <w:rsid w:val="00A81CF0"/>
    <w:rsid w:val="00A81D67"/>
    <w:rsid w:val="00A81E97"/>
    <w:rsid w:val="00A82003"/>
    <w:rsid w:val="00A82143"/>
    <w:rsid w:val="00A82152"/>
    <w:rsid w:val="00A822D6"/>
    <w:rsid w:val="00A8248B"/>
    <w:rsid w:val="00A824AF"/>
    <w:rsid w:val="00A82607"/>
    <w:rsid w:val="00A8262A"/>
    <w:rsid w:val="00A826F8"/>
    <w:rsid w:val="00A827DD"/>
    <w:rsid w:val="00A828A5"/>
    <w:rsid w:val="00A828AE"/>
    <w:rsid w:val="00A829C4"/>
    <w:rsid w:val="00A82A0C"/>
    <w:rsid w:val="00A82AE2"/>
    <w:rsid w:val="00A82B5F"/>
    <w:rsid w:val="00A82B6F"/>
    <w:rsid w:val="00A82B89"/>
    <w:rsid w:val="00A82B97"/>
    <w:rsid w:val="00A82BD9"/>
    <w:rsid w:val="00A82C9C"/>
    <w:rsid w:val="00A82CF6"/>
    <w:rsid w:val="00A82D33"/>
    <w:rsid w:val="00A82D88"/>
    <w:rsid w:val="00A82E75"/>
    <w:rsid w:val="00A82EC4"/>
    <w:rsid w:val="00A82F1E"/>
    <w:rsid w:val="00A82F81"/>
    <w:rsid w:val="00A8308A"/>
    <w:rsid w:val="00A830FC"/>
    <w:rsid w:val="00A8330F"/>
    <w:rsid w:val="00A8337B"/>
    <w:rsid w:val="00A833E2"/>
    <w:rsid w:val="00A83405"/>
    <w:rsid w:val="00A835D7"/>
    <w:rsid w:val="00A8366C"/>
    <w:rsid w:val="00A836E0"/>
    <w:rsid w:val="00A83797"/>
    <w:rsid w:val="00A83A99"/>
    <w:rsid w:val="00A83AED"/>
    <w:rsid w:val="00A83BB3"/>
    <w:rsid w:val="00A83D14"/>
    <w:rsid w:val="00A83D8B"/>
    <w:rsid w:val="00A83DDE"/>
    <w:rsid w:val="00A83E32"/>
    <w:rsid w:val="00A83E44"/>
    <w:rsid w:val="00A83F33"/>
    <w:rsid w:val="00A83F61"/>
    <w:rsid w:val="00A83F8D"/>
    <w:rsid w:val="00A84027"/>
    <w:rsid w:val="00A84277"/>
    <w:rsid w:val="00A84417"/>
    <w:rsid w:val="00A8445E"/>
    <w:rsid w:val="00A84493"/>
    <w:rsid w:val="00A844E6"/>
    <w:rsid w:val="00A84635"/>
    <w:rsid w:val="00A8464B"/>
    <w:rsid w:val="00A846CD"/>
    <w:rsid w:val="00A84721"/>
    <w:rsid w:val="00A84809"/>
    <w:rsid w:val="00A8486F"/>
    <w:rsid w:val="00A84877"/>
    <w:rsid w:val="00A84966"/>
    <w:rsid w:val="00A849E0"/>
    <w:rsid w:val="00A84ADF"/>
    <w:rsid w:val="00A84B26"/>
    <w:rsid w:val="00A84BE6"/>
    <w:rsid w:val="00A84CEC"/>
    <w:rsid w:val="00A84D9B"/>
    <w:rsid w:val="00A84E09"/>
    <w:rsid w:val="00A85028"/>
    <w:rsid w:val="00A85071"/>
    <w:rsid w:val="00A851C6"/>
    <w:rsid w:val="00A851EB"/>
    <w:rsid w:val="00A852E3"/>
    <w:rsid w:val="00A85333"/>
    <w:rsid w:val="00A85557"/>
    <w:rsid w:val="00A85560"/>
    <w:rsid w:val="00A85569"/>
    <w:rsid w:val="00A85629"/>
    <w:rsid w:val="00A8563F"/>
    <w:rsid w:val="00A856B9"/>
    <w:rsid w:val="00A85729"/>
    <w:rsid w:val="00A857AF"/>
    <w:rsid w:val="00A857CA"/>
    <w:rsid w:val="00A857F0"/>
    <w:rsid w:val="00A859A8"/>
    <w:rsid w:val="00A85A2C"/>
    <w:rsid w:val="00A85AB5"/>
    <w:rsid w:val="00A85B19"/>
    <w:rsid w:val="00A85BA0"/>
    <w:rsid w:val="00A85CA2"/>
    <w:rsid w:val="00A85DE1"/>
    <w:rsid w:val="00A85E1E"/>
    <w:rsid w:val="00A85FA7"/>
    <w:rsid w:val="00A86078"/>
    <w:rsid w:val="00A860E9"/>
    <w:rsid w:val="00A86106"/>
    <w:rsid w:val="00A86125"/>
    <w:rsid w:val="00A8615A"/>
    <w:rsid w:val="00A8622B"/>
    <w:rsid w:val="00A8631B"/>
    <w:rsid w:val="00A863C4"/>
    <w:rsid w:val="00A864B4"/>
    <w:rsid w:val="00A86626"/>
    <w:rsid w:val="00A8669A"/>
    <w:rsid w:val="00A866BF"/>
    <w:rsid w:val="00A86740"/>
    <w:rsid w:val="00A8690A"/>
    <w:rsid w:val="00A86A8B"/>
    <w:rsid w:val="00A86C6C"/>
    <w:rsid w:val="00A86C89"/>
    <w:rsid w:val="00A86C91"/>
    <w:rsid w:val="00A86D30"/>
    <w:rsid w:val="00A86D35"/>
    <w:rsid w:val="00A86D5F"/>
    <w:rsid w:val="00A86D82"/>
    <w:rsid w:val="00A86DEA"/>
    <w:rsid w:val="00A86E21"/>
    <w:rsid w:val="00A86E58"/>
    <w:rsid w:val="00A86F90"/>
    <w:rsid w:val="00A8702F"/>
    <w:rsid w:val="00A87078"/>
    <w:rsid w:val="00A870E2"/>
    <w:rsid w:val="00A8727B"/>
    <w:rsid w:val="00A87316"/>
    <w:rsid w:val="00A87326"/>
    <w:rsid w:val="00A874B6"/>
    <w:rsid w:val="00A875CD"/>
    <w:rsid w:val="00A8762B"/>
    <w:rsid w:val="00A877C7"/>
    <w:rsid w:val="00A877EA"/>
    <w:rsid w:val="00A8798C"/>
    <w:rsid w:val="00A879A8"/>
    <w:rsid w:val="00A879B6"/>
    <w:rsid w:val="00A879FD"/>
    <w:rsid w:val="00A87A78"/>
    <w:rsid w:val="00A87A83"/>
    <w:rsid w:val="00A87A94"/>
    <w:rsid w:val="00A87BEF"/>
    <w:rsid w:val="00A87C69"/>
    <w:rsid w:val="00A87D86"/>
    <w:rsid w:val="00A87DA1"/>
    <w:rsid w:val="00A87E95"/>
    <w:rsid w:val="00A87F02"/>
    <w:rsid w:val="00A87FF7"/>
    <w:rsid w:val="00A90014"/>
    <w:rsid w:val="00A90091"/>
    <w:rsid w:val="00A900EA"/>
    <w:rsid w:val="00A90101"/>
    <w:rsid w:val="00A90121"/>
    <w:rsid w:val="00A90188"/>
    <w:rsid w:val="00A9021F"/>
    <w:rsid w:val="00A90237"/>
    <w:rsid w:val="00A9033B"/>
    <w:rsid w:val="00A903C6"/>
    <w:rsid w:val="00A903ED"/>
    <w:rsid w:val="00A90427"/>
    <w:rsid w:val="00A904DB"/>
    <w:rsid w:val="00A90563"/>
    <w:rsid w:val="00A9085F"/>
    <w:rsid w:val="00A908E4"/>
    <w:rsid w:val="00A90948"/>
    <w:rsid w:val="00A90B7A"/>
    <w:rsid w:val="00A90BAC"/>
    <w:rsid w:val="00A90BFD"/>
    <w:rsid w:val="00A90C8A"/>
    <w:rsid w:val="00A90C9F"/>
    <w:rsid w:val="00A90D0B"/>
    <w:rsid w:val="00A90DD0"/>
    <w:rsid w:val="00A90EA3"/>
    <w:rsid w:val="00A90EAB"/>
    <w:rsid w:val="00A90F88"/>
    <w:rsid w:val="00A90F94"/>
    <w:rsid w:val="00A90FCD"/>
    <w:rsid w:val="00A9101C"/>
    <w:rsid w:val="00A91130"/>
    <w:rsid w:val="00A9117E"/>
    <w:rsid w:val="00A91256"/>
    <w:rsid w:val="00A914EB"/>
    <w:rsid w:val="00A914F3"/>
    <w:rsid w:val="00A9150F"/>
    <w:rsid w:val="00A91515"/>
    <w:rsid w:val="00A91627"/>
    <w:rsid w:val="00A9162D"/>
    <w:rsid w:val="00A9193B"/>
    <w:rsid w:val="00A919FA"/>
    <w:rsid w:val="00A91A35"/>
    <w:rsid w:val="00A91A89"/>
    <w:rsid w:val="00A91C41"/>
    <w:rsid w:val="00A91EB0"/>
    <w:rsid w:val="00A91F52"/>
    <w:rsid w:val="00A91F9C"/>
    <w:rsid w:val="00A91FE3"/>
    <w:rsid w:val="00A92046"/>
    <w:rsid w:val="00A9207D"/>
    <w:rsid w:val="00A920DA"/>
    <w:rsid w:val="00A9224F"/>
    <w:rsid w:val="00A92335"/>
    <w:rsid w:val="00A923D3"/>
    <w:rsid w:val="00A925C7"/>
    <w:rsid w:val="00A926B5"/>
    <w:rsid w:val="00A926C1"/>
    <w:rsid w:val="00A92779"/>
    <w:rsid w:val="00A92978"/>
    <w:rsid w:val="00A92CF7"/>
    <w:rsid w:val="00A92D2C"/>
    <w:rsid w:val="00A92D4C"/>
    <w:rsid w:val="00A92D52"/>
    <w:rsid w:val="00A92D62"/>
    <w:rsid w:val="00A92DEE"/>
    <w:rsid w:val="00A92E85"/>
    <w:rsid w:val="00A92E8F"/>
    <w:rsid w:val="00A92F0F"/>
    <w:rsid w:val="00A9305C"/>
    <w:rsid w:val="00A93085"/>
    <w:rsid w:val="00A930F4"/>
    <w:rsid w:val="00A93149"/>
    <w:rsid w:val="00A9327D"/>
    <w:rsid w:val="00A933AE"/>
    <w:rsid w:val="00A9341D"/>
    <w:rsid w:val="00A93677"/>
    <w:rsid w:val="00A93698"/>
    <w:rsid w:val="00A936A4"/>
    <w:rsid w:val="00A93719"/>
    <w:rsid w:val="00A9376D"/>
    <w:rsid w:val="00A9381A"/>
    <w:rsid w:val="00A938A1"/>
    <w:rsid w:val="00A93941"/>
    <w:rsid w:val="00A93B33"/>
    <w:rsid w:val="00A93C61"/>
    <w:rsid w:val="00A93C8A"/>
    <w:rsid w:val="00A93CD8"/>
    <w:rsid w:val="00A93D65"/>
    <w:rsid w:val="00A93DA0"/>
    <w:rsid w:val="00A93DC3"/>
    <w:rsid w:val="00A93E14"/>
    <w:rsid w:val="00A93E76"/>
    <w:rsid w:val="00A93EA0"/>
    <w:rsid w:val="00A93EA9"/>
    <w:rsid w:val="00A93F4A"/>
    <w:rsid w:val="00A940A8"/>
    <w:rsid w:val="00A940E4"/>
    <w:rsid w:val="00A94165"/>
    <w:rsid w:val="00A941B3"/>
    <w:rsid w:val="00A941C8"/>
    <w:rsid w:val="00A94235"/>
    <w:rsid w:val="00A9429D"/>
    <w:rsid w:val="00A94349"/>
    <w:rsid w:val="00A94367"/>
    <w:rsid w:val="00A943E1"/>
    <w:rsid w:val="00A945ED"/>
    <w:rsid w:val="00A94626"/>
    <w:rsid w:val="00A94692"/>
    <w:rsid w:val="00A9480D"/>
    <w:rsid w:val="00A94959"/>
    <w:rsid w:val="00A94993"/>
    <w:rsid w:val="00A94ADC"/>
    <w:rsid w:val="00A94B37"/>
    <w:rsid w:val="00A94B55"/>
    <w:rsid w:val="00A94BC6"/>
    <w:rsid w:val="00A94C19"/>
    <w:rsid w:val="00A94C90"/>
    <w:rsid w:val="00A94CF5"/>
    <w:rsid w:val="00A94DF9"/>
    <w:rsid w:val="00A94E00"/>
    <w:rsid w:val="00A94ED7"/>
    <w:rsid w:val="00A95004"/>
    <w:rsid w:val="00A95071"/>
    <w:rsid w:val="00A950E0"/>
    <w:rsid w:val="00A95129"/>
    <w:rsid w:val="00A9512D"/>
    <w:rsid w:val="00A9516B"/>
    <w:rsid w:val="00A95429"/>
    <w:rsid w:val="00A95447"/>
    <w:rsid w:val="00A954E2"/>
    <w:rsid w:val="00A95537"/>
    <w:rsid w:val="00A9555C"/>
    <w:rsid w:val="00A9559E"/>
    <w:rsid w:val="00A955CE"/>
    <w:rsid w:val="00A95693"/>
    <w:rsid w:val="00A9570D"/>
    <w:rsid w:val="00A95746"/>
    <w:rsid w:val="00A957BC"/>
    <w:rsid w:val="00A957C2"/>
    <w:rsid w:val="00A957C4"/>
    <w:rsid w:val="00A957D4"/>
    <w:rsid w:val="00A957F1"/>
    <w:rsid w:val="00A9583C"/>
    <w:rsid w:val="00A958C2"/>
    <w:rsid w:val="00A9593B"/>
    <w:rsid w:val="00A95962"/>
    <w:rsid w:val="00A95A10"/>
    <w:rsid w:val="00A95A9E"/>
    <w:rsid w:val="00A95B97"/>
    <w:rsid w:val="00A95BAD"/>
    <w:rsid w:val="00A95C3F"/>
    <w:rsid w:val="00A95C67"/>
    <w:rsid w:val="00A95E6B"/>
    <w:rsid w:val="00A95E7E"/>
    <w:rsid w:val="00A95EDE"/>
    <w:rsid w:val="00A95FA2"/>
    <w:rsid w:val="00A9602D"/>
    <w:rsid w:val="00A9617A"/>
    <w:rsid w:val="00A9621B"/>
    <w:rsid w:val="00A96244"/>
    <w:rsid w:val="00A963AF"/>
    <w:rsid w:val="00A964D6"/>
    <w:rsid w:val="00A9674B"/>
    <w:rsid w:val="00A96788"/>
    <w:rsid w:val="00A9684B"/>
    <w:rsid w:val="00A9689F"/>
    <w:rsid w:val="00A9690F"/>
    <w:rsid w:val="00A9698B"/>
    <w:rsid w:val="00A969DA"/>
    <w:rsid w:val="00A96A4C"/>
    <w:rsid w:val="00A96A8F"/>
    <w:rsid w:val="00A96AA7"/>
    <w:rsid w:val="00A96ABF"/>
    <w:rsid w:val="00A96AF5"/>
    <w:rsid w:val="00A96BE4"/>
    <w:rsid w:val="00A96C60"/>
    <w:rsid w:val="00A96D96"/>
    <w:rsid w:val="00A96F14"/>
    <w:rsid w:val="00A96F17"/>
    <w:rsid w:val="00A96F99"/>
    <w:rsid w:val="00A97025"/>
    <w:rsid w:val="00A97030"/>
    <w:rsid w:val="00A97093"/>
    <w:rsid w:val="00A970B1"/>
    <w:rsid w:val="00A97174"/>
    <w:rsid w:val="00A971DD"/>
    <w:rsid w:val="00A97233"/>
    <w:rsid w:val="00A9723A"/>
    <w:rsid w:val="00A9723F"/>
    <w:rsid w:val="00A976EE"/>
    <w:rsid w:val="00A97734"/>
    <w:rsid w:val="00A97767"/>
    <w:rsid w:val="00A97886"/>
    <w:rsid w:val="00A978AD"/>
    <w:rsid w:val="00A978CC"/>
    <w:rsid w:val="00A97932"/>
    <w:rsid w:val="00A97989"/>
    <w:rsid w:val="00A979CA"/>
    <w:rsid w:val="00A979DF"/>
    <w:rsid w:val="00A97A43"/>
    <w:rsid w:val="00A97AC6"/>
    <w:rsid w:val="00A97C9F"/>
    <w:rsid w:val="00A97D51"/>
    <w:rsid w:val="00A97DA8"/>
    <w:rsid w:val="00A97E9A"/>
    <w:rsid w:val="00A97F65"/>
    <w:rsid w:val="00A97F67"/>
    <w:rsid w:val="00A97FAB"/>
    <w:rsid w:val="00A97FD7"/>
    <w:rsid w:val="00AA002D"/>
    <w:rsid w:val="00AA0138"/>
    <w:rsid w:val="00AA020C"/>
    <w:rsid w:val="00AA02C4"/>
    <w:rsid w:val="00AA031D"/>
    <w:rsid w:val="00AA0346"/>
    <w:rsid w:val="00AA0622"/>
    <w:rsid w:val="00AA06C8"/>
    <w:rsid w:val="00AA06C9"/>
    <w:rsid w:val="00AA06E4"/>
    <w:rsid w:val="00AA092F"/>
    <w:rsid w:val="00AA094E"/>
    <w:rsid w:val="00AA099B"/>
    <w:rsid w:val="00AA09C2"/>
    <w:rsid w:val="00AA09CD"/>
    <w:rsid w:val="00AA0B0C"/>
    <w:rsid w:val="00AA0BDC"/>
    <w:rsid w:val="00AA0C7D"/>
    <w:rsid w:val="00AA0E3A"/>
    <w:rsid w:val="00AA0E3F"/>
    <w:rsid w:val="00AA0EB5"/>
    <w:rsid w:val="00AA1008"/>
    <w:rsid w:val="00AA1048"/>
    <w:rsid w:val="00AA10F0"/>
    <w:rsid w:val="00AA110D"/>
    <w:rsid w:val="00AA11B0"/>
    <w:rsid w:val="00AA11BC"/>
    <w:rsid w:val="00AA11C9"/>
    <w:rsid w:val="00AA120F"/>
    <w:rsid w:val="00AA1224"/>
    <w:rsid w:val="00AA12A0"/>
    <w:rsid w:val="00AA12CE"/>
    <w:rsid w:val="00AA12D7"/>
    <w:rsid w:val="00AA1318"/>
    <w:rsid w:val="00AA132E"/>
    <w:rsid w:val="00AA134A"/>
    <w:rsid w:val="00AA13DB"/>
    <w:rsid w:val="00AA1425"/>
    <w:rsid w:val="00AA142F"/>
    <w:rsid w:val="00AA1442"/>
    <w:rsid w:val="00AA1588"/>
    <w:rsid w:val="00AA1634"/>
    <w:rsid w:val="00AA16AA"/>
    <w:rsid w:val="00AA16C9"/>
    <w:rsid w:val="00AA18C7"/>
    <w:rsid w:val="00AA19BB"/>
    <w:rsid w:val="00AA19D5"/>
    <w:rsid w:val="00AA19FC"/>
    <w:rsid w:val="00AA1DE7"/>
    <w:rsid w:val="00AA1EB3"/>
    <w:rsid w:val="00AA203E"/>
    <w:rsid w:val="00AA2056"/>
    <w:rsid w:val="00AA20CB"/>
    <w:rsid w:val="00AA214B"/>
    <w:rsid w:val="00AA2159"/>
    <w:rsid w:val="00AA220F"/>
    <w:rsid w:val="00AA2275"/>
    <w:rsid w:val="00AA227A"/>
    <w:rsid w:val="00AA22E0"/>
    <w:rsid w:val="00AA2318"/>
    <w:rsid w:val="00AA23C5"/>
    <w:rsid w:val="00AA23F2"/>
    <w:rsid w:val="00AA244A"/>
    <w:rsid w:val="00AA2658"/>
    <w:rsid w:val="00AA2868"/>
    <w:rsid w:val="00AA28FA"/>
    <w:rsid w:val="00AA2921"/>
    <w:rsid w:val="00AA2A29"/>
    <w:rsid w:val="00AA2A7B"/>
    <w:rsid w:val="00AA2B3B"/>
    <w:rsid w:val="00AA2C39"/>
    <w:rsid w:val="00AA2C96"/>
    <w:rsid w:val="00AA2CF1"/>
    <w:rsid w:val="00AA2DC5"/>
    <w:rsid w:val="00AA2E29"/>
    <w:rsid w:val="00AA2E5C"/>
    <w:rsid w:val="00AA2EC5"/>
    <w:rsid w:val="00AA2F34"/>
    <w:rsid w:val="00AA304D"/>
    <w:rsid w:val="00AA3069"/>
    <w:rsid w:val="00AA30D6"/>
    <w:rsid w:val="00AA3130"/>
    <w:rsid w:val="00AA317E"/>
    <w:rsid w:val="00AA31E3"/>
    <w:rsid w:val="00AA3222"/>
    <w:rsid w:val="00AA3289"/>
    <w:rsid w:val="00AA354B"/>
    <w:rsid w:val="00AA35E1"/>
    <w:rsid w:val="00AA3620"/>
    <w:rsid w:val="00AA373F"/>
    <w:rsid w:val="00AA3760"/>
    <w:rsid w:val="00AA3817"/>
    <w:rsid w:val="00AA3976"/>
    <w:rsid w:val="00AA3B08"/>
    <w:rsid w:val="00AA3B69"/>
    <w:rsid w:val="00AA3C04"/>
    <w:rsid w:val="00AA3C7B"/>
    <w:rsid w:val="00AA3D2B"/>
    <w:rsid w:val="00AA3D46"/>
    <w:rsid w:val="00AA3DDB"/>
    <w:rsid w:val="00AA3DEE"/>
    <w:rsid w:val="00AA3F12"/>
    <w:rsid w:val="00AA3F64"/>
    <w:rsid w:val="00AA3F9F"/>
    <w:rsid w:val="00AA4086"/>
    <w:rsid w:val="00AA40A1"/>
    <w:rsid w:val="00AA40C7"/>
    <w:rsid w:val="00AA4126"/>
    <w:rsid w:val="00AA4136"/>
    <w:rsid w:val="00AA4226"/>
    <w:rsid w:val="00AA42DA"/>
    <w:rsid w:val="00AA43B5"/>
    <w:rsid w:val="00AA451E"/>
    <w:rsid w:val="00AA4626"/>
    <w:rsid w:val="00AA462A"/>
    <w:rsid w:val="00AA46D8"/>
    <w:rsid w:val="00AA46ED"/>
    <w:rsid w:val="00AA4797"/>
    <w:rsid w:val="00AA47A5"/>
    <w:rsid w:val="00AA47AE"/>
    <w:rsid w:val="00AA4817"/>
    <w:rsid w:val="00AA495C"/>
    <w:rsid w:val="00AA4AF9"/>
    <w:rsid w:val="00AA4B8C"/>
    <w:rsid w:val="00AA4BF8"/>
    <w:rsid w:val="00AA4BFD"/>
    <w:rsid w:val="00AA4C01"/>
    <w:rsid w:val="00AA4CA4"/>
    <w:rsid w:val="00AA4F32"/>
    <w:rsid w:val="00AA4FC2"/>
    <w:rsid w:val="00AA5026"/>
    <w:rsid w:val="00AA519F"/>
    <w:rsid w:val="00AA51F6"/>
    <w:rsid w:val="00AA52EF"/>
    <w:rsid w:val="00AA53CA"/>
    <w:rsid w:val="00AA53FF"/>
    <w:rsid w:val="00AA5429"/>
    <w:rsid w:val="00AA5526"/>
    <w:rsid w:val="00AA55AA"/>
    <w:rsid w:val="00AA568C"/>
    <w:rsid w:val="00AA5747"/>
    <w:rsid w:val="00AA5839"/>
    <w:rsid w:val="00AA593C"/>
    <w:rsid w:val="00AA5958"/>
    <w:rsid w:val="00AA5ABB"/>
    <w:rsid w:val="00AA5AC5"/>
    <w:rsid w:val="00AA5AEC"/>
    <w:rsid w:val="00AA5B4F"/>
    <w:rsid w:val="00AA5BBE"/>
    <w:rsid w:val="00AA5BF7"/>
    <w:rsid w:val="00AA5C07"/>
    <w:rsid w:val="00AA5C31"/>
    <w:rsid w:val="00AA5C60"/>
    <w:rsid w:val="00AA5D21"/>
    <w:rsid w:val="00AA5DBC"/>
    <w:rsid w:val="00AA5DC4"/>
    <w:rsid w:val="00AA5EAE"/>
    <w:rsid w:val="00AA5EC4"/>
    <w:rsid w:val="00AA5EE3"/>
    <w:rsid w:val="00AA60F5"/>
    <w:rsid w:val="00AA6113"/>
    <w:rsid w:val="00AA613D"/>
    <w:rsid w:val="00AA6190"/>
    <w:rsid w:val="00AA61B0"/>
    <w:rsid w:val="00AA61EA"/>
    <w:rsid w:val="00AA62B9"/>
    <w:rsid w:val="00AA635B"/>
    <w:rsid w:val="00AA66CA"/>
    <w:rsid w:val="00AA67E0"/>
    <w:rsid w:val="00AA6B77"/>
    <w:rsid w:val="00AA6BF4"/>
    <w:rsid w:val="00AA6C22"/>
    <w:rsid w:val="00AA6C7F"/>
    <w:rsid w:val="00AA6CEE"/>
    <w:rsid w:val="00AA6CFB"/>
    <w:rsid w:val="00AA6D1C"/>
    <w:rsid w:val="00AA6D92"/>
    <w:rsid w:val="00AA6DEA"/>
    <w:rsid w:val="00AA6F8C"/>
    <w:rsid w:val="00AA6F8F"/>
    <w:rsid w:val="00AA6FAB"/>
    <w:rsid w:val="00AA703B"/>
    <w:rsid w:val="00AA70A9"/>
    <w:rsid w:val="00AA711A"/>
    <w:rsid w:val="00AA7287"/>
    <w:rsid w:val="00AA72F1"/>
    <w:rsid w:val="00AA7398"/>
    <w:rsid w:val="00AA7413"/>
    <w:rsid w:val="00AA7495"/>
    <w:rsid w:val="00AA74B6"/>
    <w:rsid w:val="00AA75DD"/>
    <w:rsid w:val="00AA7673"/>
    <w:rsid w:val="00AA7688"/>
    <w:rsid w:val="00AA76FF"/>
    <w:rsid w:val="00AA774F"/>
    <w:rsid w:val="00AA777D"/>
    <w:rsid w:val="00AA779B"/>
    <w:rsid w:val="00AA7815"/>
    <w:rsid w:val="00AA7868"/>
    <w:rsid w:val="00AA78E3"/>
    <w:rsid w:val="00AA7988"/>
    <w:rsid w:val="00AA7C0A"/>
    <w:rsid w:val="00AA7C3A"/>
    <w:rsid w:val="00AA7D9E"/>
    <w:rsid w:val="00AA7EF6"/>
    <w:rsid w:val="00AA7F0E"/>
    <w:rsid w:val="00AA7F38"/>
    <w:rsid w:val="00AA7F5A"/>
    <w:rsid w:val="00AB0023"/>
    <w:rsid w:val="00AB003C"/>
    <w:rsid w:val="00AB00B5"/>
    <w:rsid w:val="00AB013F"/>
    <w:rsid w:val="00AB026C"/>
    <w:rsid w:val="00AB02F8"/>
    <w:rsid w:val="00AB0377"/>
    <w:rsid w:val="00AB0446"/>
    <w:rsid w:val="00AB04B3"/>
    <w:rsid w:val="00AB056C"/>
    <w:rsid w:val="00AB05D7"/>
    <w:rsid w:val="00AB05DB"/>
    <w:rsid w:val="00AB05FA"/>
    <w:rsid w:val="00AB083C"/>
    <w:rsid w:val="00AB092B"/>
    <w:rsid w:val="00AB0A73"/>
    <w:rsid w:val="00AB0B03"/>
    <w:rsid w:val="00AB0B30"/>
    <w:rsid w:val="00AB0C9D"/>
    <w:rsid w:val="00AB0CEC"/>
    <w:rsid w:val="00AB0CF4"/>
    <w:rsid w:val="00AB0DDD"/>
    <w:rsid w:val="00AB0DE2"/>
    <w:rsid w:val="00AB0E26"/>
    <w:rsid w:val="00AB0F4B"/>
    <w:rsid w:val="00AB0F4F"/>
    <w:rsid w:val="00AB0F7D"/>
    <w:rsid w:val="00AB1055"/>
    <w:rsid w:val="00AB129A"/>
    <w:rsid w:val="00AB142E"/>
    <w:rsid w:val="00AB1550"/>
    <w:rsid w:val="00AB1587"/>
    <w:rsid w:val="00AB1725"/>
    <w:rsid w:val="00AB1787"/>
    <w:rsid w:val="00AB17D8"/>
    <w:rsid w:val="00AB17FE"/>
    <w:rsid w:val="00AB1817"/>
    <w:rsid w:val="00AB18CF"/>
    <w:rsid w:val="00AB1A6D"/>
    <w:rsid w:val="00AB1AB0"/>
    <w:rsid w:val="00AB1B19"/>
    <w:rsid w:val="00AB1CD0"/>
    <w:rsid w:val="00AB1D9F"/>
    <w:rsid w:val="00AB1DC7"/>
    <w:rsid w:val="00AB1E08"/>
    <w:rsid w:val="00AB1EA3"/>
    <w:rsid w:val="00AB1F64"/>
    <w:rsid w:val="00AB1F9C"/>
    <w:rsid w:val="00AB202D"/>
    <w:rsid w:val="00AB2141"/>
    <w:rsid w:val="00AB21A6"/>
    <w:rsid w:val="00AB22BA"/>
    <w:rsid w:val="00AB22DF"/>
    <w:rsid w:val="00AB22F5"/>
    <w:rsid w:val="00AB2464"/>
    <w:rsid w:val="00AB256E"/>
    <w:rsid w:val="00AB26F4"/>
    <w:rsid w:val="00AB2755"/>
    <w:rsid w:val="00AB27E5"/>
    <w:rsid w:val="00AB2861"/>
    <w:rsid w:val="00AB288D"/>
    <w:rsid w:val="00AB28C9"/>
    <w:rsid w:val="00AB29BE"/>
    <w:rsid w:val="00AB29D4"/>
    <w:rsid w:val="00AB2A70"/>
    <w:rsid w:val="00AB2AAB"/>
    <w:rsid w:val="00AB2B80"/>
    <w:rsid w:val="00AB2BAC"/>
    <w:rsid w:val="00AB2D4E"/>
    <w:rsid w:val="00AB2DEC"/>
    <w:rsid w:val="00AB2F65"/>
    <w:rsid w:val="00AB3019"/>
    <w:rsid w:val="00AB30AC"/>
    <w:rsid w:val="00AB30E8"/>
    <w:rsid w:val="00AB3170"/>
    <w:rsid w:val="00AB320E"/>
    <w:rsid w:val="00AB3272"/>
    <w:rsid w:val="00AB349E"/>
    <w:rsid w:val="00AB3617"/>
    <w:rsid w:val="00AB36E6"/>
    <w:rsid w:val="00AB3720"/>
    <w:rsid w:val="00AB3738"/>
    <w:rsid w:val="00AB3875"/>
    <w:rsid w:val="00AB38DA"/>
    <w:rsid w:val="00AB396E"/>
    <w:rsid w:val="00AB39DE"/>
    <w:rsid w:val="00AB3A1D"/>
    <w:rsid w:val="00AB3B87"/>
    <w:rsid w:val="00AB3B96"/>
    <w:rsid w:val="00AB3CE0"/>
    <w:rsid w:val="00AB3E61"/>
    <w:rsid w:val="00AB3E72"/>
    <w:rsid w:val="00AB3F81"/>
    <w:rsid w:val="00AB4059"/>
    <w:rsid w:val="00AB40E2"/>
    <w:rsid w:val="00AB4116"/>
    <w:rsid w:val="00AB4134"/>
    <w:rsid w:val="00AB4137"/>
    <w:rsid w:val="00AB435F"/>
    <w:rsid w:val="00AB4370"/>
    <w:rsid w:val="00AB43C1"/>
    <w:rsid w:val="00AB43D3"/>
    <w:rsid w:val="00AB4416"/>
    <w:rsid w:val="00AB4432"/>
    <w:rsid w:val="00AB4592"/>
    <w:rsid w:val="00AB4601"/>
    <w:rsid w:val="00AB4666"/>
    <w:rsid w:val="00AB468B"/>
    <w:rsid w:val="00AB46BF"/>
    <w:rsid w:val="00AB4827"/>
    <w:rsid w:val="00AB4837"/>
    <w:rsid w:val="00AB4894"/>
    <w:rsid w:val="00AB4984"/>
    <w:rsid w:val="00AB49A0"/>
    <w:rsid w:val="00AB4A4D"/>
    <w:rsid w:val="00AB4AEE"/>
    <w:rsid w:val="00AB4AF8"/>
    <w:rsid w:val="00AB4B37"/>
    <w:rsid w:val="00AB4B43"/>
    <w:rsid w:val="00AB4C67"/>
    <w:rsid w:val="00AB4EE9"/>
    <w:rsid w:val="00AB4EF9"/>
    <w:rsid w:val="00AB4EFA"/>
    <w:rsid w:val="00AB4F5F"/>
    <w:rsid w:val="00AB4F72"/>
    <w:rsid w:val="00AB5089"/>
    <w:rsid w:val="00AB523E"/>
    <w:rsid w:val="00AB5296"/>
    <w:rsid w:val="00AB535D"/>
    <w:rsid w:val="00AB53D2"/>
    <w:rsid w:val="00AB53FF"/>
    <w:rsid w:val="00AB5503"/>
    <w:rsid w:val="00AB551C"/>
    <w:rsid w:val="00AB558E"/>
    <w:rsid w:val="00AB56C6"/>
    <w:rsid w:val="00AB5854"/>
    <w:rsid w:val="00AB5861"/>
    <w:rsid w:val="00AB5905"/>
    <w:rsid w:val="00AB59C6"/>
    <w:rsid w:val="00AB5A88"/>
    <w:rsid w:val="00AB5A95"/>
    <w:rsid w:val="00AB5B1C"/>
    <w:rsid w:val="00AB5BCB"/>
    <w:rsid w:val="00AB5D28"/>
    <w:rsid w:val="00AB5D51"/>
    <w:rsid w:val="00AB5D6B"/>
    <w:rsid w:val="00AB5D94"/>
    <w:rsid w:val="00AB5E23"/>
    <w:rsid w:val="00AB5EB4"/>
    <w:rsid w:val="00AB5EDE"/>
    <w:rsid w:val="00AB5EF6"/>
    <w:rsid w:val="00AB5F14"/>
    <w:rsid w:val="00AB606A"/>
    <w:rsid w:val="00AB60AB"/>
    <w:rsid w:val="00AB60B9"/>
    <w:rsid w:val="00AB6113"/>
    <w:rsid w:val="00AB6121"/>
    <w:rsid w:val="00AB61E8"/>
    <w:rsid w:val="00AB6254"/>
    <w:rsid w:val="00AB639F"/>
    <w:rsid w:val="00AB64E8"/>
    <w:rsid w:val="00AB6577"/>
    <w:rsid w:val="00AB6624"/>
    <w:rsid w:val="00AB6650"/>
    <w:rsid w:val="00AB66A8"/>
    <w:rsid w:val="00AB66AE"/>
    <w:rsid w:val="00AB66E9"/>
    <w:rsid w:val="00AB671C"/>
    <w:rsid w:val="00AB688B"/>
    <w:rsid w:val="00AB690C"/>
    <w:rsid w:val="00AB6BDF"/>
    <w:rsid w:val="00AB6CCE"/>
    <w:rsid w:val="00AB6D92"/>
    <w:rsid w:val="00AB6E60"/>
    <w:rsid w:val="00AB6EE0"/>
    <w:rsid w:val="00AB6F1B"/>
    <w:rsid w:val="00AB7021"/>
    <w:rsid w:val="00AB70A8"/>
    <w:rsid w:val="00AB70B6"/>
    <w:rsid w:val="00AB70B7"/>
    <w:rsid w:val="00AB719D"/>
    <w:rsid w:val="00AB7228"/>
    <w:rsid w:val="00AB7395"/>
    <w:rsid w:val="00AB73C9"/>
    <w:rsid w:val="00AB73D4"/>
    <w:rsid w:val="00AB7436"/>
    <w:rsid w:val="00AB74F7"/>
    <w:rsid w:val="00AB756E"/>
    <w:rsid w:val="00AB7638"/>
    <w:rsid w:val="00AB77F8"/>
    <w:rsid w:val="00AB780A"/>
    <w:rsid w:val="00AB78F5"/>
    <w:rsid w:val="00AB7A35"/>
    <w:rsid w:val="00AB7C09"/>
    <w:rsid w:val="00AB7C96"/>
    <w:rsid w:val="00AB7DE0"/>
    <w:rsid w:val="00AB7DEA"/>
    <w:rsid w:val="00AB7E91"/>
    <w:rsid w:val="00AB7EA1"/>
    <w:rsid w:val="00AB7EA8"/>
    <w:rsid w:val="00AB7F60"/>
    <w:rsid w:val="00AB7F63"/>
    <w:rsid w:val="00AC0018"/>
    <w:rsid w:val="00AC002E"/>
    <w:rsid w:val="00AC009B"/>
    <w:rsid w:val="00AC0141"/>
    <w:rsid w:val="00AC0185"/>
    <w:rsid w:val="00AC01F6"/>
    <w:rsid w:val="00AC0238"/>
    <w:rsid w:val="00AC027B"/>
    <w:rsid w:val="00AC0339"/>
    <w:rsid w:val="00AC0382"/>
    <w:rsid w:val="00AC03A2"/>
    <w:rsid w:val="00AC03B4"/>
    <w:rsid w:val="00AC04AE"/>
    <w:rsid w:val="00AC0534"/>
    <w:rsid w:val="00AC05B4"/>
    <w:rsid w:val="00AC0673"/>
    <w:rsid w:val="00AC06C5"/>
    <w:rsid w:val="00AC0782"/>
    <w:rsid w:val="00AC08A4"/>
    <w:rsid w:val="00AC08AD"/>
    <w:rsid w:val="00AC08E3"/>
    <w:rsid w:val="00AC095A"/>
    <w:rsid w:val="00AC09F9"/>
    <w:rsid w:val="00AC0A8B"/>
    <w:rsid w:val="00AC0B52"/>
    <w:rsid w:val="00AC0BFB"/>
    <w:rsid w:val="00AC0C30"/>
    <w:rsid w:val="00AC0C59"/>
    <w:rsid w:val="00AC0CB8"/>
    <w:rsid w:val="00AC0D06"/>
    <w:rsid w:val="00AC0DA8"/>
    <w:rsid w:val="00AC0EE5"/>
    <w:rsid w:val="00AC1028"/>
    <w:rsid w:val="00AC1046"/>
    <w:rsid w:val="00AC1110"/>
    <w:rsid w:val="00AC116B"/>
    <w:rsid w:val="00AC116E"/>
    <w:rsid w:val="00AC1174"/>
    <w:rsid w:val="00AC11EF"/>
    <w:rsid w:val="00AC1336"/>
    <w:rsid w:val="00AC135F"/>
    <w:rsid w:val="00AC1441"/>
    <w:rsid w:val="00AC151E"/>
    <w:rsid w:val="00AC152C"/>
    <w:rsid w:val="00AC15D3"/>
    <w:rsid w:val="00AC185D"/>
    <w:rsid w:val="00AC1875"/>
    <w:rsid w:val="00AC18DE"/>
    <w:rsid w:val="00AC1980"/>
    <w:rsid w:val="00AC1990"/>
    <w:rsid w:val="00AC1A5F"/>
    <w:rsid w:val="00AC1AA7"/>
    <w:rsid w:val="00AC1B02"/>
    <w:rsid w:val="00AC1B74"/>
    <w:rsid w:val="00AC1DB6"/>
    <w:rsid w:val="00AC1E5E"/>
    <w:rsid w:val="00AC1EEB"/>
    <w:rsid w:val="00AC1F32"/>
    <w:rsid w:val="00AC2080"/>
    <w:rsid w:val="00AC21A6"/>
    <w:rsid w:val="00AC21ED"/>
    <w:rsid w:val="00AC2265"/>
    <w:rsid w:val="00AC2303"/>
    <w:rsid w:val="00AC2345"/>
    <w:rsid w:val="00AC2375"/>
    <w:rsid w:val="00AC23FC"/>
    <w:rsid w:val="00AC2474"/>
    <w:rsid w:val="00AC2506"/>
    <w:rsid w:val="00AC26F8"/>
    <w:rsid w:val="00AC2796"/>
    <w:rsid w:val="00AC2830"/>
    <w:rsid w:val="00AC2836"/>
    <w:rsid w:val="00AC2915"/>
    <w:rsid w:val="00AC2B73"/>
    <w:rsid w:val="00AC2BCA"/>
    <w:rsid w:val="00AC2BCE"/>
    <w:rsid w:val="00AC2BF3"/>
    <w:rsid w:val="00AC2C3C"/>
    <w:rsid w:val="00AC2D26"/>
    <w:rsid w:val="00AC2D2D"/>
    <w:rsid w:val="00AC2E04"/>
    <w:rsid w:val="00AC2EFD"/>
    <w:rsid w:val="00AC2F6F"/>
    <w:rsid w:val="00AC2F99"/>
    <w:rsid w:val="00AC3006"/>
    <w:rsid w:val="00AC300B"/>
    <w:rsid w:val="00AC30AB"/>
    <w:rsid w:val="00AC30D2"/>
    <w:rsid w:val="00AC312D"/>
    <w:rsid w:val="00AC32E2"/>
    <w:rsid w:val="00AC33AF"/>
    <w:rsid w:val="00AC33B4"/>
    <w:rsid w:val="00AC34AB"/>
    <w:rsid w:val="00AC35F9"/>
    <w:rsid w:val="00AC3600"/>
    <w:rsid w:val="00AC3667"/>
    <w:rsid w:val="00AC3983"/>
    <w:rsid w:val="00AC39B6"/>
    <w:rsid w:val="00AC39EB"/>
    <w:rsid w:val="00AC3B0B"/>
    <w:rsid w:val="00AC3B2C"/>
    <w:rsid w:val="00AC3BAE"/>
    <w:rsid w:val="00AC3C3B"/>
    <w:rsid w:val="00AC3C7A"/>
    <w:rsid w:val="00AC3CD0"/>
    <w:rsid w:val="00AC3D27"/>
    <w:rsid w:val="00AC3DD3"/>
    <w:rsid w:val="00AC3E46"/>
    <w:rsid w:val="00AC406E"/>
    <w:rsid w:val="00AC4097"/>
    <w:rsid w:val="00AC4239"/>
    <w:rsid w:val="00AC4362"/>
    <w:rsid w:val="00AC43FA"/>
    <w:rsid w:val="00AC454E"/>
    <w:rsid w:val="00AC45F4"/>
    <w:rsid w:val="00AC45F8"/>
    <w:rsid w:val="00AC48C7"/>
    <w:rsid w:val="00AC4994"/>
    <w:rsid w:val="00AC4ABE"/>
    <w:rsid w:val="00AC4AF8"/>
    <w:rsid w:val="00AC4B8E"/>
    <w:rsid w:val="00AC4BCA"/>
    <w:rsid w:val="00AC4EBE"/>
    <w:rsid w:val="00AC4FCC"/>
    <w:rsid w:val="00AC500F"/>
    <w:rsid w:val="00AC5080"/>
    <w:rsid w:val="00AC533A"/>
    <w:rsid w:val="00AC53AA"/>
    <w:rsid w:val="00AC53B1"/>
    <w:rsid w:val="00AC53F5"/>
    <w:rsid w:val="00AC5449"/>
    <w:rsid w:val="00AC5489"/>
    <w:rsid w:val="00AC54D5"/>
    <w:rsid w:val="00AC552A"/>
    <w:rsid w:val="00AC552F"/>
    <w:rsid w:val="00AC55EB"/>
    <w:rsid w:val="00AC566E"/>
    <w:rsid w:val="00AC56B8"/>
    <w:rsid w:val="00AC56D2"/>
    <w:rsid w:val="00AC5746"/>
    <w:rsid w:val="00AC5753"/>
    <w:rsid w:val="00AC57A8"/>
    <w:rsid w:val="00AC57FB"/>
    <w:rsid w:val="00AC596C"/>
    <w:rsid w:val="00AC5A08"/>
    <w:rsid w:val="00AC5B8A"/>
    <w:rsid w:val="00AC5C9E"/>
    <w:rsid w:val="00AC5CD0"/>
    <w:rsid w:val="00AC5D12"/>
    <w:rsid w:val="00AC5D62"/>
    <w:rsid w:val="00AC5D6E"/>
    <w:rsid w:val="00AC5DFD"/>
    <w:rsid w:val="00AC5E1C"/>
    <w:rsid w:val="00AC5F98"/>
    <w:rsid w:val="00AC5F99"/>
    <w:rsid w:val="00AC5FAC"/>
    <w:rsid w:val="00AC5FCB"/>
    <w:rsid w:val="00AC60F0"/>
    <w:rsid w:val="00AC6166"/>
    <w:rsid w:val="00AC6191"/>
    <w:rsid w:val="00AC61C4"/>
    <w:rsid w:val="00AC624B"/>
    <w:rsid w:val="00AC630D"/>
    <w:rsid w:val="00AC6445"/>
    <w:rsid w:val="00AC64F1"/>
    <w:rsid w:val="00AC65B2"/>
    <w:rsid w:val="00AC65D0"/>
    <w:rsid w:val="00AC65E6"/>
    <w:rsid w:val="00AC6698"/>
    <w:rsid w:val="00AC66D0"/>
    <w:rsid w:val="00AC688E"/>
    <w:rsid w:val="00AC6948"/>
    <w:rsid w:val="00AC69E0"/>
    <w:rsid w:val="00AC6A00"/>
    <w:rsid w:val="00AC6B64"/>
    <w:rsid w:val="00AC6BC3"/>
    <w:rsid w:val="00AC6C12"/>
    <w:rsid w:val="00AC6DD4"/>
    <w:rsid w:val="00AC6DF7"/>
    <w:rsid w:val="00AC6E1F"/>
    <w:rsid w:val="00AC6EE6"/>
    <w:rsid w:val="00AC6F1A"/>
    <w:rsid w:val="00AC7130"/>
    <w:rsid w:val="00AC7184"/>
    <w:rsid w:val="00AC71AE"/>
    <w:rsid w:val="00AC71FB"/>
    <w:rsid w:val="00AC731C"/>
    <w:rsid w:val="00AC7376"/>
    <w:rsid w:val="00AC744C"/>
    <w:rsid w:val="00AC745C"/>
    <w:rsid w:val="00AC7476"/>
    <w:rsid w:val="00AC7490"/>
    <w:rsid w:val="00AC75C8"/>
    <w:rsid w:val="00AC7617"/>
    <w:rsid w:val="00AC76EA"/>
    <w:rsid w:val="00AC7895"/>
    <w:rsid w:val="00AC791B"/>
    <w:rsid w:val="00AC79E5"/>
    <w:rsid w:val="00AC7A1C"/>
    <w:rsid w:val="00AC7A9E"/>
    <w:rsid w:val="00AC7AA3"/>
    <w:rsid w:val="00AC7B04"/>
    <w:rsid w:val="00AC7B42"/>
    <w:rsid w:val="00AC7C39"/>
    <w:rsid w:val="00AC7C52"/>
    <w:rsid w:val="00AC7CB7"/>
    <w:rsid w:val="00AC7CCC"/>
    <w:rsid w:val="00AC7D25"/>
    <w:rsid w:val="00AC7D5C"/>
    <w:rsid w:val="00AC7DDF"/>
    <w:rsid w:val="00AC7DE8"/>
    <w:rsid w:val="00AC7E48"/>
    <w:rsid w:val="00AC7E8C"/>
    <w:rsid w:val="00AC7FE5"/>
    <w:rsid w:val="00AD009F"/>
    <w:rsid w:val="00AD00A9"/>
    <w:rsid w:val="00AD00F4"/>
    <w:rsid w:val="00AD012F"/>
    <w:rsid w:val="00AD0169"/>
    <w:rsid w:val="00AD01B0"/>
    <w:rsid w:val="00AD0202"/>
    <w:rsid w:val="00AD0266"/>
    <w:rsid w:val="00AD02A5"/>
    <w:rsid w:val="00AD032C"/>
    <w:rsid w:val="00AD04F3"/>
    <w:rsid w:val="00AD05F9"/>
    <w:rsid w:val="00AD0670"/>
    <w:rsid w:val="00AD0694"/>
    <w:rsid w:val="00AD06E6"/>
    <w:rsid w:val="00AD071E"/>
    <w:rsid w:val="00AD07F3"/>
    <w:rsid w:val="00AD0AB5"/>
    <w:rsid w:val="00AD0ACC"/>
    <w:rsid w:val="00AD0C88"/>
    <w:rsid w:val="00AD0C9A"/>
    <w:rsid w:val="00AD0CB9"/>
    <w:rsid w:val="00AD0DEB"/>
    <w:rsid w:val="00AD0E32"/>
    <w:rsid w:val="00AD0E95"/>
    <w:rsid w:val="00AD0EC5"/>
    <w:rsid w:val="00AD0EFD"/>
    <w:rsid w:val="00AD1275"/>
    <w:rsid w:val="00AD12AD"/>
    <w:rsid w:val="00AD1468"/>
    <w:rsid w:val="00AD1503"/>
    <w:rsid w:val="00AD156F"/>
    <w:rsid w:val="00AD15F6"/>
    <w:rsid w:val="00AD16BD"/>
    <w:rsid w:val="00AD17C0"/>
    <w:rsid w:val="00AD191C"/>
    <w:rsid w:val="00AD1952"/>
    <w:rsid w:val="00AD1A07"/>
    <w:rsid w:val="00AD1B0C"/>
    <w:rsid w:val="00AD1D3F"/>
    <w:rsid w:val="00AD1F92"/>
    <w:rsid w:val="00AD1FAA"/>
    <w:rsid w:val="00AD2091"/>
    <w:rsid w:val="00AD2118"/>
    <w:rsid w:val="00AD2125"/>
    <w:rsid w:val="00AD2159"/>
    <w:rsid w:val="00AD21EC"/>
    <w:rsid w:val="00AD228B"/>
    <w:rsid w:val="00AD243C"/>
    <w:rsid w:val="00AD24A6"/>
    <w:rsid w:val="00AD250A"/>
    <w:rsid w:val="00AD253F"/>
    <w:rsid w:val="00AD26B1"/>
    <w:rsid w:val="00AD26EA"/>
    <w:rsid w:val="00AD26FF"/>
    <w:rsid w:val="00AD2761"/>
    <w:rsid w:val="00AD28D4"/>
    <w:rsid w:val="00AD28D9"/>
    <w:rsid w:val="00AD28EA"/>
    <w:rsid w:val="00AD290F"/>
    <w:rsid w:val="00AD29E3"/>
    <w:rsid w:val="00AD2B11"/>
    <w:rsid w:val="00AD2C8D"/>
    <w:rsid w:val="00AD2D4C"/>
    <w:rsid w:val="00AD2DE6"/>
    <w:rsid w:val="00AD2E3D"/>
    <w:rsid w:val="00AD2E6B"/>
    <w:rsid w:val="00AD2E8F"/>
    <w:rsid w:val="00AD2F1B"/>
    <w:rsid w:val="00AD2FB7"/>
    <w:rsid w:val="00AD30DD"/>
    <w:rsid w:val="00AD30DE"/>
    <w:rsid w:val="00AD31FB"/>
    <w:rsid w:val="00AD3273"/>
    <w:rsid w:val="00AD3298"/>
    <w:rsid w:val="00AD334C"/>
    <w:rsid w:val="00AD33A7"/>
    <w:rsid w:val="00AD3400"/>
    <w:rsid w:val="00AD34B7"/>
    <w:rsid w:val="00AD363E"/>
    <w:rsid w:val="00AD379D"/>
    <w:rsid w:val="00AD3818"/>
    <w:rsid w:val="00AD38B3"/>
    <w:rsid w:val="00AD393C"/>
    <w:rsid w:val="00AD397C"/>
    <w:rsid w:val="00AD3ACA"/>
    <w:rsid w:val="00AD3AFB"/>
    <w:rsid w:val="00AD3B2B"/>
    <w:rsid w:val="00AD3B3C"/>
    <w:rsid w:val="00AD3B52"/>
    <w:rsid w:val="00AD3BD0"/>
    <w:rsid w:val="00AD3C69"/>
    <w:rsid w:val="00AD3D60"/>
    <w:rsid w:val="00AD3DC2"/>
    <w:rsid w:val="00AD3DC3"/>
    <w:rsid w:val="00AD3E2C"/>
    <w:rsid w:val="00AD3E6D"/>
    <w:rsid w:val="00AD3E9C"/>
    <w:rsid w:val="00AD3EFC"/>
    <w:rsid w:val="00AD3FCC"/>
    <w:rsid w:val="00AD4037"/>
    <w:rsid w:val="00AD4040"/>
    <w:rsid w:val="00AD4100"/>
    <w:rsid w:val="00AD4180"/>
    <w:rsid w:val="00AD4241"/>
    <w:rsid w:val="00AD4253"/>
    <w:rsid w:val="00AD4298"/>
    <w:rsid w:val="00AD4431"/>
    <w:rsid w:val="00AD44C6"/>
    <w:rsid w:val="00AD45A9"/>
    <w:rsid w:val="00AD45D0"/>
    <w:rsid w:val="00AD45FA"/>
    <w:rsid w:val="00AD4625"/>
    <w:rsid w:val="00AD4690"/>
    <w:rsid w:val="00AD46B0"/>
    <w:rsid w:val="00AD471E"/>
    <w:rsid w:val="00AD479B"/>
    <w:rsid w:val="00AD47B1"/>
    <w:rsid w:val="00AD47E4"/>
    <w:rsid w:val="00AD47EB"/>
    <w:rsid w:val="00AD481D"/>
    <w:rsid w:val="00AD4928"/>
    <w:rsid w:val="00AD493C"/>
    <w:rsid w:val="00AD4973"/>
    <w:rsid w:val="00AD49B7"/>
    <w:rsid w:val="00AD4A31"/>
    <w:rsid w:val="00AD4A56"/>
    <w:rsid w:val="00AD4B68"/>
    <w:rsid w:val="00AD4B8F"/>
    <w:rsid w:val="00AD4BBD"/>
    <w:rsid w:val="00AD4D0A"/>
    <w:rsid w:val="00AD4D64"/>
    <w:rsid w:val="00AD4DA8"/>
    <w:rsid w:val="00AD4DCA"/>
    <w:rsid w:val="00AD4EA7"/>
    <w:rsid w:val="00AD4EAB"/>
    <w:rsid w:val="00AD4EBD"/>
    <w:rsid w:val="00AD4FC0"/>
    <w:rsid w:val="00AD5000"/>
    <w:rsid w:val="00AD501D"/>
    <w:rsid w:val="00AD506A"/>
    <w:rsid w:val="00AD5174"/>
    <w:rsid w:val="00AD520F"/>
    <w:rsid w:val="00AD5262"/>
    <w:rsid w:val="00AD529A"/>
    <w:rsid w:val="00AD52D8"/>
    <w:rsid w:val="00AD52E0"/>
    <w:rsid w:val="00AD534E"/>
    <w:rsid w:val="00AD546B"/>
    <w:rsid w:val="00AD54FB"/>
    <w:rsid w:val="00AD550E"/>
    <w:rsid w:val="00AD5657"/>
    <w:rsid w:val="00AD5689"/>
    <w:rsid w:val="00AD56FB"/>
    <w:rsid w:val="00AD570D"/>
    <w:rsid w:val="00AD576B"/>
    <w:rsid w:val="00AD57E3"/>
    <w:rsid w:val="00AD5831"/>
    <w:rsid w:val="00AD58A0"/>
    <w:rsid w:val="00AD59CE"/>
    <w:rsid w:val="00AD5A02"/>
    <w:rsid w:val="00AD5A96"/>
    <w:rsid w:val="00AD5C0D"/>
    <w:rsid w:val="00AD5CA4"/>
    <w:rsid w:val="00AD5D54"/>
    <w:rsid w:val="00AD5D75"/>
    <w:rsid w:val="00AD5D8D"/>
    <w:rsid w:val="00AD5DCB"/>
    <w:rsid w:val="00AD5E7F"/>
    <w:rsid w:val="00AD5F0C"/>
    <w:rsid w:val="00AD5F94"/>
    <w:rsid w:val="00AD6085"/>
    <w:rsid w:val="00AD6162"/>
    <w:rsid w:val="00AD61A8"/>
    <w:rsid w:val="00AD6202"/>
    <w:rsid w:val="00AD629D"/>
    <w:rsid w:val="00AD62E0"/>
    <w:rsid w:val="00AD6446"/>
    <w:rsid w:val="00AD64C6"/>
    <w:rsid w:val="00AD6622"/>
    <w:rsid w:val="00AD668E"/>
    <w:rsid w:val="00AD672C"/>
    <w:rsid w:val="00AD67B8"/>
    <w:rsid w:val="00AD6898"/>
    <w:rsid w:val="00AD6B4E"/>
    <w:rsid w:val="00AD6C03"/>
    <w:rsid w:val="00AD6C4F"/>
    <w:rsid w:val="00AD6C99"/>
    <w:rsid w:val="00AD6CC5"/>
    <w:rsid w:val="00AD6E45"/>
    <w:rsid w:val="00AD6E68"/>
    <w:rsid w:val="00AD6FE8"/>
    <w:rsid w:val="00AD707A"/>
    <w:rsid w:val="00AD7082"/>
    <w:rsid w:val="00AD70FD"/>
    <w:rsid w:val="00AD7104"/>
    <w:rsid w:val="00AD71D6"/>
    <w:rsid w:val="00AD72C3"/>
    <w:rsid w:val="00AD7361"/>
    <w:rsid w:val="00AD74BA"/>
    <w:rsid w:val="00AD76FD"/>
    <w:rsid w:val="00AD7712"/>
    <w:rsid w:val="00AD77B2"/>
    <w:rsid w:val="00AD7803"/>
    <w:rsid w:val="00AD7AA6"/>
    <w:rsid w:val="00AD7AF8"/>
    <w:rsid w:val="00AD7B05"/>
    <w:rsid w:val="00AD7B89"/>
    <w:rsid w:val="00AD7BAC"/>
    <w:rsid w:val="00AD7BBB"/>
    <w:rsid w:val="00AD7BFF"/>
    <w:rsid w:val="00AD7C30"/>
    <w:rsid w:val="00AD7C42"/>
    <w:rsid w:val="00AD7C88"/>
    <w:rsid w:val="00AD7CDC"/>
    <w:rsid w:val="00AD7DA0"/>
    <w:rsid w:val="00AD7E4F"/>
    <w:rsid w:val="00AD7E7A"/>
    <w:rsid w:val="00AD7EF8"/>
    <w:rsid w:val="00AD7EFA"/>
    <w:rsid w:val="00AD7F11"/>
    <w:rsid w:val="00AD7FAD"/>
    <w:rsid w:val="00AE019A"/>
    <w:rsid w:val="00AE01B9"/>
    <w:rsid w:val="00AE021C"/>
    <w:rsid w:val="00AE025B"/>
    <w:rsid w:val="00AE0279"/>
    <w:rsid w:val="00AE02AB"/>
    <w:rsid w:val="00AE0354"/>
    <w:rsid w:val="00AE0477"/>
    <w:rsid w:val="00AE0621"/>
    <w:rsid w:val="00AE0625"/>
    <w:rsid w:val="00AE0680"/>
    <w:rsid w:val="00AE06C9"/>
    <w:rsid w:val="00AE0720"/>
    <w:rsid w:val="00AE0732"/>
    <w:rsid w:val="00AE0750"/>
    <w:rsid w:val="00AE0792"/>
    <w:rsid w:val="00AE0848"/>
    <w:rsid w:val="00AE0A04"/>
    <w:rsid w:val="00AE0ABD"/>
    <w:rsid w:val="00AE0B11"/>
    <w:rsid w:val="00AE0C43"/>
    <w:rsid w:val="00AE0C87"/>
    <w:rsid w:val="00AE0CFE"/>
    <w:rsid w:val="00AE0CFF"/>
    <w:rsid w:val="00AE0D1D"/>
    <w:rsid w:val="00AE0DB7"/>
    <w:rsid w:val="00AE0DBD"/>
    <w:rsid w:val="00AE0F50"/>
    <w:rsid w:val="00AE0FDE"/>
    <w:rsid w:val="00AE0FEC"/>
    <w:rsid w:val="00AE1095"/>
    <w:rsid w:val="00AE111B"/>
    <w:rsid w:val="00AE116D"/>
    <w:rsid w:val="00AE11A9"/>
    <w:rsid w:val="00AE120D"/>
    <w:rsid w:val="00AE1304"/>
    <w:rsid w:val="00AE1464"/>
    <w:rsid w:val="00AE14A0"/>
    <w:rsid w:val="00AE1591"/>
    <w:rsid w:val="00AE172D"/>
    <w:rsid w:val="00AE1772"/>
    <w:rsid w:val="00AE184F"/>
    <w:rsid w:val="00AE188F"/>
    <w:rsid w:val="00AE18F3"/>
    <w:rsid w:val="00AE198E"/>
    <w:rsid w:val="00AE19A7"/>
    <w:rsid w:val="00AE1A2D"/>
    <w:rsid w:val="00AE1B3D"/>
    <w:rsid w:val="00AE1B4E"/>
    <w:rsid w:val="00AE1BA0"/>
    <w:rsid w:val="00AE1C93"/>
    <w:rsid w:val="00AE1E16"/>
    <w:rsid w:val="00AE1EAC"/>
    <w:rsid w:val="00AE1F6A"/>
    <w:rsid w:val="00AE1FEB"/>
    <w:rsid w:val="00AE20B7"/>
    <w:rsid w:val="00AE2452"/>
    <w:rsid w:val="00AE2480"/>
    <w:rsid w:val="00AE24B5"/>
    <w:rsid w:val="00AE24E4"/>
    <w:rsid w:val="00AE251F"/>
    <w:rsid w:val="00AE2622"/>
    <w:rsid w:val="00AE2690"/>
    <w:rsid w:val="00AE2693"/>
    <w:rsid w:val="00AE2708"/>
    <w:rsid w:val="00AE2781"/>
    <w:rsid w:val="00AE27A8"/>
    <w:rsid w:val="00AE27AB"/>
    <w:rsid w:val="00AE27E7"/>
    <w:rsid w:val="00AE2809"/>
    <w:rsid w:val="00AE2894"/>
    <w:rsid w:val="00AE28E8"/>
    <w:rsid w:val="00AE2B04"/>
    <w:rsid w:val="00AE2B57"/>
    <w:rsid w:val="00AE2C80"/>
    <w:rsid w:val="00AE2CB0"/>
    <w:rsid w:val="00AE2DE9"/>
    <w:rsid w:val="00AE2E7E"/>
    <w:rsid w:val="00AE2FBA"/>
    <w:rsid w:val="00AE30BB"/>
    <w:rsid w:val="00AE30FC"/>
    <w:rsid w:val="00AE31D2"/>
    <w:rsid w:val="00AE31E6"/>
    <w:rsid w:val="00AE3208"/>
    <w:rsid w:val="00AE3326"/>
    <w:rsid w:val="00AE3423"/>
    <w:rsid w:val="00AE3473"/>
    <w:rsid w:val="00AE351C"/>
    <w:rsid w:val="00AE3522"/>
    <w:rsid w:val="00AE35C0"/>
    <w:rsid w:val="00AE35FC"/>
    <w:rsid w:val="00AE369E"/>
    <w:rsid w:val="00AE371D"/>
    <w:rsid w:val="00AE375A"/>
    <w:rsid w:val="00AE37E6"/>
    <w:rsid w:val="00AE390D"/>
    <w:rsid w:val="00AE3A89"/>
    <w:rsid w:val="00AE3AF6"/>
    <w:rsid w:val="00AE3B02"/>
    <w:rsid w:val="00AE3BA1"/>
    <w:rsid w:val="00AE3BC6"/>
    <w:rsid w:val="00AE3BFC"/>
    <w:rsid w:val="00AE3C58"/>
    <w:rsid w:val="00AE3CFA"/>
    <w:rsid w:val="00AE3DE5"/>
    <w:rsid w:val="00AE3E12"/>
    <w:rsid w:val="00AE3EFE"/>
    <w:rsid w:val="00AE41CC"/>
    <w:rsid w:val="00AE424E"/>
    <w:rsid w:val="00AE424F"/>
    <w:rsid w:val="00AE43AF"/>
    <w:rsid w:val="00AE4406"/>
    <w:rsid w:val="00AE4409"/>
    <w:rsid w:val="00AE441C"/>
    <w:rsid w:val="00AE4453"/>
    <w:rsid w:val="00AE4470"/>
    <w:rsid w:val="00AE4553"/>
    <w:rsid w:val="00AE4606"/>
    <w:rsid w:val="00AE4641"/>
    <w:rsid w:val="00AE4680"/>
    <w:rsid w:val="00AE4699"/>
    <w:rsid w:val="00AE469B"/>
    <w:rsid w:val="00AE47E1"/>
    <w:rsid w:val="00AE486B"/>
    <w:rsid w:val="00AE49B8"/>
    <w:rsid w:val="00AE49D6"/>
    <w:rsid w:val="00AE4A0A"/>
    <w:rsid w:val="00AE4A23"/>
    <w:rsid w:val="00AE4B3C"/>
    <w:rsid w:val="00AE4B6C"/>
    <w:rsid w:val="00AE4C41"/>
    <w:rsid w:val="00AE4D02"/>
    <w:rsid w:val="00AE4E37"/>
    <w:rsid w:val="00AE4E7B"/>
    <w:rsid w:val="00AE4E89"/>
    <w:rsid w:val="00AE4FC0"/>
    <w:rsid w:val="00AE4FE3"/>
    <w:rsid w:val="00AE52BE"/>
    <w:rsid w:val="00AE5332"/>
    <w:rsid w:val="00AE5363"/>
    <w:rsid w:val="00AE54B0"/>
    <w:rsid w:val="00AE5501"/>
    <w:rsid w:val="00AE5570"/>
    <w:rsid w:val="00AE55DE"/>
    <w:rsid w:val="00AE57E1"/>
    <w:rsid w:val="00AE584F"/>
    <w:rsid w:val="00AE5864"/>
    <w:rsid w:val="00AE58D3"/>
    <w:rsid w:val="00AE5924"/>
    <w:rsid w:val="00AE592D"/>
    <w:rsid w:val="00AE5948"/>
    <w:rsid w:val="00AE59E7"/>
    <w:rsid w:val="00AE5ADA"/>
    <w:rsid w:val="00AE5AF6"/>
    <w:rsid w:val="00AE5AF8"/>
    <w:rsid w:val="00AE5B26"/>
    <w:rsid w:val="00AE5BA3"/>
    <w:rsid w:val="00AE5BBD"/>
    <w:rsid w:val="00AE5BEE"/>
    <w:rsid w:val="00AE5C28"/>
    <w:rsid w:val="00AE5C80"/>
    <w:rsid w:val="00AE5CB2"/>
    <w:rsid w:val="00AE5E9F"/>
    <w:rsid w:val="00AE5F52"/>
    <w:rsid w:val="00AE5FDC"/>
    <w:rsid w:val="00AE6036"/>
    <w:rsid w:val="00AE609A"/>
    <w:rsid w:val="00AE6134"/>
    <w:rsid w:val="00AE61F5"/>
    <w:rsid w:val="00AE6211"/>
    <w:rsid w:val="00AE6215"/>
    <w:rsid w:val="00AE625B"/>
    <w:rsid w:val="00AE6280"/>
    <w:rsid w:val="00AE64DC"/>
    <w:rsid w:val="00AE65D5"/>
    <w:rsid w:val="00AE65E3"/>
    <w:rsid w:val="00AE660F"/>
    <w:rsid w:val="00AE672A"/>
    <w:rsid w:val="00AE6779"/>
    <w:rsid w:val="00AE68B2"/>
    <w:rsid w:val="00AE69AB"/>
    <w:rsid w:val="00AE69B6"/>
    <w:rsid w:val="00AE69C0"/>
    <w:rsid w:val="00AE6A25"/>
    <w:rsid w:val="00AE6AA9"/>
    <w:rsid w:val="00AE6AAC"/>
    <w:rsid w:val="00AE6BB1"/>
    <w:rsid w:val="00AE6BF8"/>
    <w:rsid w:val="00AE6C11"/>
    <w:rsid w:val="00AE6C21"/>
    <w:rsid w:val="00AE6DC8"/>
    <w:rsid w:val="00AE6DF9"/>
    <w:rsid w:val="00AE6E0F"/>
    <w:rsid w:val="00AE6E7D"/>
    <w:rsid w:val="00AE6E8D"/>
    <w:rsid w:val="00AE6FD1"/>
    <w:rsid w:val="00AE6FE4"/>
    <w:rsid w:val="00AE7009"/>
    <w:rsid w:val="00AE7094"/>
    <w:rsid w:val="00AE7123"/>
    <w:rsid w:val="00AE71A1"/>
    <w:rsid w:val="00AE71BF"/>
    <w:rsid w:val="00AE71D7"/>
    <w:rsid w:val="00AE7253"/>
    <w:rsid w:val="00AE72E9"/>
    <w:rsid w:val="00AE7491"/>
    <w:rsid w:val="00AE74BE"/>
    <w:rsid w:val="00AE7564"/>
    <w:rsid w:val="00AE7567"/>
    <w:rsid w:val="00AE7599"/>
    <w:rsid w:val="00AE7662"/>
    <w:rsid w:val="00AE7667"/>
    <w:rsid w:val="00AE776C"/>
    <w:rsid w:val="00AE77B6"/>
    <w:rsid w:val="00AE77DF"/>
    <w:rsid w:val="00AE77F7"/>
    <w:rsid w:val="00AE783E"/>
    <w:rsid w:val="00AE7852"/>
    <w:rsid w:val="00AE789A"/>
    <w:rsid w:val="00AE7980"/>
    <w:rsid w:val="00AE79C6"/>
    <w:rsid w:val="00AE7A42"/>
    <w:rsid w:val="00AE7A4F"/>
    <w:rsid w:val="00AE7BEE"/>
    <w:rsid w:val="00AE7C07"/>
    <w:rsid w:val="00AE7C72"/>
    <w:rsid w:val="00AE7CD9"/>
    <w:rsid w:val="00AE7CDE"/>
    <w:rsid w:val="00AE7CE7"/>
    <w:rsid w:val="00AE7D65"/>
    <w:rsid w:val="00AE7D66"/>
    <w:rsid w:val="00AE7DBC"/>
    <w:rsid w:val="00AF00D2"/>
    <w:rsid w:val="00AF00DA"/>
    <w:rsid w:val="00AF0206"/>
    <w:rsid w:val="00AF02DC"/>
    <w:rsid w:val="00AF03A5"/>
    <w:rsid w:val="00AF04C4"/>
    <w:rsid w:val="00AF04C9"/>
    <w:rsid w:val="00AF04FA"/>
    <w:rsid w:val="00AF068F"/>
    <w:rsid w:val="00AF06DC"/>
    <w:rsid w:val="00AF0815"/>
    <w:rsid w:val="00AF0845"/>
    <w:rsid w:val="00AF093D"/>
    <w:rsid w:val="00AF0A39"/>
    <w:rsid w:val="00AF0A6B"/>
    <w:rsid w:val="00AF0CC2"/>
    <w:rsid w:val="00AF0D3E"/>
    <w:rsid w:val="00AF0DED"/>
    <w:rsid w:val="00AF0E20"/>
    <w:rsid w:val="00AF0F58"/>
    <w:rsid w:val="00AF0FE4"/>
    <w:rsid w:val="00AF103F"/>
    <w:rsid w:val="00AF106E"/>
    <w:rsid w:val="00AF1072"/>
    <w:rsid w:val="00AF117C"/>
    <w:rsid w:val="00AF123A"/>
    <w:rsid w:val="00AF127D"/>
    <w:rsid w:val="00AF12F6"/>
    <w:rsid w:val="00AF139F"/>
    <w:rsid w:val="00AF13E4"/>
    <w:rsid w:val="00AF14B6"/>
    <w:rsid w:val="00AF1555"/>
    <w:rsid w:val="00AF1894"/>
    <w:rsid w:val="00AF1916"/>
    <w:rsid w:val="00AF1A50"/>
    <w:rsid w:val="00AF1AA9"/>
    <w:rsid w:val="00AF1B27"/>
    <w:rsid w:val="00AF1BD0"/>
    <w:rsid w:val="00AF1CD9"/>
    <w:rsid w:val="00AF1F33"/>
    <w:rsid w:val="00AF2010"/>
    <w:rsid w:val="00AF2260"/>
    <w:rsid w:val="00AF2333"/>
    <w:rsid w:val="00AF23C1"/>
    <w:rsid w:val="00AF2404"/>
    <w:rsid w:val="00AF24EF"/>
    <w:rsid w:val="00AF252D"/>
    <w:rsid w:val="00AF253D"/>
    <w:rsid w:val="00AF2551"/>
    <w:rsid w:val="00AF2625"/>
    <w:rsid w:val="00AF265B"/>
    <w:rsid w:val="00AF2813"/>
    <w:rsid w:val="00AF290E"/>
    <w:rsid w:val="00AF29B1"/>
    <w:rsid w:val="00AF29B5"/>
    <w:rsid w:val="00AF2A3E"/>
    <w:rsid w:val="00AF2B16"/>
    <w:rsid w:val="00AF2B1B"/>
    <w:rsid w:val="00AF2BA0"/>
    <w:rsid w:val="00AF2BFE"/>
    <w:rsid w:val="00AF2D32"/>
    <w:rsid w:val="00AF2F90"/>
    <w:rsid w:val="00AF30EA"/>
    <w:rsid w:val="00AF30F8"/>
    <w:rsid w:val="00AF3150"/>
    <w:rsid w:val="00AF3164"/>
    <w:rsid w:val="00AF328C"/>
    <w:rsid w:val="00AF32CB"/>
    <w:rsid w:val="00AF32DD"/>
    <w:rsid w:val="00AF3389"/>
    <w:rsid w:val="00AF33D8"/>
    <w:rsid w:val="00AF343D"/>
    <w:rsid w:val="00AF34AF"/>
    <w:rsid w:val="00AF34C0"/>
    <w:rsid w:val="00AF3584"/>
    <w:rsid w:val="00AF3685"/>
    <w:rsid w:val="00AF36FB"/>
    <w:rsid w:val="00AF3799"/>
    <w:rsid w:val="00AF37C0"/>
    <w:rsid w:val="00AF39BB"/>
    <w:rsid w:val="00AF39F5"/>
    <w:rsid w:val="00AF3ABD"/>
    <w:rsid w:val="00AF3DF0"/>
    <w:rsid w:val="00AF3DFE"/>
    <w:rsid w:val="00AF3E56"/>
    <w:rsid w:val="00AF3ED5"/>
    <w:rsid w:val="00AF406D"/>
    <w:rsid w:val="00AF40D8"/>
    <w:rsid w:val="00AF41C9"/>
    <w:rsid w:val="00AF41D9"/>
    <w:rsid w:val="00AF429A"/>
    <w:rsid w:val="00AF4369"/>
    <w:rsid w:val="00AF439D"/>
    <w:rsid w:val="00AF4435"/>
    <w:rsid w:val="00AF44FA"/>
    <w:rsid w:val="00AF4576"/>
    <w:rsid w:val="00AF4632"/>
    <w:rsid w:val="00AF4645"/>
    <w:rsid w:val="00AF46F4"/>
    <w:rsid w:val="00AF4817"/>
    <w:rsid w:val="00AF4872"/>
    <w:rsid w:val="00AF48E0"/>
    <w:rsid w:val="00AF4A74"/>
    <w:rsid w:val="00AF4AFD"/>
    <w:rsid w:val="00AF4B1E"/>
    <w:rsid w:val="00AF4B9A"/>
    <w:rsid w:val="00AF4BCD"/>
    <w:rsid w:val="00AF4C4B"/>
    <w:rsid w:val="00AF4C64"/>
    <w:rsid w:val="00AF4CFA"/>
    <w:rsid w:val="00AF4D12"/>
    <w:rsid w:val="00AF4D73"/>
    <w:rsid w:val="00AF4E8D"/>
    <w:rsid w:val="00AF4F47"/>
    <w:rsid w:val="00AF4F70"/>
    <w:rsid w:val="00AF4F81"/>
    <w:rsid w:val="00AF4F84"/>
    <w:rsid w:val="00AF4FFF"/>
    <w:rsid w:val="00AF5016"/>
    <w:rsid w:val="00AF5319"/>
    <w:rsid w:val="00AF532D"/>
    <w:rsid w:val="00AF5354"/>
    <w:rsid w:val="00AF53CB"/>
    <w:rsid w:val="00AF5418"/>
    <w:rsid w:val="00AF5616"/>
    <w:rsid w:val="00AF563E"/>
    <w:rsid w:val="00AF5740"/>
    <w:rsid w:val="00AF58CB"/>
    <w:rsid w:val="00AF58D4"/>
    <w:rsid w:val="00AF5A3C"/>
    <w:rsid w:val="00AF5B88"/>
    <w:rsid w:val="00AF5C0E"/>
    <w:rsid w:val="00AF5C4C"/>
    <w:rsid w:val="00AF5C83"/>
    <w:rsid w:val="00AF5C99"/>
    <w:rsid w:val="00AF5EEB"/>
    <w:rsid w:val="00AF5EFC"/>
    <w:rsid w:val="00AF6084"/>
    <w:rsid w:val="00AF60F4"/>
    <w:rsid w:val="00AF6189"/>
    <w:rsid w:val="00AF6210"/>
    <w:rsid w:val="00AF62AA"/>
    <w:rsid w:val="00AF62D3"/>
    <w:rsid w:val="00AF62DC"/>
    <w:rsid w:val="00AF633A"/>
    <w:rsid w:val="00AF63A0"/>
    <w:rsid w:val="00AF63FE"/>
    <w:rsid w:val="00AF64DE"/>
    <w:rsid w:val="00AF64E0"/>
    <w:rsid w:val="00AF65A7"/>
    <w:rsid w:val="00AF6614"/>
    <w:rsid w:val="00AF6713"/>
    <w:rsid w:val="00AF6720"/>
    <w:rsid w:val="00AF6724"/>
    <w:rsid w:val="00AF6727"/>
    <w:rsid w:val="00AF6766"/>
    <w:rsid w:val="00AF68E2"/>
    <w:rsid w:val="00AF69CB"/>
    <w:rsid w:val="00AF69ED"/>
    <w:rsid w:val="00AF6A67"/>
    <w:rsid w:val="00AF6B2E"/>
    <w:rsid w:val="00AF6B64"/>
    <w:rsid w:val="00AF6BB6"/>
    <w:rsid w:val="00AF6BB9"/>
    <w:rsid w:val="00AF6BF9"/>
    <w:rsid w:val="00AF6C3E"/>
    <w:rsid w:val="00AF6CEC"/>
    <w:rsid w:val="00AF6EE5"/>
    <w:rsid w:val="00AF70BB"/>
    <w:rsid w:val="00AF70E4"/>
    <w:rsid w:val="00AF722F"/>
    <w:rsid w:val="00AF72FD"/>
    <w:rsid w:val="00AF74BA"/>
    <w:rsid w:val="00AF74EA"/>
    <w:rsid w:val="00AF763D"/>
    <w:rsid w:val="00AF7715"/>
    <w:rsid w:val="00AF7726"/>
    <w:rsid w:val="00AF7789"/>
    <w:rsid w:val="00AF77A7"/>
    <w:rsid w:val="00AF7856"/>
    <w:rsid w:val="00AF796A"/>
    <w:rsid w:val="00AF79B9"/>
    <w:rsid w:val="00AF79F3"/>
    <w:rsid w:val="00AF7A48"/>
    <w:rsid w:val="00AF7A81"/>
    <w:rsid w:val="00AF7B88"/>
    <w:rsid w:val="00AF7D94"/>
    <w:rsid w:val="00AF7DD0"/>
    <w:rsid w:val="00AF7E03"/>
    <w:rsid w:val="00AF7FCA"/>
    <w:rsid w:val="00B000AC"/>
    <w:rsid w:val="00B00157"/>
    <w:rsid w:val="00B001A4"/>
    <w:rsid w:val="00B001ED"/>
    <w:rsid w:val="00B00273"/>
    <w:rsid w:val="00B00329"/>
    <w:rsid w:val="00B0037D"/>
    <w:rsid w:val="00B003D4"/>
    <w:rsid w:val="00B004D6"/>
    <w:rsid w:val="00B004E4"/>
    <w:rsid w:val="00B00606"/>
    <w:rsid w:val="00B00637"/>
    <w:rsid w:val="00B00795"/>
    <w:rsid w:val="00B007AC"/>
    <w:rsid w:val="00B009F6"/>
    <w:rsid w:val="00B00A68"/>
    <w:rsid w:val="00B00A78"/>
    <w:rsid w:val="00B00AF2"/>
    <w:rsid w:val="00B00BDA"/>
    <w:rsid w:val="00B00C06"/>
    <w:rsid w:val="00B00C93"/>
    <w:rsid w:val="00B00CA0"/>
    <w:rsid w:val="00B00E09"/>
    <w:rsid w:val="00B00ECE"/>
    <w:rsid w:val="00B00FA8"/>
    <w:rsid w:val="00B0103B"/>
    <w:rsid w:val="00B01091"/>
    <w:rsid w:val="00B01187"/>
    <w:rsid w:val="00B011D0"/>
    <w:rsid w:val="00B01207"/>
    <w:rsid w:val="00B01285"/>
    <w:rsid w:val="00B01493"/>
    <w:rsid w:val="00B01504"/>
    <w:rsid w:val="00B01514"/>
    <w:rsid w:val="00B0157F"/>
    <w:rsid w:val="00B0163A"/>
    <w:rsid w:val="00B0169C"/>
    <w:rsid w:val="00B016BC"/>
    <w:rsid w:val="00B016EE"/>
    <w:rsid w:val="00B01742"/>
    <w:rsid w:val="00B017E7"/>
    <w:rsid w:val="00B017FE"/>
    <w:rsid w:val="00B0187A"/>
    <w:rsid w:val="00B019B5"/>
    <w:rsid w:val="00B019F1"/>
    <w:rsid w:val="00B01A28"/>
    <w:rsid w:val="00B01C11"/>
    <w:rsid w:val="00B01DFF"/>
    <w:rsid w:val="00B01F69"/>
    <w:rsid w:val="00B01F91"/>
    <w:rsid w:val="00B020A7"/>
    <w:rsid w:val="00B021D1"/>
    <w:rsid w:val="00B021DA"/>
    <w:rsid w:val="00B0226F"/>
    <w:rsid w:val="00B0230D"/>
    <w:rsid w:val="00B02360"/>
    <w:rsid w:val="00B023A9"/>
    <w:rsid w:val="00B023E6"/>
    <w:rsid w:val="00B0244A"/>
    <w:rsid w:val="00B024B9"/>
    <w:rsid w:val="00B02619"/>
    <w:rsid w:val="00B0266A"/>
    <w:rsid w:val="00B026CB"/>
    <w:rsid w:val="00B027FF"/>
    <w:rsid w:val="00B0284B"/>
    <w:rsid w:val="00B029F6"/>
    <w:rsid w:val="00B02A74"/>
    <w:rsid w:val="00B02AAD"/>
    <w:rsid w:val="00B02B6B"/>
    <w:rsid w:val="00B02BBB"/>
    <w:rsid w:val="00B02C61"/>
    <w:rsid w:val="00B02CAD"/>
    <w:rsid w:val="00B02DD4"/>
    <w:rsid w:val="00B02E60"/>
    <w:rsid w:val="00B02EAB"/>
    <w:rsid w:val="00B03086"/>
    <w:rsid w:val="00B03090"/>
    <w:rsid w:val="00B030D1"/>
    <w:rsid w:val="00B030EA"/>
    <w:rsid w:val="00B030ED"/>
    <w:rsid w:val="00B03119"/>
    <w:rsid w:val="00B03166"/>
    <w:rsid w:val="00B03206"/>
    <w:rsid w:val="00B03234"/>
    <w:rsid w:val="00B0323A"/>
    <w:rsid w:val="00B0326A"/>
    <w:rsid w:val="00B032C4"/>
    <w:rsid w:val="00B032FA"/>
    <w:rsid w:val="00B03324"/>
    <w:rsid w:val="00B033FC"/>
    <w:rsid w:val="00B03494"/>
    <w:rsid w:val="00B034BA"/>
    <w:rsid w:val="00B0350D"/>
    <w:rsid w:val="00B03596"/>
    <w:rsid w:val="00B03609"/>
    <w:rsid w:val="00B0362D"/>
    <w:rsid w:val="00B0382E"/>
    <w:rsid w:val="00B03865"/>
    <w:rsid w:val="00B03883"/>
    <w:rsid w:val="00B03919"/>
    <w:rsid w:val="00B039D3"/>
    <w:rsid w:val="00B03BC5"/>
    <w:rsid w:val="00B03D3F"/>
    <w:rsid w:val="00B03E5B"/>
    <w:rsid w:val="00B03F8D"/>
    <w:rsid w:val="00B04044"/>
    <w:rsid w:val="00B04073"/>
    <w:rsid w:val="00B0408D"/>
    <w:rsid w:val="00B040B5"/>
    <w:rsid w:val="00B040EC"/>
    <w:rsid w:val="00B041A9"/>
    <w:rsid w:val="00B041E4"/>
    <w:rsid w:val="00B04235"/>
    <w:rsid w:val="00B042FE"/>
    <w:rsid w:val="00B04349"/>
    <w:rsid w:val="00B04444"/>
    <w:rsid w:val="00B04707"/>
    <w:rsid w:val="00B04730"/>
    <w:rsid w:val="00B047A8"/>
    <w:rsid w:val="00B04879"/>
    <w:rsid w:val="00B048BA"/>
    <w:rsid w:val="00B04948"/>
    <w:rsid w:val="00B0499A"/>
    <w:rsid w:val="00B04A79"/>
    <w:rsid w:val="00B04B14"/>
    <w:rsid w:val="00B04B5F"/>
    <w:rsid w:val="00B04B6F"/>
    <w:rsid w:val="00B04CB3"/>
    <w:rsid w:val="00B04CCB"/>
    <w:rsid w:val="00B04D08"/>
    <w:rsid w:val="00B04D29"/>
    <w:rsid w:val="00B04E00"/>
    <w:rsid w:val="00B04F54"/>
    <w:rsid w:val="00B04FBE"/>
    <w:rsid w:val="00B050A3"/>
    <w:rsid w:val="00B05105"/>
    <w:rsid w:val="00B05163"/>
    <w:rsid w:val="00B051DD"/>
    <w:rsid w:val="00B052DA"/>
    <w:rsid w:val="00B052E8"/>
    <w:rsid w:val="00B0537F"/>
    <w:rsid w:val="00B05384"/>
    <w:rsid w:val="00B053F3"/>
    <w:rsid w:val="00B05401"/>
    <w:rsid w:val="00B0542D"/>
    <w:rsid w:val="00B054F9"/>
    <w:rsid w:val="00B05535"/>
    <w:rsid w:val="00B0553D"/>
    <w:rsid w:val="00B05587"/>
    <w:rsid w:val="00B055AD"/>
    <w:rsid w:val="00B055E7"/>
    <w:rsid w:val="00B05624"/>
    <w:rsid w:val="00B05672"/>
    <w:rsid w:val="00B056AB"/>
    <w:rsid w:val="00B056EF"/>
    <w:rsid w:val="00B05963"/>
    <w:rsid w:val="00B05A0D"/>
    <w:rsid w:val="00B05A16"/>
    <w:rsid w:val="00B05A3B"/>
    <w:rsid w:val="00B05ADA"/>
    <w:rsid w:val="00B05AEC"/>
    <w:rsid w:val="00B05BF4"/>
    <w:rsid w:val="00B05C2B"/>
    <w:rsid w:val="00B05C53"/>
    <w:rsid w:val="00B05CCB"/>
    <w:rsid w:val="00B05CE0"/>
    <w:rsid w:val="00B05D66"/>
    <w:rsid w:val="00B05DC7"/>
    <w:rsid w:val="00B05DF1"/>
    <w:rsid w:val="00B060E0"/>
    <w:rsid w:val="00B060E5"/>
    <w:rsid w:val="00B060F2"/>
    <w:rsid w:val="00B0618A"/>
    <w:rsid w:val="00B061B4"/>
    <w:rsid w:val="00B061C4"/>
    <w:rsid w:val="00B061D5"/>
    <w:rsid w:val="00B06334"/>
    <w:rsid w:val="00B0635B"/>
    <w:rsid w:val="00B063BD"/>
    <w:rsid w:val="00B06411"/>
    <w:rsid w:val="00B065BA"/>
    <w:rsid w:val="00B065E4"/>
    <w:rsid w:val="00B0662A"/>
    <w:rsid w:val="00B0663D"/>
    <w:rsid w:val="00B06711"/>
    <w:rsid w:val="00B06718"/>
    <w:rsid w:val="00B06848"/>
    <w:rsid w:val="00B068D4"/>
    <w:rsid w:val="00B06964"/>
    <w:rsid w:val="00B06A90"/>
    <w:rsid w:val="00B06C9B"/>
    <w:rsid w:val="00B06CF0"/>
    <w:rsid w:val="00B06D0D"/>
    <w:rsid w:val="00B06D23"/>
    <w:rsid w:val="00B06DC3"/>
    <w:rsid w:val="00B06E80"/>
    <w:rsid w:val="00B06EB7"/>
    <w:rsid w:val="00B06F29"/>
    <w:rsid w:val="00B06F5E"/>
    <w:rsid w:val="00B06F7F"/>
    <w:rsid w:val="00B06FA5"/>
    <w:rsid w:val="00B07044"/>
    <w:rsid w:val="00B07109"/>
    <w:rsid w:val="00B07110"/>
    <w:rsid w:val="00B07260"/>
    <w:rsid w:val="00B07274"/>
    <w:rsid w:val="00B07410"/>
    <w:rsid w:val="00B07436"/>
    <w:rsid w:val="00B0743D"/>
    <w:rsid w:val="00B075FE"/>
    <w:rsid w:val="00B076D4"/>
    <w:rsid w:val="00B0783D"/>
    <w:rsid w:val="00B078BD"/>
    <w:rsid w:val="00B07B95"/>
    <w:rsid w:val="00B07B99"/>
    <w:rsid w:val="00B07BA0"/>
    <w:rsid w:val="00B07C77"/>
    <w:rsid w:val="00B07D46"/>
    <w:rsid w:val="00B07D74"/>
    <w:rsid w:val="00B07F98"/>
    <w:rsid w:val="00B07FF7"/>
    <w:rsid w:val="00B101AA"/>
    <w:rsid w:val="00B1031B"/>
    <w:rsid w:val="00B1036A"/>
    <w:rsid w:val="00B10465"/>
    <w:rsid w:val="00B10478"/>
    <w:rsid w:val="00B10505"/>
    <w:rsid w:val="00B10509"/>
    <w:rsid w:val="00B10562"/>
    <w:rsid w:val="00B10675"/>
    <w:rsid w:val="00B106D4"/>
    <w:rsid w:val="00B10839"/>
    <w:rsid w:val="00B1088E"/>
    <w:rsid w:val="00B10932"/>
    <w:rsid w:val="00B1098E"/>
    <w:rsid w:val="00B109F0"/>
    <w:rsid w:val="00B10A3C"/>
    <w:rsid w:val="00B10A4B"/>
    <w:rsid w:val="00B10AEB"/>
    <w:rsid w:val="00B10C45"/>
    <w:rsid w:val="00B10CC1"/>
    <w:rsid w:val="00B10CCD"/>
    <w:rsid w:val="00B10CEE"/>
    <w:rsid w:val="00B10D55"/>
    <w:rsid w:val="00B10D6D"/>
    <w:rsid w:val="00B10E61"/>
    <w:rsid w:val="00B10E6D"/>
    <w:rsid w:val="00B10E9E"/>
    <w:rsid w:val="00B10F79"/>
    <w:rsid w:val="00B11003"/>
    <w:rsid w:val="00B111A3"/>
    <w:rsid w:val="00B1120A"/>
    <w:rsid w:val="00B11218"/>
    <w:rsid w:val="00B11243"/>
    <w:rsid w:val="00B112AD"/>
    <w:rsid w:val="00B112FE"/>
    <w:rsid w:val="00B1144A"/>
    <w:rsid w:val="00B114DB"/>
    <w:rsid w:val="00B1156A"/>
    <w:rsid w:val="00B1168D"/>
    <w:rsid w:val="00B116B7"/>
    <w:rsid w:val="00B11746"/>
    <w:rsid w:val="00B11774"/>
    <w:rsid w:val="00B118D0"/>
    <w:rsid w:val="00B118D6"/>
    <w:rsid w:val="00B11961"/>
    <w:rsid w:val="00B119AB"/>
    <w:rsid w:val="00B11A1D"/>
    <w:rsid w:val="00B11A95"/>
    <w:rsid w:val="00B11C4C"/>
    <w:rsid w:val="00B11C8C"/>
    <w:rsid w:val="00B11CB1"/>
    <w:rsid w:val="00B11D12"/>
    <w:rsid w:val="00B11D30"/>
    <w:rsid w:val="00B11D3B"/>
    <w:rsid w:val="00B11E22"/>
    <w:rsid w:val="00B11E50"/>
    <w:rsid w:val="00B11EC0"/>
    <w:rsid w:val="00B11EC1"/>
    <w:rsid w:val="00B11ED7"/>
    <w:rsid w:val="00B11F59"/>
    <w:rsid w:val="00B11FD0"/>
    <w:rsid w:val="00B12072"/>
    <w:rsid w:val="00B1213C"/>
    <w:rsid w:val="00B12149"/>
    <w:rsid w:val="00B12207"/>
    <w:rsid w:val="00B12390"/>
    <w:rsid w:val="00B123DA"/>
    <w:rsid w:val="00B12454"/>
    <w:rsid w:val="00B126FA"/>
    <w:rsid w:val="00B12753"/>
    <w:rsid w:val="00B1276B"/>
    <w:rsid w:val="00B127F9"/>
    <w:rsid w:val="00B12842"/>
    <w:rsid w:val="00B12900"/>
    <w:rsid w:val="00B129D3"/>
    <w:rsid w:val="00B129FF"/>
    <w:rsid w:val="00B12B55"/>
    <w:rsid w:val="00B12CDD"/>
    <w:rsid w:val="00B12DE6"/>
    <w:rsid w:val="00B12E6C"/>
    <w:rsid w:val="00B12F0A"/>
    <w:rsid w:val="00B12F75"/>
    <w:rsid w:val="00B12FC2"/>
    <w:rsid w:val="00B12FC5"/>
    <w:rsid w:val="00B12FF3"/>
    <w:rsid w:val="00B12FF7"/>
    <w:rsid w:val="00B13014"/>
    <w:rsid w:val="00B13027"/>
    <w:rsid w:val="00B13079"/>
    <w:rsid w:val="00B13096"/>
    <w:rsid w:val="00B130F2"/>
    <w:rsid w:val="00B13144"/>
    <w:rsid w:val="00B1314B"/>
    <w:rsid w:val="00B13176"/>
    <w:rsid w:val="00B131A5"/>
    <w:rsid w:val="00B131B0"/>
    <w:rsid w:val="00B13276"/>
    <w:rsid w:val="00B1329B"/>
    <w:rsid w:val="00B133A7"/>
    <w:rsid w:val="00B13404"/>
    <w:rsid w:val="00B1345F"/>
    <w:rsid w:val="00B13490"/>
    <w:rsid w:val="00B135AC"/>
    <w:rsid w:val="00B135E8"/>
    <w:rsid w:val="00B13611"/>
    <w:rsid w:val="00B13662"/>
    <w:rsid w:val="00B1383D"/>
    <w:rsid w:val="00B13846"/>
    <w:rsid w:val="00B13BEB"/>
    <w:rsid w:val="00B13C7D"/>
    <w:rsid w:val="00B13CE1"/>
    <w:rsid w:val="00B13D4C"/>
    <w:rsid w:val="00B13DF9"/>
    <w:rsid w:val="00B13E44"/>
    <w:rsid w:val="00B13E4F"/>
    <w:rsid w:val="00B13F21"/>
    <w:rsid w:val="00B13F69"/>
    <w:rsid w:val="00B13FFA"/>
    <w:rsid w:val="00B1410A"/>
    <w:rsid w:val="00B141AA"/>
    <w:rsid w:val="00B14302"/>
    <w:rsid w:val="00B14315"/>
    <w:rsid w:val="00B143AE"/>
    <w:rsid w:val="00B143D3"/>
    <w:rsid w:val="00B143F2"/>
    <w:rsid w:val="00B14440"/>
    <w:rsid w:val="00B14512"/>
    <w:rsid w:val="00B14523"/>
    <w:rsid w:val="00B1458A"/>
    <w:rsid w:val="00B145E0"/>
    <w:rsid w:val="00B14670"/>
    <w:rsid w:val="00B14706"/>
    <w:rsid w:val="00B14743"/>
    <w:rsid w:val="00B1481D"/>
    <w:rsid w:val="00B148E0"/>
    <w:rsid w:val="00B149D8"/>
    <w:rsid w:val="00B14A1F"/>
    <w:rsid w:val="00B14A3B"/>
    <w:rsid w:val="00B14B37"/>
    <w:rsid w:val="00B14BAC"/>
    <w:rsid w:val="00B14C8D"/>
    <w:rsid w:val="00B14CB1"/>
    <w:rsid w:val="00B14D4B"/>
    <w:rsid w:val="00B14E90"/>
    <w:rsid w:val="00B14EE8"/>
    <w:rsid w:val="00B15199"/>
    <w:rsid w:val="00B152FC"/>
    <w:rsid w:val="00B15446"/>
    <w:rsid w:val="00B15535"/>
    <w:rsid w:val="00B15569"/>
    <w:rsid w:val="00B1557C"/>
    <w:rsid w:val="00B155D2"/>
    <w:rsid w:val="00B15625"/>
    <w:rsid w:val="00B1565C"/>
    <w:rsid w:val="00B156F1"/>
    <w:rsid w:val="00B1579C"/>
    <w:rsid w:val="00B158BF"/>
    <w:rsid w:val="00B15904"/>
    <w:rsid w:val="00B159A0"/>
    <w:rsid w:val="00B15A11"/>
    <w:rsid w:val="00B15B24"/>
    <w:rsid w:val="00B15B86"/>
    <w:rsid w:val="00B15C1F"/>
    <w:rsid w:val="00B15C3D"/>
    <w:rsid w:val="00B15C40"/>
    <w:rsid w:val="00B15C52"/>
    <w:rsid w:val="00B15C55"/>
    <w:rsid w:val="00B15C96"/>
    <w:rsid w:val="00B15CF3"/>
    <w:rsid w:val="00B15D0E"/>
    <w:rsid w:val="00B15DC2"/>
    <w:rsid w:val="00B15E77"/>
    <w:rsid w:val="00B15EFB"/>
    <w:rsid w:val="00B15FF9"/>
    <w:rsid w:val="00B16049"/>
    <w:rsid w:val="00B160A8"/>
    <w:rsid w:val="00B16122"/>
    <w:rsid w:val="00B163F0"/>
    <w:rsid w:val="00B16506"/>
    <w:rsid w:val="00B16573"/>
    <w:rsid w:val="00B1667C"/>
    <w:rsid w:val="00B1680E"/>
    <w:rsid w:val="00B168C9"/>
    <w:rsid w:val="00B168DE"/>
    <w:rsid w:val="00B16902"/>
    <w:rsid w:val="00B1694E"/>
    <w:rsid w:val="00B16967"/>
    <w:rsid w:val="00B16978"/>
    <w:rsid w:val="00B16AAD"/>
    <w:rsid w:val="00B16AD0"/>
    <w:rsid w:val="00B16CEC"/>
    <w:rsid w:val="00B16D4F"/>
    <w:rsid w:val="00B16E51"/>
    <w:rsid w:val="00B16E70"/>
    <w:rsid w:val="00B16F30"/>
    <w:rsid w:val="00B170BC"/>
    <w:rsid w:val="00B1711A"/>
    <w:rsid w:val="00B17210"/>
    <w:rsid w:val="00B17217"/>
    <w:rsid w:val="00B17376"/>
    <w:rsid w:val="00B173BE"/>
    <w:rsid w:val="00B175AF"/>
    <w:rsid w:val="00B175EE"/>
    <w:rsid w:val="00B17648"/>
    <w:rsid w:val="00B176B9"/>
    <w:rsid w:val="00B176E9"/>
    <w:rsid w:val="00B1771C"/>
    <w:rsid w:val="00B17723"/>
    <w:rsid w:val="00B1777F"/>
    <w:rsid w:val="00B17796"/>
    <w:rsid w:val="00B17821"/>
    <w:rsid w:val="00B17859"/>
    <w:rsid w:val="00B1785C"/>
    <w:rsid w:val="00B178F7"/>
    <w:rsid w:val="00B17912"/>
    <w:rsid w:val="00B17968"/>
    <w:rsid w:val="00B179AC"/>
    <w:rsid w:val="00B17B1F"/>
    <w:rsid w:val="00B17C33"/>
    <w:rsid w:val="00B17CF8"/>
    <w:rsid w:val="00B17D1E"/>
    <w:rsid w:val="00B17E44"/>
    <w:rsid w:val="00B17EA4"/>
    <w:rsid w:val="00B17EA8"/>
    <w:rsid w:val="00B17FA5"/>
    <w:rsid w:val="00B200CF"/>
    <w:rsid w:val="00B2023D"/>
    <w:rsid w:val="00B2027B"/>
    <w:rsid w:val="00B202E6"/>
    <w:rsid w:val="00B2035A"/>
    <w:rsid w:val="00B203BA"/>
    <w:rsid w:val="00B20512"/>
    <w:rsid w:val="00B2067D"/>
    <w:rsid w:val="00B2069C"/>
    <w:rsid w:val="00B206CB"/>
    <w:rsid w:val="00B2075E"/>
    <w:rsid w:val="00B20812"/>
    <w:rsid w:val="00B208CB"/>
    <w:rsid w:val="00B208FD"/>
    <w:rsid w:val="00B20903"/>
    <w:rsid w:val="00B20911"/>
    <w:rsid w:val="00B209A2"/>
    <w:rsid w:val="00B209A4"/>
    <w:rsid w:val="00B20A3D"/>
    <w:rsid w:val="00B20AE1"/>
    <w:rsid w:val="00B20B0B"/>
    <w:rsid w:val="00B20B39"/>
    <w:rsid w:val="00B20BD8"/>
    <w:rsid w:val="00B20E7A"/>
    <w:rsid w:val="00B20F67"/>
    <w:rsid w:val="00B20FC2"/>
    <w:rsid w:val="00B21113"/>
    <w:rsid w:val="00B21172"/>
    <w:rsid w:val="00B21199"/>
    <w:rsid w:val="00B211A1"/>
    <w:rsid w:val="00B211CB"/>
    <w:rsid w:val="00B211CD"/>
    <w:rsid w:val="00B2121B"/>
    <w:rsid w:val="00B213A2"/>
    <w:rsid w:val="00B213B7"/>
    <w:rsid w:val="00B213E8"/>
    <w:rsid w:val="00B214FC"/>
    <w:rsid w:val="00B2161F"/>
    <w:rsid w:val="00B2162A"/>
    <w:rsid w:val="00B216E3"/>
    <w:rsid w:val="00B21739"/>
    <w:rsid w:val="00B2181F"/>
    <w:rsid w:val="00B2196D"/>
    <w:rsid w:val="00B21A06"/>
    <w:rsid w:val="00B21B82"/>
    <w:rsid w:val="00B21BCC"/>
    <w:rsid w:val="00B21BE9"/>
    <w:rsid w:val="00B21D5A"/>
    <w:rsid w:val="00B21D84"/>
    <w:rsid w:val="00B21DD6"/>
    <w:rsid w:val="00B21DE4"/>
    <w:rsid w:val="00B21DFA"/>
    <w:rsid w:val="00B21E98"/>
    <w:rsid w:val="00B22028"/>
    <w:rsid w:val="00B2202D"/>
    <w:rsid w:val="00B220B5"/>
    <w:rsid w:val="00B22109"/>
    <w:rsid w:val="00B22299"/>
    <w:rsid w:val="00B2232A"/>
    <w:rsid w:val="00B2246C"/>
    <w:rsid w:val="00B22487"/>
    <w:rsid w:val="00B225A0"/>
    <w:rsid w:val="00B225BD"/>
    <w:rsid w:val="00B2261D"/>
    <w:rsid w:val="00B22701"/>
    <w:rsid w:val="00B2271F"/>
    <w:rsid w:val="00B22740"/>
    <w:rsid w:val="00B22864"/>
    <w:rsid w:val="00B228AD"/>
    <w:rsid w:val="00B22942"/>
    <w:rsid w:val="00B2299D"/>
    <w:rsid w:val="00B22AA2"/>
    <w:rsid w:val="00B22B0C"/>
    <w:rsid w:val="00B22B14"/>
    <w:rsid w:val="00B22B8A"/>
    <w:rsid w:val="00B22C00"/>
    <w:rsid w:val="00B22C31"/>
    <w:rsid w:val="00B22E17"/>
    <w:rsid w:val="00B22F76"/>
    <w:rsid w:val="00B22FB8"/>
    <w:rsid w:val="00B23005"/>
    <w:rsid w:val="00B2306A"/>
    <w:rsid w:val="00B23176"/>
    <w:rsid w:val="00B231BD"/>
    <w:rsid w:val="00B231DA"/>
    <w:rsid w:val="00B231E3"/>
    <w:rsid w:val="00B2325A"/>
    <w:rsid w:val="00B2337D"/>
    <w:rsid w:val="00B233B0"/>
    <w:rsid w:val="00B233BC"/>
    <w:rsid w:val="00B233C6"/>
    <w:rsid w:val="00B233D6"/>
    <w:rsid w:val="00B234E1"/>
    <w:rsid w:val="00B235C0"/>
    <w:rsid w:val="00B23668"/>
    <w:rsid w:val="00B23710"/>
    <w:rsid w:val="00B238F8"/>
    <w:rsid w:val="00B23989"/>
    <w:rsid w:val="00B23A4B"/>
    <w:rsid w:val="00B23B41"/>
    <w:rsid w:val="00B23B4B"/>
    <w:rsid w:val="00B23B85"/>
    <w:rsid w:val="00B23C1B"/>
    <w:rsid w:val="00B23CAE"/>
    <w:rsid w:val="00B23CD1"/>
    <w:rsid w:val="00B23D3A"/>
    <w:rsid w:val="00B23D9C"/>
    <w:rsid w:val="00B23DA9"/>
    <w:rsid w:val="00B23E19"/>
    <w:rsid w:val="00B23E3F"/>
    <w:rsid w:val="00B23E4F"/>
    <w:rsid w:val="00B23E5A"/>
    <w:rsid w:val="00B23EA9"/>
    <w:rsid w:val="00B23FFC"/>
    <w:rsid w:val="00B240D2"/>
    <w:rsid w:val="00B24189"/>
    <w:rsid w:val="00B241EF"/>
    <w:rsid w:val="00B2421D"/>
    <w:rsid w:val="00B2443D"/>
    <w:rsid w:val="00B24467"/>
    <w:rsid w:val="00B24520"/>
    <w:rsid w:val="00B24527"/>
    <w:rsid w:val="00B24691"/>
    <w:rsid w:val="00B246CC"/>
    <w:rsid w:val="00B24793"/>
    <w:rsid w:val="00B249FD"/>
    <w:rsid w:val="00B24A8D"/>
    <w:rsid w:val="00B24AE2"/>
    <w:rsid w:val="00B24B35"/>
    <w:rsid w:val="00B24B49"/>
    <w:rsid w:val="00B24CCF"/>
    <w:rsid w:val="00B24D8E"/>
    <w:rsid w:val="00B24E19"/>
    <w:rsid w:val="00B24E31"/>
    <w:rsid w:val="00B24F05"/>
    <w:rsid w:val="00B25100"/>
    <w:rsid w:val="00B251B7"/>
    <w:rsid w:val="00B25254"/>
    <w:rsid w:val="00B2526B"/>
    <w:rsid w:val="00B25389"/>
    <w:rsid w:val="00B253AE"/>
    <w:rsid w:val="00B25409"/>
    <w:rsid w:val="00B25492"/>
    <w:rsid w:val="00B254B8"/>
    <w:rsid w:val="00B25615"/>
    <w:rsid w:val="00B25691"/>
    <w:rsid w:val="00B25699"/>
    <w:rsid w:val="00B256D9"/>
    <w:rsid w:val="00B2579A"/>
    <w:rsid w:val="00B257B7"/>
    <w:rsid w:val="00B257C6"/>
    <w:rsid w:val="00B2589E"/>
    <w:rsid w:val="00B25932"/>
    <w:rsid w:val="00B25987"/>
    <w:rsid w:val="00B25990"/>
    <w:rsid w:val="00B25A08"/>
    <w:rsid w:val="00B25A46"/>
    <w:rsid w:val="00B25A98"/>
    <w:rsid w:val="00B25BDA"/>
    <w:rsid w:val="00B25C8F"/>
    <w:rsid w:val="00B25D36"/>
    <w:rsid w:val="00B25D3B"/>
    <w:rsid w:val="00B25E1A"/>
    <w:rsid w:val="00B25F07"/>
    <w:rsid w:val="00B25F32"/>
    <w:rsid w:val="00B25F4A"/>
    <w:rsid w:val="00B25F82"/>
    <w:rsid w:val="00B25FA6"/>
    <w:rsid w:val="00B25FD6"/>
    <w:rsid w:val="00B25FD9"/>
    <w:rsid w:val="00B25FFB"/>
    <w:rsid w:val="00B261D9"/>
    <w:rsid w:val="00B261E0"/>
    <w:rsid w:val="00B261F5"/>
    <w:rsid w:val="00B2621E"/>
    <w:rsid w:val="00B262AE"/>
    <w:rsid w:val="00B26421"/>
    <w:rsid w:val="00B2647B"/>
    <w:rsid w:val="00B2650B"/>
    <w:rsid w:val="00B26524"/>
    <w:rsid w:val="00B26597"/>
    <w:rsid w:val="00B265AA"/>
    <w:rsid w:val="00B2660E"/>
    <w:rsid w:val="00B26646"/>
    <w:rsid w:val="00B267EA"/>
    <w:rsid w:val="00B267F7"/>
    <w:rsid w:val="00B26814"/>
    <w:rsid w:val="00B2682A"/>
    <w:rsid w:val="00B26842"/>
    <w:rsid w:val="00B26897"/>
    <w:rsid w:val="00B268D4"/>
    <w:rsid w:val="00B269A8"/>
    <w:rsid w:val="00B26B78"/>
    <w:rsid w:val="00B26B7E"/>
    <w:rsid w:val="00B26B84"/>
    <w:rsid w:val="00B26BB8"/>
    <w:rsid w:val="00B26E17"/>
    <w:rsid w:val="00B26E61"/>
    <w:rsid w:val="00B26E88"/>
    <w:rsid w:val="00B26EE3"/>
    <w:rsid w:val="00B26F6B"/>
    <w:rsid w:val="00B26F78"/>
    <w:rsid w:val="00B26FDF"/>
    <w:rsid w:val="00B27015"/>
    <w:rsid w:val="00B27026"/>
    <w:rsid w:val="00B27106"/>
    <w:rsid w:val="00B2714A"/>
    <w:rsid w:val="00B27272"/>
    <w:rsid w:val="00B27310"/>
    <w:rsid w:val="00B2731B"/>
    <w:rsid w:val="00B27349"/>
    <w:rsid w:val="00B2735F"/>
    <w:rsid w:val="00B273F8"/>
    <w:rsid w:val="00B274AC"/>
    <w:rsid w:val="00B27617"/>
    <w:rsid w:val="00B2776B"/>
    <w:rsid w:val="00B277DD"/>
    <w:rsid w:val="00B277E4"/>
    <w:rsid w:val="00B27818"/>
    <w:rsid w:val="00B27838"/>
    <w:rsid w:val="00B2785F"/>
    <w:rsid w:val="00B27872"/>
    <w:rsid w:val="00B279C4"/>
    <w:rsid w:val="00B27A1C"/>
    <w:rsid w:val="00B27A39"/>
    <w:rsid w:val="00B27BEB"/>
    <w:rsid w:val="00B27CD3"/>
    <w:rsid w:val="00B27D6F"/>
    <w:rsid w:val="00B27E6D"/>
    <w:rsid w:val="00B27EE7"/>
    <w:rsid w:val="00B27F1B"/>
    <w:rsid w:val="00B27FA7"/>
    <w:rsid w:val="00B30005"/>
    <w:rsid w:val="00B301B8"/>
    <w:rsid w:val="00B30315"/>
    <w:rsid w:val="00B3036D"/>
    <w:rsid w:val="00B303E4"/>
    <w:rsid w:val="00B304F3"/>
    <w:rsid w:val="00B3057E"/>
    <w:rsid w:val="00B307A8"/>
    <w:rsid w:val="00B30857"/>
    <w:rsid w:val="00B3088F"/>
    <w:rsid w:val="00B30914"/>
    <w:rsid w:val="00B309C6"/>
    <w:rsid w:val="00B30A09"/>
    <w:rsid w:val="00B30A58"/>
    <w:rsid w:val="00B30A7C"/>
    <w:rsid w:val="00B30ABB"/>
    <w:rsid w:val="00B30AC5"/>
    <w:rsid w:val="00B30C0E"/>
    <w:rsid w:val="00B30E18"/>
    <w:rsid w:val="00B30E2D"/>
    <w:rsid w:val="00B30ECD"/>
    <w:rsid w:val="00B30F00"/>
    <w:rsid w:val="00B30F62"/>
    <w:rsid w:val="00B30F81"/>
    <w:rsid w:val="00B30FA7"/>
    <w:rsid w:val="00B3102D"/>
    <w:rsid w:val="00B310A1"/>
    <w:rsid w:val="00B3121D"/>
    <w:rsid w:val="00B31262"/>
    <w:rsid w:val="00B312BB"/>
    <w:rsid w:val="00B312E6"/>
    <w:rsid w:val="00B3136B"/>
    <w:rsid w:val="00B313A0"/>
    <w:rsid w:val="00B313B2"/>
    <w:rsid w:val="00B3148A"/>
    <w:rsid w:val="00B31528"/>
    <w:rsid w:val="00B31647"/>
    <w:rsid w:val="00B31655"/>
    <w:rsid w:val="00B317F8"/>
    <w:rsid w:val="00B318D4"/>
    <w:rsid w:val="00B3191F"/>
    <w:rsid w:val="00B31A68"/>
    <w:rsid w:val="00B31A93"/>
    <w:rsid w:val="00B31AB3"/>
    <w:rsid w:val="00B31AE9"/>
    <w:rsid w:val="00B31C18"/>
    <w:rsid w:val="00B31C37"/>
    <w:rsid w:val="00B31D48"/>
    <w:rsid w:val="00B31D7D"/>
    <w:rsid w:val="00B31E1F"/>
    <w:rsid w:val="00B31E4E"/>
    <w:rsid w:val="00B31E70"/>
    <w:rsid w:val="00B31ECD"/>
    <w:rsid w:val="00B31F38"/>
    <w:rsid w:val="00B31FD8"/>
    <w:rsid w:val="00B31FED"/>
    <w:rsid w:val="00B3207F"/>
    <w:rsid w:val="00B3214E"/>
    <w:rsid w:val="00B321CE"/>
    <w:rsid w:val="00B3221D"/>
    <w:rsid w:val="00B323F3"/>
    <w:rsid w:val="00B32435"/>
    <w:rsid w:val="00B324B7"/>
    <w:rsid w:val="00B32506"/>
    <w:rsid w:val="00B32556"/>
    <w:rsid w:val="00B32576"/>
    <w:rsid w:val="00B328A7"/>
    <w:rsid w:val="00B328C0"/>
    <w:rsid w:val="00B3292C"/>
    <w:rsid w:val="00B329B8"/>
    <w:rsid w:val="00B32AA4"/>
    <w:rsid w:val="00B32AD9"/>
    <w:rsid w:val="00B32B43"/>
    <w:rsid w:val="00B32BB7"/>
    <w:rsid w:val="00B32C26"/>
    <w:rsid w:val="00B32C50"/>
    <w:rsid w:val="00B32CA7"/>
    <w:rsid w:val="00B32E19"/>
    <w:rsid w:val="00B33293"/>
    <w:rsid w:val="00B332D2"/>
    <w:rsid w:val="00B332E7"/>
    <w:rsid w:val="00B33503"/>
    <w:rsid w:val="00B335C1"/>
    <w:rsid w:val="00B33684"/>
    <w:rsid w:val="00B33716"/>
    <w:rsid w:val="00B3374B"/>
    <w:rsid w:val="00B3383B"/>
    <w:rsid w:val="00B339DB"/>
    <w:rsid w:val="00B339FF"/>
    <w:rsid w:val="00B33A1F"/>
    <w:rsid w:val="00B33C59"/>
    <w:rsid w:val="00B33C76"/>
    <w:rsid w:val="00B33D91"/>
    <w:rsid w:val="00B33DB4"/>
    <w:rsid w:val="00B33DF4"/>
    <w:rsid w:val="00B33E89"/>
    <w:rsid w:val="00B33FD4"/>
    <w:rsid w:val="00B341FD"/>
    <w:rsid w:val="00B3420E"/>
    <w:rsid w:val="00B342DD"/>
    <w:rsid w:val="00B342EB"/>
    <w:rsid w:val="00B3430E"/>
    <w:rsid w:val="00B3455A"/>
    <w:rsid w:val="00B34597"/>
    <w:rsid w:val="00B345A2"/>
    <w:rsid w:val="00B345F2"/>
    <w:rsid w:val="00B34641"/>
    <w:rsid w:val="00B34715"/>
    <w:rsid w:val="00B347BB"/>
    <w:rsid w:val="00B347E5"/>
    <w:rsid w:val="00B347F4"/>
    <w:rsid w:val="00B347FD"/>
    <w:rsid w:val="00B348C4"/>
    <w:rsid w:val="00B348EE"/>
    <w:rsid w:val="00B348FA"/>
    <w:rsid w:val="00B34A16"/>
    <w:rsid w:val="00B34A50"/>
    <w:rsid w:val="00B34A61"/>
    <w:rsid w:val="00B34AA2"/>
    <w:rsid w:val="00B34B6B"/>
    <w:rsid w:val="00B34B8B"/>
    <w:rsid w:val="00B34B9D"/>
    <w:rsid w:val="00B34C20"/>
    <w:rsid w:val="00B34CCE"/>
    <w:rsid w:val="00B34CEC"/>
    <w:rsid w:val="00B34D6F"/>
    <w:rsid w:val="00B34D97"/>
    <w:rsid w:val="00B34E10"/>
    <w:rsid w:val="00B34E2A"/>
    <w:rsid w:val="00B35101"/>
    <w:rsid w:val="00B3510A"/>
    <w:rsid w:val="00B35207"/>
    <w:rsid w:val="00B35214"/>
    <w:rsid w:val="00B35321"/>
    <w:rsid w:val="00B3533D"/>
    <w:rsid w:val="00B353EA"/>
    <w:rsid w:val="00B35419"/>
    <w:rsid w:val="00B3543B"/>
    <w:rsid w:val="00B354B5"/>
    <w:rsid w:val="00B35505"/>
    <w:rsid w:val="00B35564"/>
    <w:rsid w:val="00B356AE"/>
    <w:rsid w:val="00B356B3"/>
    <w:rsid w:val="00B35767"/>
    <w:rsid w:val="00B357EC"/>
    <w:rsid w:val="00B3588D"/>
    <w:rsid w:val="00B35A01"/>
    <w:rsid w:val="00B35AEF"/>
    <w:rsid w:val="00B35B73"/>
    <w:rsid w:val="00B35C3E"/>
    <w:rsid w:val="00B35C3F"/>
    <w:rsid w:val="00B35DBE"/>
    <w:rsid w:val="00B35E37"/>
    <w:rsid w:val="00B35F07"/>
    <w:rsid w:val="00B35F1B"/>
    <w:rsid w:val="00B35FE6"/>
    <w:rsid w:val="00B36039"/>
    <w:rsid w:val="00B360BB"/>
    <w:rsid w:val="00B360C6"/>
    <w:rsid w:val="00B36149"/>
    <w:rsid w:val="00B361C9"/>
    <w:rsid w:val="00B36256"/>
    <w:rsid w:val="00B3628E"/>
    <w:rsid w:val="00B363B8"/>
    <w:rsid w:val="00B363DE"/>
    <w:rsid w:val="00B36407"/>
    <w:rsid w:val="00B36561"/>
    <w:rsid w:val="00B36562"/>
    <w:rsid w:val="00B365EA"/>
    <w:rsid w:val="00B366BB"/>
    <w:rsid w:val="00B3670B"/>
    <w:rsid w:val="00B36742"/>
    <w:rsid w:val="00B36781"/>
    <w:rsid w:val="00B368AC"/>
    <w:rsid w:val="00B369B5"/>
    <w:rsid w:val="00B369CA"/>
    <w:rsid w:val="00B369E3"/>
    <w:rsid w:val="00B36A1D"/>
    <w:rsid w:val="00B36B6A"/>
    <w:rsid w:val="00B36C06"/>
    <w:rsid w:val="00B37113"/>
    <w:rsid w:val="00B372B5"/>
    <w:rsid w:val="00B37305"/>
    <w:rsid w:val="00B37374"/>
    <w:rsid w:val="00B374A3"/>
    <w:rsid w:val="00B37624"/>
    <w:rsid w:val="00B3765F"/>
    <w:rsid w:val="00B3773A"/>
    <w:rsid w:val="00B377C6"/>
    <w:rsid w:val="00B377FA"/>
    <w:rsid w:val="00B37946"/>
    <w:rsid w:val="00B37A7B"/>
    <w:rsid w:val="00B37A86"/>
    <w:rsid w:val="00B37B27"/>
    <w:rsid w:val="00B37BDA"/>
    <w:rsid w:val="00B37BEB"/>
    <w:rsid w:val="00B37C99"/>
    <w:rsid w:val="00B37D0B"/>
    <w:rsid w:val="00B37D49"/>
    <w:rsid w:val="00B37D61"/>
    <w:rsid w:val="00B37D73"/>
    <w:rsid w:val="00B37E8E"/>
    <w:rsid w:val="00B37FCF"/>
    <w:rsid w:val="00B40032"/>
    <w:rsid w:val="00B4007C"/>
    <w:rsid w:val="00B4008F"/>
    <w:rsid w:val="00B401A6"/>
    <w:rsid w:val="00B40238"/>
    <w:rsid w:val="00B403D8"/>
    <w:rsid w:val="00B4043F"/>
    <w:rsid w:val="00B4054A"/>
    <w:rsid w:val="00B405B8"/>
    <w:rsid w:val="00B406DB"/>
    <w:rsid w:val="00B4070F"/>
    <w:rsid w:val="00B40816"/>
    <w:rsid w:val="00B40817"/>
    <w:rsid w:val="00B409BC"/>
    <w:rsid w:val="00B409E1"/>
    <w:rsid w:val="00B40A1D"/>
    <w:rsid w:val="00B40A36"/>
    <w:rsid w:val="00B40A56"/>
    <w:rsid w:val="00B40A60"/>
    <w:rsid w:val="00B40A8E"/>
    <w:rsid w:val="00B40BCF"/>
    <w:rsid w:val="00B40BD1"/>
    <w:rsid w:val="00B40CF7"/>
    <w:rsid w:val="00B40DDB"/>
    <w:rsid w:val="00B40FFE"/>
    <w:rsid w:val="00B41116"/>
    <w:rsid w:val="00B41144"/>
    <w:rsid w:val="00B411A5"/>
    <w:rsid w:val="00B41285"/>
    <w:rsid w:val="00B412CA"/>
    <w:rsid w:val="00B4135C"/>
    <w:rsid w:val="00B41361"/>
    <w:rsid w:val="00B4150D"/>
    <w:rsid w:val="00B41602"/>
    <w:rsid w:val="00B41663"/>
    <w:rsid w:val="00B4169B"/>
    <w:rsid w:val="00B416C8"/>
    <w:rsid w:val="00B416E1"/>
    <w:rsid w:val="00B41792"/>
    <w:rsid w:val="00B417D1"/>
    <w:rsid w:val="00B417DE"/>
    <w:rsid w:val="00B417E3"/>
    <w:rsid w:val="00B417E7"/>
    <w:rsid w:val="00B417FF"/>
    <w:rsid w:val="00B418A4"/>
    <w:rsid w:val="00B418D2"/>
    <w:rsid w:val="00B418E2"/>
    <w:rsid w:val="00B4193A"/>
    <w:rsid w:val="00B41AAE"/>
    <w:rsid w:val="00B41ACE"/>
    <w:rsid w:val="00B41BEE"/>
    <w:rsid w:val="00B41BF5"/>
    <w:rsid w:val="00B41C48"/>
    <w:rsid w:val="00B41CC9"/>
    <w:rsid w:val="00B41EEB"/>
    <w:rsid w:val="00B4207C"/>
    <w:rsid w:val="00B42086"/>
    <w:rsid w:val="00B4211F"/>
    <w:rsid w:val="00B421A0"/>
    <w:rsid w:val="00B4239F"/>
    <w:rsid w:val="00B423C3"/>
    <w:rsid w:val="00B423D5"/>
    <w:rsid w:val="00B42426"/>
    <w:rsid w:val="00B424CB"/>
    <w:rsid w:val="00B424E9"/>
    <w:rsid w:val="00B42506"/>
    <w:rsid w:val="00B4254C"/>
    <w:rsid w:val="00B4256E"/>
    <w:rsid w:val="00B425F2"/>
    <w:rsid w:val="00B4260E"/>
    <w:rsid w:val="00B427D6"/>
    <w:rsid w:val="00B427E1"/>
    <w:rsid w:val="00B4283B"/>
    <w:rsid w:val="00B42964"/>
    <w:rsid w:val="00B4296F"/>
    <w:rsid w:val="00B429C2"/>
    <w:rsid w:val="00B429F0"/>
    <w:rsid w:val="00B42A3E"/>
    <w:rsid w:val="00B42AB1"/>
    <w:rsid w:val="00B42CDD"/>
    <w:rsid w:val="00B42E01"/>
    <w:rsid w:val="00B42E4A"/>
    <w:rsid w:val="00B42E93"/>
    <w:rsid w:val="00B42EA2"/>
    <w:rsid w:val="00B42F71"/>
    <w:rsid w:val="00B42FAC"/>
    <w:rsid w:val="00B42FDB"/>
    <w:rsid w:val="00B4313A"/>
    <w:rsid w:val="00B43170"/>
    <w:rsid w:val="00B431F0"/>
    <w:rsid w:val="00B43275"/>
    <w:rsid w:val="00B432C7"/>
    <w:rsid w:val="00B432FB"/>
    <w:rsid w:val="00B43332"/>
    <w:rsid w:val="00B4334B"/>
    <w:rsid w:val="00B43396"/>
    <w:rsid w:val="00B4349A"/>
    <w:rsid w:val="00B434E7"/>
    <w:rsid w:val="00B43626"/>
    <w:rsid w:val="00B4364E"/>
    <w:rsid w:val="00B436B0"/>
    <w:rsid w:val="00B43730"/>
    <w:rsid w:val="00B43750"/>
    <w:rsid w:val="00B43900"/>
    <w:rsid w:val="00B439D0"/>
    <w:rsid w:val="00B43A94"/>
    <w:rsid w:val="00B43ACF"/>
    <w:rsid w:val="00B43ADA"/>
    <w:rsid w:val="00B43B4D"/>
    <w:rsid w:val="00B43B95"/>
    <w:rsid w:val="00B43BBC"/>
    <w:rsid w:val="00B43CB4"/>
    <w:rsid w:val="00B43D6A"/>
    <w:rsid w:val="00B43E5F"/>
    <w:rsid w:val="00B43F29"/>
    <w:rsid w:val="00B43FB2"/>
    <w:rsid w:val="00B44223"/>
    <w:rsid w:val="00B44253"/>
    <w:rsid w:val="00B442AB"/>
    <w:rsid w:val="00B44307"/>
    <w:rsid w:val="00B44320"/>
    <w:rsid w:val="00B443E8"/>
    <w:rsid w:val="00B44478"/>
    <w:rsid w:val="00B4458F"/>
    <w:rsid w:val="00B445A8"/>
    <w:rsid w:val="00B445F7"/>
    <w:rsid w:val="00B4461A"/>
    <w:rsid w:val="00B447C6"/>
    <w:rsid w:val="00B447ED"/>
    <w:rsid w:val="00B44802"/>
    <w:rsid w:val="00B44803"/>
    <w:rsid w:val="00B44873"/>
    <w:rsid w:val="00B4491E"/>
    <w:rsid w:val="00B44A39"/>
    <w:rsid w:val="00B44B21"/>
    <w:rsid w:val="00B44BBA"/>
    <w:rsid w:val="00B44BBF"/>
    <w:rsid w:val="00B44C6B"/>
    <w:rsid w:val="00B44C78"/>
    <w:rsid w:val="00B44C7A"/>
    <w:rsid w:val="00B44CC3"/>
    <w:rsid w:val="00B44D41"/>
    <w:rsid w:val="00B44DB8"/>
    <w:rsid w:val="00B44E9D"/>
    <w:rsid w:val="00B44EF3"/>
    <w:rsid w:val="00B44F18"/>
    <w:rsid w:val="00B44FA2"/>
    <w:rsid w:val="00B44FC8"/>
    <w:rsid w:val="00B45011"/>
    <w:rsid w:val="00B450A9"/>
    <w:rsid w:val="00B4517F"/>
    <w:rsid w:val="00B4518C"/>
    <w:rsid w:val="00B4521A"/>
    <w:rsid w:val="00B45226"/>
    <w:rsid w:val="00B4526A"/>
    <w:rsid w:val="00B452B1"/>
    <w:rsid w:val="00B452D0"/>
    <w:rsid w:val="00B453A4"/>
    <w:rsid w:val="00B453C2"/>
    <w:rsid w:val="00B453D9"/>
    <w:rsid w:val="00B453EE"/>
    <w:rsid w:val="00B4541C"/>
    <w:rsid w:val="00B4549E"/>
    <w:rsid w:val="00B45504"/>
    <w:rsid w:val="00B4553E"/>
    <w:rsid w:val="00B455A1"/>
    <w:rsid w:val="00B456B4"/>
    <w:rsid w:val="00B456F7"/>
    <w:rsid w:val="00B456FC"/>
    <w:rsid w:val="00B45724"/>
    <w:rsid w:val="00B45772"/>
    <w:rsid w:val="00B45779"/>
    <w:rsid w:val="00B457F1"/>
    <w:rsid w:val="00B45870"/>
    <w:rsid w:val="00B458A4"/>
    <w:rsid w:val="00B458B5"/>
    <w:rsid w:val="00B45982"/>
    <w:rsid w:val="00B45A97"/>
    <w:rsid w:val="00B45AA8"/>
    <w:rsid w:val="00B45B91"/>
    <w:rsid w:val="00B45B98"/>
    <w:rsid w:val="00B45BDE"/>
    <w:rsid w:val="00B45D95"/>
    <w:rsid w:val="00B45E6B"/>
    <w:rsid w:val="00B45EA5"/>
    <w:rsid w:val="00B45EB1"/>
    <w:rsid w:val="00B45FD8"/>
    <w:rsid w:val="00B46016"/>
    <w:rsid w:val="00B46139"/>
    <w:rsid w:val="00B46236"/>
    <w:rsid w:val="00B46242"/>
    <w:rsid w:val="00B463F1"/>
    <w:rsid w:val="00B46597"/>
    <w:rsid w:val="00B466B7"/>
    <w:rsid w:val="00B46736"/>
    <w:rsid w:val="00B46740"/>
    <w:rsid w:val="00B4682F"/>
    <w:rsid w:val="00B4687E"/>
    <w:rsid w:val="00B46A1E"/>
    <w:rsid w:val="00B46B68"/>
    <w:rsid w:val="00B46BE7"/>
    <w:rsid w:val="00B46CF7"/>
    <w:rsid w:val="00B46D09"/>
    <w:rsid w:val="00B46D18"/>
    <w:rsid w:val="00B46D2C"/>
    <w:rsid w:val="00B46E1A"/>
    <w:rsid w:val="00B47193"/>
    <w:rsid w:val="00B472C3"/>
    <w:rsid w:val="00B475D4"/>
    <w:rsid w:val="00B47759"/>
    <w:rsid w:val="00B477D5"/>
    <w:rsid w:val="00B477EC"/>
    <w:rsid w:val="00B47924"/>
    <w:rsid w:val="00B47A17"/>
    <w:rsid w:val="00B47AF8"/>
    <w:rsid w:val="00B47B2C"/>
    <w:rsid w:val="00B47B51"/>
    <w:rsid w:val="00B47BB0"/>
    <w:rsid w:val="00B47D64"/>
    <w:rsid w:val="00B47DE2"/>
    <w:rsid w:val="00B47E74"/>
    <w:rsid w:val="00B47E84"/>
    <w:rsid w:val="00B47E90"/>
    <w:rsid w:val="00B47ED7"/>
    <w:rsid w:val="00B47F0E"/>
    <w:rsid w:val="00B47F3C"/>
    <w:rsid w:val="00B5008C"/>
    <w:rsid w:val="00B500A2"/>
    <w:rsid w:val="00B500E0"/>
    <w:rsid w:val="00B50139"/>
    <w:rsid w:val="00B5028A"/>
    <w:rsid w:val="00B504F1"/>
    <w:rsid w:val="00B5056F"/>
    <w:rsid w:val="00B50665"/>
    <w:rsid w:val="00B507CE"/>
    <w:rsid w:val="00B508F9"/>
    <w:rsid w:val="00B50AEF"/>
    <w:rsid w:val="00B50AF5"/>
    <w:rsid w:val="00B50B4D"/>
    <w:rsid w:val="00B50CB8"/>
    <w:rsid w:val="00B50CF9"/>
    <w:rsid w:val="00B50E85"/>
    <w:rsid w:val="00B50EAA"/>
    <w:rsid w:val="00B50F4E"/>
    <w:rsid w:val="00B5105E"/>
    <w:rsid w:val="00B5108E"/>
    <w:rsid w:val="00B5117C"/>
    <w:rsid w:val="00B511F0"/>
    <w:rsid w:val="00B51269"/>
    <w:rsid w:val="00B51271"/>
    <w:rsid w:val="00B512A1"/>
    <w:rsid w:val="00B51305"/>
    <w:rsid w:val="00B513B2"/>
    <w:rsid w:val="00B513EF"/>
    <w:rsid w:val="00B513FE"/>
    <w:rsid w:val="00B51418"/>
    <w:rsid w:val="00B514F6"/>
    <w:rsid w:val="00B515D3"/>
    <w:rsid w:val="00B51631"/>
    <w:rsid w:val="00B516A2"/>
    <w:rsid w:val="00B51724"/>
    <w:rsid w:val="00B51841"/>
    <w:rsid w:val="00B5187F"/>
    <w:rsid w:val="00B518A0"/>
    <w:rsid w:val="00B51A56"/>
    <w:rsid w:val="00B51A79"/>
    <w:rsid w:val="00B51A9B"/>
    <w:rsid w:val="00B51BB4"/>
    <w:rsid w:val="00B51C24"/>
    <w:rsid w:val="00B51CCC"/>
    <w:rsid w:val="00B51DFE"/>
    <w:rsid w:val="00B51E2B"/>
    <w:rsid w:val="00B51ED9"/>
    <w:rsid w:val="00B51F90"/>
    <w:rsid w:val="00B5205B"/>
    <w:rsid w:val="00B520EF"/>
    <w:rsid w:val="00B52170"/>
    <w:rsid w:val="00B521EE"/>
    <w:rsid w:val="00B521FC"/>
    <w:rsid w:val="00B52201"/>
    <w:rsid w:val="00B52292"/>
    <w:rsid w:val="00B522D0"/>
    <w:rsid w:val="00B5230C"/>
    <w:rsid w:val="00B52325"/>
    <w:rsid w:val="00B52546"/>
    <w:rsid w:val="00B52602"/>
    <w:rsid w:val="00B52686"/>
    <w:rsid w:val="00B5271D"/>
    <w:rsid w:val="00B527C7"/>
    <w:rsid w:val="00B527D8"/>
    <w:rsid w:val="00B52819"/>
    <w:rsid w:val="00B528AB"/>
    <w:rsid w:val="00B528B2"/>
    <w:rsid w:val="00B529EE"/>
    <w:rsid w:val="00B52A91"/>
    <w:rsid w:val="00B52C46"/>
    <w:rsid w:val="00B52CB4"/>
    <w:rsid w:val="00B52CD0"/>
    <w:rsid w:val="00B52E2D"/>
    <w:rsid w:val="00B52E61"/>
    <w:rsid w:val="00B52E8D"/>
    <w:rsid w:val="00B52F51"/>
    <w:rsid w:val="00B52F6E"/>
    <w:rsid w:val="00B52FBE"/>
    <w:rsid w:val="00B5301E"/>
    <w:rsid w:val="00B5309A"/>
    <w:rsid w:val="00B53189"/>
    <w:rsid w:val="00B53208"/>
    <w:rsid w:val="00B5337C"/>
    <w:rsid w:val="00B53481"/>
    <w:rsid w:val="00B53553"/>
    <w:rsid w:val="00B535C6"/>
    <w:rsid w:val="00B5389F"/>
    <w:rsid w:val="00B538EF"/>
    <w:rsid w:val="00B53918"/>
    <w:rsid w:val="00B539DC"/>
    <w:rsid w:val="00B53AAC"/>
    <w:rsid w:val="00B53ADE"/>
    <w:rsid w:val="00B53B3D"/>
    <w:rsid w:val="00B53C16"/>
    <w:rsid w:val="00B53D42"/>
    <w:rsid w:val="00B53D65"/>
    <w:rsid w:val="00B53D75"/>
    <w:rsid w:val="00B53DCF"/>
    <w:rsid w:val="00B53EE0"/>
    <w:rsid w:val="00B53F04"/>
    <w:rsid w:val="00B53F35"/>
    <w:rsid w:val="00B53F4F"/>
    <w:rsid w:val="00B53F53"/>
    <w:rsid w:val="00B53F6F"/>
    <w:rsid w:val="00B53F70"/>
    <w:rsid w:val="00B53FBA"/>
    <w:rsid w:val="00B53FE5"/>
    <w:rsid w:val="00B54020"/>
    <w:rsid w:val="00B54050"/>
    <w:rsid w:val="00B5408B"/>
    <w:rsid w:val="00B540B6"/>
    <w:rsid w:val="00B5410B"/>
    <w:rsid w:val="00B54163"/>
    <w:rsid w:val="00B54196"/>
    <w:rsid w:val="00B5428F"/>
    <w:rsid w:val="00B543DA"/>
    <w:rsid w:val="00B54461"/>
    <w:rsid w:val="00B544B4"/>
    <w:rsid w:val="00B545B1"/>
    <w:rsid w:val="00B545F6"/>
    <w:rsid w:val="00B5464E"/>
    <w:rsid w:val="00B5466C"/>
    <w:rsid w:val="00B546AB"/>
    <w:rsid w:val="00B547D1"/>
    <w:rsid w:val="00B5484E"/>
    <w:rsid w:val="00B5499C"/>
    <w:rsid w:val="00B549C0"/>
    <w:rsid w:val="00B54AAC"/>
    <w:rsid w:val="00B54ACC"/>
    <w:rsid w:val="00B54B1A"/>
    <w:rsid w:val="00B54B4C"/>
    <w:rsid w:val="00B54B6E"/>
    <w:rsid w:val="00B54BDA"/>
    <w:rsid w:val="00B54BDD"/>
    <w:rsid w:val="00B54D35"/>
    <w:rsid w:val="00B54D74"/>
    <w:rsid w:val="00B54D90"/>
    <w:rsid w:val="00B54DED"/>
    <w:rsid w:val="00B54DF1"/>
    <w:rsid w:val="00B54E3B"/>
    <w:rsid w:val="00B54E91"/>
    <w:rsid w:val="00B54F9E"/>
    <w:rsid w:val="00B55093"/>
    <w:rsid w:val="00B550FE"/>
    <w:rsid w:val="00B55233"/>
    <w:rsid w:val="00B5535E"/>
    <w:rsid w:val="00B55374"/>
    <w:rsid w:val="00B55388"/>
    <w:rsid w:val="00B553E5"/>
    <w:rsid w:val="00B55500"/>
    <w:rsid w:val="00B556BB"/>
    <w:rsid w:val="00B556DC"/>
    <w:rsid w:val="00B55702"/>
    <w:rsid w:val="00B5578F"/>
    <w:rsid w:val="00B5587C"/>
    <w:rsid w:val="00B558B4"/>
    <w:rsid w:val="00B55951"/>
    <w:rsid w:val="00B55971"/>
    <w:rsid w:val="00B55B10"/>
    <w:rsid w:val="00B55B74"/>
    <w:rsid w:val="00B55B7E"/>
    <w:rsid w:val="00B55BC3"/>
    <w:rsid w:val="00B55BC9"/>
    <w:rsid w:val="00B55C8A"/>
    <w:rsid w:val="00B55D6A"/>
    <w:rsid w:val="00B55E0E"/>
    <w:rsid w:val="00B56060"/>
    <w:rsid w:val="00B560B4"/>
    <w:rsid w:val="00B5612B"/>
    <w:rsid w:val="00B56206"/>
    <w:rsid w:val="00B56232"/>
    <w:rsid w:val="00B562FD"/>
    <w:rsid w:val="00B56336"/>
    <w:rsid w:val="00B56348"/>
    <w:rsid w:val="00B564D3"/>
    <w:rsid w:val="00B56572"/>
    <w:rsid w:val="00B5658A"/>
    <w:rsid w:val="00B5659D"/>
    <w:rsid w:val="00B565A2"/>
    <w:rsid w:val="00B565D1"/>
    <w:rsid w:val="00B56637"/>
    <w:rsid w:val="00B56702"/>
    <w:rsid w:val="00B56804"/>
    <w:rsid w:val="00B568C7"/>
    <w:rsid w:val="00B568D5"/>
    <w:rsid w:val="00B56B3F"/>
    <w:rsid w:val="00B56BB6"/>
    <w:rsid w:val="00B56BDC"/>
    <w:rsid w:val="00B56C30"/>
    <w:rsid w:val="00B56C31"/>
    <w:rsid w:val="00B56C3C"/>
    <w:rsid w:val="00B56CBA"/>
    <w:rsid w:val="00B56CF3"/>
    <w:rsid w:val="00B56D33"/>
    <w:rsid w:val="00B56D4E"/>
    <w:rsid w:val="00B56E40"/>
    <w:rsid w:val="00B56ED2"/>
    <w:rsid w:val="00B56EDE"/>
    <w:rsid w:val="00B56F1D"/>
    <w:rsid w:val="00B56F66"/>
    <w:rsid w:val="00B5704E"/>
    <w:rsid w:val="00B5705A"/>
    <w:rsid w:val="00B5705F"/>
    <w:rsid w:val="00B570C7"/>
    <w:rsid w:val="00B571B3"/>
    <w:rsid w:val="00B571E5"/>
    <w:rsid w:val="00B573CB"/>
    <w:rsid w:val="00B573ED"/>
    <w:rsid w:val="00B57413"/>
    <w:rsid w:val="00B57446"/>
    <w:rsid w:val="00B57612"/>
    <w:rsid w:val="00B576BA"/>
    <w:rsid w:val="00B5774B"/>
    <w:rsid w:val="00B57817"/>
    <w:rsid w:val="00B57840"/>
    <w:rsid w:val="00B5785B"/>
    <w:rsid w:val="00B57881"/>
    <w:rsid w:val="00B5789F"/>
    <w:rsid w:val="00B57A81"/>
    <w:rsid w:val="00B57B6A"/>
    <w:rsid w:val="00B57BB3"/>
    <w:rsid w:val="00B57C09"/>
    <w:rsid w:val="00B57C50"/>
    <w:rsid w:val="00B57CAD"/>
    <w:rsid w:val="00B57CF7"/>
    <w:rsid w:val="00B57E4C"/>
    <w:rsid w:val="00B57E6A"/>
    <w:rsid w:val="00B57F3A"/>
    <w:rsid w:val="00B6001E"/>
    <w:rsid w:val="00B60024"/>
    <w:rsid w:val="00B6008A"/>
    <w:rsid w:val="00B6016E"/>
    <w:rsid w:val="00B6018E"/>
    <w:rsid w:val="00B601DB"/>
    <w:rsid w:val="00B60216"/>
    <w:rsid w:val="00B602C1"/>
    <w:rsid w:val="00B602F4"/>
    <w:rsid w:val="00B6035C"/>
    <w:rsid w:val="00B603F7"/>
    <w:rsid w:val="00B604EA"/>
    <w:rsid w:val="00B605F4"/>
    <w:rsid w:val="00B60678"/>
    <w:rsid w:val="00B60686"/>
    <w:rsid w:val="00B6071A"/>
    <w:rsid w:val="00B60756"/>
    <w:rsid w:val="00B6077B"/>
    <w:rsid w:val="00B607D9"/>
    <w:rsid w:val="00B60A04"/>
    <w:rsid w:val="00B60A25"/>
    <w:rsid w:val="00B60A96"/>
    <w:rsid w:val="00B60ACC"/>
    <w:rsid w:val="00B60CAA"/>
    <w:rsid w:val="00B60CBF"/>
    <w:rsid w:val="00B60EA5"/>
    <w:rsid w:val="00B60F61"/>
    <w:rsid w:val="00B61081"/>
    <w:rsid w:val="00B610F5"/>
    <w:rsid w:val="00B611F1"/>
    <w:rsid w:val="00B61295"/>
    <w:rsid w:val="00B613DC"/>
    <w:rsid w:val="00B61405"/>
    <w:rsid w:val="00B61489"/>
    <w:rsid w:val="00B614C5"/>
    <w:rsid w:val="00B6175B"/>
    <w:rsid w:val="00B6177E"/>
    <w:rsid w:val="00B61783"/>
    <w:rsid w:val="00B6181D"/>
    <w:rsid w:val="00B61911"/>
    <w:rsid w:val="00B6192B"/>
    <w:rsid w:val="00B61959"/>
    <w:rsid w:val="00B61988"/>
    <w:rsid w:val="00B619FD"/>
    <w:rsid w:val="00B61AEA"/>
    <w:rsid w:val="00B61AF9"/>
    <w:rsid w:val="00B61B49"/>
    <w:rsid w:val="00B61C20"/>
    <w:rsid w:val="00B61CAA"/>
    <w:rsid w:val="00B61DEA"/>
    <w:rsid w:val="00B61DEF"/>
    <w:rsid w:val="00B61E2C"/>
    <w:rsid w:val="00B61F50"/>
    <w:rsid w:val="00B62080"/>
    <w:rsid w:val="00B620B4"/>
    <w:rsid w:val="00B62209"/>
    <w:rsid w:val="00B62311"/>
    <w:rsid w:val="00B6240B"/>
    <w:rsid w:val="00B6246A"/>
    <w:rsid w:val="00B62471"/>
    <w:rsid w:val="00B6271D"/>
    <w:rsid w:val="00B62854"/>
    <w:rsid w:val="00B6285C"/>
    <w:rsid w:val="00B62912"/>
    <w:rsid w:val="00B629C7"/>
    <w:rsid w:val="00B62A00"/>
    <w:rsid w:val="00B62A66"/>
    <w:rsid w:val="00B62AAF"/>
    <w:rsid w:val="00B62B30"/>
    <w:rsid w:val="00B62B6F"/>
    <w:rsid w:val="00B62BAA"/>
    <w:rsid w:val="00B62BE1"/>
    <w:rsid w:val="00B62C38"/>
    <w:rsid w:val="00B62D06"/>
    <w:rsid w:val="00B62D29"/>
    <w:rsid w:val="00B62D46"/>
    <w:rsid w:val="00B62DDB"/>
    <w:rsid w:val="00B62EB7"/>
    <w:rsid w:val="00B62EBE"/>
    <w:rsid w:val="00B62F16"/>
    <w:rsid w:val="00B62F96"/>
    <w:rsid w:val="00B62FA7"/>
    <w:rsid w:val="00B63097"/>
    <w:rsid w:val="00B630EB"/>
    <w:rsid w:val="00B631B6"/>
    <w:rsid w:val="00B63228"/>
    <w:rsid w:val="00B6322B"/>
    <w:rsid w:val="00B632B7"/>
    <w:rsid w:val="00B632F8"/>
    <w:rsid w:val="00B63350"/>
    <w:rsid w:val="00B6335A"/>
    <w:rsid w:val="00B63370"/>
    <w:rsid w:val="00B633C1"/>
    <w:rsid w:val="00B633D4"/>
    <w:rsid w:val="00B636A7"/>
    <w:rsid w:val="00B636EC"/>
    <w:rsid w:val="00B63807"/>
    <w:rsid w:val="00B63878"/>
    <w:rsid w:val="00B638B9"/>
    <w:rsid w:val="00B638E8"/>
    <w:rsid w:val="00B6398C"/>
    <w:rsid w:val="00B639A4"/>
    <w:rsid w:val="00B63A1C"/>
    <w:rsid w:val="00B63B31"/>
    <w:rsid w:val="00B63DCC"/>
    <w:rsid w:val="00B63E49"/>
    <w:rsid w:val="00B63E5B"/>
    <w:rsid w:val="00B63F08"/>
    <w:rsid w:val="00B63F56"/>
    <w:rsid w:val="00B63F65"/>
    <w:rsid w:val="00B63FD6"/>
    <w:rsid w:val="00B63FDB"/>
    <w:rsid w:val="00B64068"/>
    <w:rsid w:val="00B640E2"/>
    <w:rsid w:val="00B640EB"/>
    <w:rsid w:val="00B64113"/>
    <w:rsid w:val="00B6418E"/>
    <w:rsid w:val="00B641F7"/>
    <w:rsid w:val="00B64334"/>
    <w:rsid w:val="00B643F8"/>
    <w:rsid w:val="00B644CB"/>
    <w:rsid w:val="00B6479E"/>
    <w:rsid w:val="00B6480E"/>
    <w:rsid w:val="00B64860"/>
    <w:rsid w:val="00B64868"/>
    <w:rsid w:val="00B64980"/>
    <w:rsid w:val="00B649D3"/>
    <w:rsid w:val="00B649EB"/>
    <w:rsid w:val="00B649F8"/>
    <w:rsid w:val="00B64A32"/>
    <w:rsid w:val="00B64A6F"/>
    <w:rsid w:val="00B64B00"/>
    <w:rsid w:val="00B64B1F"/>
    <w:rsid w:val="00B64D23"/>
    <w:rsid w:val="00B64D89"/>
    <w:rsid w:val="00B64E5E"/>
    <w:rsid w:val="00B64E8E"/>
    <w:rsid w:val="00B64F1D"/>
    <w:rsid w:val="00B65073"/>
    <w:rsid w:val="00B65101"/>
    <w:rsid w:val="00B65147"/>
    <w:rsid w:val="00B651CC"/>
    <w:rsid w:val="00B651E4"/>
    <w:rsid w:val="00B652D5"/>
    <w:rsid w:val="00B653CD"/>
    <w:rsid w:val="00B65451"/>
    <w:rsid w:val="00B6548F"/>
    <w:rsid w:val="00B6549C"/>
    <w:rsid w:val="00B65589"/>
    <w:rsid w:val="00B65621"/>
    <w:rsid w:val="00B656FA"/>
    <w:rsid w:val="00B658D8"/>
    <w:rsid w:val="00B65929"/>
    <w:rsid w:val="00B65962"/>
    <w:rsid w:val="00B659A0"/>
    <w:rsid w:val="00B65A64"/>
    <w:rsid w:val="00B65BF7"/>
    <w:rsid w:val="00B65CB4"/>
    <w:rsid w:val="00B65CC2"/>
    <w:rsid w:val="00B65D06"/>
    <w:rsid w:val="00B65DCE"/>
    <w:rsid w:val="00B65E1F"/>
    <w:rsid w:val="00B65E8D"/>
    <w:rsid w:val="00B65F2C"/>
    <w:rsid w:val="00B65FCA"/>
    <w:rsid w:val="00B65FDD"/>
    <w:rsid w:val="00B66041"/>
    <w:rsid w:val="00B6609F"/>
    <w:rsid w:val="00B66111"/>
    <w:rsid w:val="00B661D2"/>
    <w:rsid w:val="00B662AF"/>
    <w:rsid w:val="00B662F0"/>
    <w:rsid w:val="00B66417"/>
    <w:rsid w:val="00B6647A"/>
    <w:rsid w:val="00B66522"/>
    <w:rsid w:val="00B6667F"/>
    <w:rsid w:val="00B66759"/>
    <w:rsid w:val="00B66975"/>
    <w:rsid w:val="00B669C7"/>
    <w:rsid w:val="00B66A0F"/>
    <w:rsid w:val="00B66AF7"/>
    <w:rsid w:val="00B66B7A"/>
    <w:rsid w:val="00B66BCE"/>
    <w:rsid w:val="00B66C11"/>
    <w:rsid w:val="00B66D18"/>
    <w:rsid w:val="00B66DDF"/>
    <w:rsid w:val="00B6700C"/>
    <w:rsid w:val="00B6703A"/>
    <w:rsid w:val="00B67048"/>
    <w:rsid w:val="00B6705B"/>
    <w:rsid w:val="00B67129"/>
    <w:rsid w:val="00B671C0"/>
    <w:rsid w:val="00B6723C"/>
    <w:rsid w:val="00B6739B"/>
    <w:rsid w:val="00B673AF"/>
    <w:rsid w:val="00B67400"/>
    <w:rsid w:val="00B67576"/>
    <w:rsid w:val="00B676F7"/>
    <w:rsid w:val="00B677B3"/>
    <w:rsid w:val="00B67955"/>
    <w:rsid w:val="00B67AB3"/>
    <w:rsid w:val="00B67ACB"/>
    <w:rsid w:val="00B67B8C"/>
    <w:rsid w:val="00B67BDA"/>
    <w:rsid w:val="00B67C36"/>
    <w:rsid w:val="00B67D37"/>
    <w:rsid w:val="00B67E6F"/>
    <w:rsid w:val="00B67EC2"/>
    <w:rsid w:val="00B67EDA"/>
    <w:rsid w:val="00B67F20"/>
    <w:rsid w:val="00B67FB3"/>
    <w:rsid w:val="00B67FDD"/>
    <w:rsid w:val="00B70014"/>
    <w:rsid w:val="00B700AC"/>
    <w:rsid w:val="00B700D7"/>
    <w:rsid w:val="00B70121"/>
    <w:rsid w:val="00B70127"/>
    <w:rsid w:val="00B7013C"/>
    <w:rsid w:val="00B70192"/>
    <w:rsid w:val="00B7019B"/>
    <w:rsid w:val="00B701BE"/>
    <w:rsid w:val="00B702AE"/>
    <w:rsid w:val="00B7057B"/>
    <w:rsid w:val="00B705CF"/>
    <w:rsid w:val="00B705D0"/>
    <w:rsid w:val="00B7061D"/>
    <w:rsid w:val="00B7067C"/>
    <w:rsid w:val="00B706AE"/>
    <w:rsid w:val="00B706CE"/>
    <w:rsid w:val="00B7073E"/>
    <w:rsid w:val="00B70805"/>
    <w:rsid w:val="00B70837"/>
    <w:rsid w:val="00B70962"/>
    <w:rsid w:val="00B709CF"/>
    <w:rsid w:val="00B70A2C"/>
    <w:rsid w:val="00B70AAB"/>
    <w:rsid w:val="00B70B04"/>
    <w:rsid w:val="00B70B53"/>
    <w:rsid w:val="00B70B59"/>
    <w:rsid w:val="00B70C1F"/>
    <w:rsid w:val="00B70CE3"/>
    <w:rsid w:val="00B70D0E"/>
    <w:rsid w:val="00B70D48"/>
    <w:rsid w:val="00B70D74"/>
    <w:rsid w:val="00B70DA0"/>
    <w:rsid w:val="00B70DE5"/>
    <w:rsid w:val="00B70E0C"/>
    <w:rsid w:val="00B70E51"/>
    <w:rsid w:val="00B70F98"/>
    <w:rsid w:val="00B71028"/>
    <w:rsid w:val="00B7102F"/>
    <w:rsid w:val="00B71078"/>
    <w:rsid w:val="00B710E4"/>
    <w:rsid w:val="00B710FC"/>
    <w:rsid w:val="00B71148"/>
    <w:rsid w:val="00B711B7"/>
    <w:rsid w:val="00B71242"/>
    <w:rsid w:val="00B712C6"/>
    <w:rsid w:val="00B7134D"/>
    <w:rsid w:val="00B71370"/>
    <w:rsid w:val="00B714AB"/>
    <w:rsid w:val="00B714B1"/>
    <w:rsid w:val="00B7156D"/>
    <w:rsid w:val="00B715B0"/>
    <w:rsid w:val="00B71624"/>
    <w:rsid w:val="00B7164F"/>
    <w:rsid w:val="00B717A6"/>
    <w:rsid w:val="00B71820"/>
    <w:rsid w:val="00B7188C"/>
    <w:rsid w:val="00B718E7"/>
    <w:rsid w:val="00B71911"/>
    <w:rsid w:val="00B71971"/>
    <w:rsid w:val="00B7197B"/>
    <w:rsid w:val="00B7197E"/>
    <w:rsid w:val="00B71987"/>
    <w:rsid w:val="00B719A9"/>
    <w:rsid w:val="00B719BF"/>
    <w:rsid w:val="00B71AB7"/>
    <w:rsid w:val="00B71CF6"/>
    <w:rsid w:val="00B71D2B"/>
    <w:rsid w:val="00B71EAB"/>
    <w:rsid w:val="00B71EC9"/>
    <w:rsid w:val="00B71EFE"/>
    <w:rsid w:val="00B72177"/>
    <w:rsid w:val="00B72219"/>
    <w:rsid w:val="00B72269"/>
    <w:rsid w:val="00B7227D"/>
    <w:rsid w:val="00B72380"/>
    <w:rsid w:val="00B724E1"/>
    <w:rsid w:val="00B724F2"/>
    <w:rsid w:val="00B7257B"/>
    <w:rsid w:val="00B725DD"/>
    <w:rsid w:val="00B72673"/>
    <w:rsid w:val="00B726E9"/>
    <w:rsid w:val="00B726EE"/>
    <w:rsid w:val="00B728B1"/>
    <w:rsid w:val="00B7292E"/>
    <w:rsid w:val="00B7299B"/>
    <w:rsid w:val="00B72A31"/>
    <w:rsid w:val="00B72B9D"/>
    <w:rsid w:val="00B72BE7"/>
    <w:rsid w:val="00B72C6E"/>
    <w:rsid w:val="00B72CF3"/>
    <w:rsid w:val="00B72D47"/>
    <w:rsid w:val="00B72E07"/>
    <w:rsid w:val="00B72E0B"/>
    <w:rsid w:val="00B72E35"/>
    <w:rsid w:val="00B72ED9"/>
    <w:rsid w:val="00B730DF"/>
    <w:rsid w:val="00B731DE"/>
    <w:rsid w:val="00B73326"/>
    <w:rsid w:val="00B734A4"/>
    <w:rsid w:val="00B7354D"/>
    <w:rsid w:val="00B7354E"/>
    <w:rsid w:val="00B7354F"/>
    <w:rsid w:val="00B7377E"/>
    <w:rsid w:val="00B737D0"/>
    <w:rsid w:val="00B73B1B"/>
    <w:rsid w:val="00B73C7A"/>
    <w:rsid w:val="00B73E6D"/>
    <w:rsid w:val="00B73EC6"/>
    <w:rsid w:val="00B73F3A"/>
    <w:rsid w:val="00B74183"/>
    <w:rsid w:val="00B7419D"/>
    <w:rsid w:val="00B7424A"/>
    <w:rsid w:val="00B74289"/>
    <w:rsid w:val="00B74319"/>
    <w:rsid w:val="00B74385"/>
    <w:rsid w:val="00B743AF"/>
    <w:rsid w:val="00B744D1"/>
    <w:rsid w:val="00B7457F"/>
    <w:rsid w:val="00B745E7"/>
    <w:rsid w:val="00B74695"/>
    <w:rsid w:val="00B747E1"/>
    <w:rsid w:val="00B74909"/>
    <w:rsid w:val="00B74A77"/>
    <w:rsid w:val="00B74AD2"/>
    <w:rsid w:val="00B74B3A"/>
    <w:rsid w:val="00B74B86"/>
    <w:rsid w:val="00B74CD5"/>
    <w:rsid w:val="00B74D1B"/>
    <w:rsid w:val="00B74E63"/>
    <w:rsid w:val="00B74E76"/>
    <w:rsid w:val="00B74EB4"/>
    <w:rsid w:val="00B74FE8"/>
    <w:rsid w:val="00B750AA"/>
    <w:rsid w:val="00B7510F"/>
    <w:rsid w:val="00B7511B"/>
    <w:rsid w:val="00B75127"/>
    <w:rsid w:val="00B75161"/>
    <w:rsid w:val="00B75207"/>
    <w:rsid w:val="00B75231"/>
    <w:rsid w:val="00B752CA"/>
    <w:rsid w:val="00B753BB"/>
    <w:rsid w:val="00B753CF"/>
    <w:rsid w:val="00B754C4"/>
    <w:rsid w:val="00B75501"/>
    <w:rsid w:val="00B75603"/>
    <w:rsid w:val="00B7562C"/>
    <w:rsid w:val="00B756D3"/>
    <w:rsid w:val="00B756ED"/>
    <w:rsid w:val="00B75813"/>
    <w:rsid w:val="00B75838"/>
    <w:rsid w:val="00B75844"/>
    <w:rsid w:val="00B75952"/>
    <w:rsid w:val="00B75B08"/>
    <w:rsid w:val="00B75C74"/>
    <w:rsid w:val="00B75CC3"/>
    <w:rsid w:val="00B75DF4"/>
    <w:rsid w:val="00B75F15"/>
    <w:rsid w:val="00B75F68"/>
    <w:rsid w:val="00B75F7D"/>
    <w:rsid w:val="00B75FA4"/>
    <w:rsid w:val="00B75FDE"/>
    <w:rsid w:val="00B761B6"/>
    <w:rsid w:val="00B76201"/>
    <w:rsid w:val="00B7622A"/>
    <w:rsid w:val="00B763BB"/>
    <w:rsid w:val="00B763F3"/>
    <w:rsid w:val="00B76577"/>
    <w:rsid w:val="00B766F8"/>
    <w:rsid w:val="00B767C6"/>
    <w:rsid w:val="00B767FD"/>
    <w:rsid w:val="00B76921"/>
    <w:rsid w:val="00B76940"/>
    <w:rsid w:val="00B76A54"/>
    <w:rsid w:val="00B76AB3"/>
    <w:rsid w:val="00B76B29"/>
    <w:rsid w:val="00B76B67"/>
    <w:rsid w:val="00B76BF3"/>
    <w:rsid w:val="00B76C55"/>
    <w:rsid w:val="00B76CBD"/>
    <w:rsid w:val="00B76E09"/>
    <w:rsid w:val="00B76F80"/>
    <w:rsid w:val="00B77037"/>
    <w:rsid w:val="00B77088"/>
    <w:rsid w:val="00B7713E"/>
    <w:rsid w:val="00B77176"/>
    <w:rsid w:val="00B771C6"/>
    <w:rsid w:val="00B77253"/>
    <w:rsid w:val="00B772CB"/>
    <w:rsid w:val="00B773BD"/>
    <w:rsid w:val="00B775EE"/>
    <w:rsid w:val="00B77777"/>
    <w:rsid w:val="00B77853"/>
    <w:rsid w:val="00B778E7"/>
    <w:rsid w:val="00B779D2"/>
    <w:rsid w:val="00B77A3D"/>
    <w:rsid w:val="00B77BB0"/>
    <w:rsid w:val="00B77C9A"/>
    <w:rsid w:val="00B77CD7"/>
    <w:rsid w:val="00B77CEF"/>
    <w:rsid w:val="00B77D87"/>
    <w:rsid w:val="00B77DBE"/>
    <w:rsid w:val="00B77E1F"/>
    <w:rsid w:val="00B77E3A"/>
    <w:rsid w:val="00B77E3F"/>
    <w:rsid w:val="00B77ED2"/>
    <w:rsid w:val="00B77F20"/>
    <w:rsid w:val="00B80048"/>
    <w:rsid w:val="00B80068"/>
    <w:rsid w:val="00B80091"/>
    <w:rsid w:val="00B80268"/>
    <w:rsid w:val="00B802D8"/>
    <w:rsid w:val="00B8032A"/>
    <w:rsid w:val="00B80337"/>
    <w:rsid w:val="00B8036D"/>
    <w:rsid w:val="00B803DF"/>
    <w:rsid w:val="00B8048B"/>
    <w:rsid w:val="00B805FA"/>
    <w:rsid w:val="00B8062E"/>
    <w:rsid w:val="00B806B5"/>
    <w:rsid w:val="00B8070C"/>
    <w:rsid w:val="00B80780"/>
    <w:rsid w:val="00B80813"/>
    <w:rsid w:val="00B8087B"/>
    <w:rsid w:val="00B80968"/>
    <w:rsid w:val="00B809FD"/>
    <w:rsid w:val="00B80A53"/>
    <w:rsid w:val="00B80A69"/>
    <w:rsid w:val="00B80C6C"/>
    <w:rsid w:val="00B80C8E"/>
    <w:rsid w:val="00B80CAE"/>
    <w:rsid w:val="00B80D65"/>
    <w:rsid w:val="00B80D75"/>
    <w:rsid w:val="00B80E10"/>
    <w:rsid w:val="00B80E61"/>
    <w:rsid w:val="00B80E8B"/>
    <w:rsid w:val="00B80F51"/>
    <w:rsid w:val="00B80F93"/>
    <w:rsid w:val="00B80F9B"/>
    <w:rsid w:val="00B81087"/>
    <w:rsid w:val="00B810EE"/>
    <w:rsid w:val="00B810FB"/>
    <w:rsid w:val="00B81191"/>
    <w:rsid w:val="00B811C5"/>
    <w:rsid w:val="00B8131E"/>
    <w:rsid w:val="00B81321"/>
    <w:rsid w:val="00B8135B"/>
    <w:rsid w:val="00B813E2"/>
    <w:rsid w:val="00B813E9"/>
    <w:rsid w:val="00B81435"/>
    <w:rsid w:val="00B81532"/>
    <w:rsid w:val="00B8157B"/>
    <w:rsid w:val="00B81588"/>
    <w:rsid w:val="00B815F4"/>
    <w:rsid w:val="00B81677"/>
    <w:rsid w:val="00B81706"/>
    <w:rsid w:val="00B81826"/>
    <w:rsid w:val="00B8185F"/>
    <w:rsid w:val="00B81920"/>
    <w:rsid w:val="00B81927"/>
    <w:rsid w:val="00B81980"/>
    <w:rsid w:val="00B819D4"/>
    <w:rsid w:val="00B819FE"/>
    <w:rsid w:val="00B81AB5"/>
    <w:rsid w:val="00B81AD5"/>
    <w:rsid w:val="00B81BB9"/>
    <w:rsid w:val="00B81C67"/>
    <w:rsid w:val="00B81C73"/>
    <w:rsid w:val="00B81D70"/>
    <w:rsid w:val="00B81E23"/>
    <w:rsid w:val="00B81E52"/>
    <w:rsid w:val="00B81F6D"/>
    <w:rsid w:val="00B82072"/>
    <w:rsid w:val="00B821E8"/>
    <w:rsid w:val="00B821F6"/>
    <w:rsid w:val="00B821FA"/>
    <w:rsid w:val="00B8224A"/>
    <w:rsid w:val="00B8226C"/>
    <w:rsid w:val="00B822A3"/>
    <w:rsid w:val="00B822B8"/>
    <w:rsid w:val="00B82308"/>
    <w:rsid w:val="00B82376"/>
    <w:rsid w:val="00B82381"/>
    <w:rsid w:val="00B82410"/>
    <w:rsid w:val="00B82495"/>
    <w:rsid w:val="00B82497"/>
    <w:rsid w:val="00B824F8"/>
    <w:rsid w:val="00B82591"/>
    <w:rsid w:val="00B825A7"/>
    <w:rsid w:val="00B825BE"/>
    <w:rsid w:val="00B82729"/>
    <w:rsid w:val="00B8278A"/>
    <w:rsid w:val="00B82799"/>
    <w:rsid w:val="00B829A3"/>
    <w:rsid w:val="00B82A11"/>
    <w:rsid w:val="00B82B1E"/>
    <w:rsid w:val="00B82B2C"/>
    <w:rsid w:val="00B82C53"/>
    <w:rsid w:val="00B82C60"/>
    <w:rsid w:val="00B82CC0"/>
    <w:rsid w:val="00B82D40"/>
    <w:rsid w:val="00B82D85"/>
    <w:rsid w:val="00B82DBF"/>
    <w:rsid w:val="00B82E94"/>
    <w:rsid w:val="00B82FB1"/>
    <w:rsid w:val="00B83020"/>
    <w:rsid w:val="00B8306E"/>
    <w:rsid w:val="00B8317D"/>
    <w:rsid w:val="00B832DE"/>
    <w:rsid w:val="00B8335F"/>
    <w:rsid w:val="00B83442"/>
    <w:rsid w:val="00B834B8"/>
    <w:rsid w:val="00B834BD"/>
    <w:rsid w:val="00B834BF"/>
    <w:rsid w:val="00B8359A"/>
    <w:rsid w:val="00B8360B"/>
    <w:rsid w:val="00B83692"/>
    <w:rsid w:val="00B8377E"/>
    <w:rsid w:val="00B83844"/>
    <w:rsid w:val="00B83980"/>
    <w:rsid w:val="00B83AA9"/>
    <w:rsid w:val="00B83B6D"/>
    <w:rsid w:val="00B83BEC"/>
    <w:rsid w:val="00B83D6D"/>
    <w:rsid w:val="00B83EB9"/>
    <w:rsid w:val="00B84021"/>
    <w:rsid w:val="00B841BB"/>
    <w:rsid w:val="00B84290"/>
    <w:rsid w:val="00B842CF"/>
    <w:rsid w:val="00B8433D"/>
    <w:rsid w:val="00B84345"/>
    <w:rsid w:val="00B843B5"/>
    <w:rsid w:val="00B8442C"/>
    <w:rsid w:val="00B84437"/>
    <w:rsid w:val="00B844E5"/>
    <w:rsid w:val="00B84532"/>
    <w:rsid w:val="00B84593"/>
    <w:rsid w:val="00B845F9"/>
    <w:rsid w:val="00B84641"/>
    <w:rsid w:val="00B8468B"/>
    <w:rsid w:val="00B846B6"/>
    <w:rsid w:val="00B84857"/>
    <w:rsid w:val="00B84877"/>
    <w:rsid w:val="00B848AB"/>
    <w:rsid w:val="00B848F5"/>
    <w:rsid w:val="00B84965"/>
    <w:rsid w:val="00B849B1"/>
    <w:rsid w:val="00B84A47"/>
    <w:rsid w:val="00B84A7B"/>
    <w:rsid w:val="00B84ABC"/>
    <w:rsid w:val="00B84B7E"/>
    <w:rsid w:val="00B84C2A"/>
    <w:rsid w:val="00B84CB0"/>
    <w:rsid w:val="00B84CD4"/>
    <w:rsid w:val="00B84D1F"/>
    <w:rsid w:val="00B84ED9"/>
    <w:rsid w:val="00B84F7B"/>
    <w:rsid w:val="00B84FA5"/>
    <w:rsid w:val="00B84FEE"/>
    <w:rsid w:val="00B8500F"/>
    <w:rsid w:val="00B8505C"/>
    <w:rsid w:val="00B85109"/>
    <w:rsid w:val="00B85232"/>
    <w:rsid w:val="00B852F8"/>
    <w:rsid w:val="00B85380"/>
    <w:rsid w:val="00B853C4"/>
    <w:rsid w:val="00B853F8"/>
    <w:rsid w:val="00B854AF"/>
    <w:rsid w:val="00B85551"/>
    <w:rsid w:val="00B85597"/>
    <w:rsid w:val="00B85669"/>
    <w:rsid w:val="00B8566A"/>
    <w:rsid w:val="00B856AE"/>
    <w:rsid w:val="00B856D1"/>
    <w:rsid w:val="00B85707"/>
    <w:rsid w:val="00B85731"/>
    <w:rsid w:val="00B857F6"/>
    <w:rsid w:val="00B85842"/>
    <w:rsid w:val="00B8586A"/>
    <w:rsid w:val="00B858E4"/>
    <w:rsid w:val="00B85A40"/>
    <w:rsid w:val="00B85A56"/>
    <w:rsid w:val="00B85A76"/>
    <w:rsid w:val="00B85A82"/>
    <w:rsid w:val="00B85ABF"/>
    <w:rsid w:val="00B85B73"/>
    <w:rsid w:val="00B85BBA"/>
    <w:rsid w:val="00B85C92"/>
    <w:rsid w:val="00B85CFB"/>
    <w:rsid w:val="00B85E18"/>
    <w:rsid w:val="00B85F25"/>
    <w:rsid w:val="00B86161"/>
    <w:rsid w:val="00B8616A"/>
    <w:rsid w:val="00B8617E"/>
    <w:rsid w:val="00B86396"/>
    <w:rsid w:val="00B8644E"/>
    <w:rsid w:val="00B865C0"/>
    <w:rsid w:val="00B86628"/>
    <w:rsid w:val="00B86659"/>
    <w:rsid w:val="00B86860"/>
    <w:rsid w:val="00B868F9"/>
    <w:rsid w:val="00B86A48"/>
    <w:rsid w:val="00B86A56"/>
    <w:rsid w:val="00B86AFA"/>
    <w:rsid w:val="00B86B83"/>
    <w:rsid w:val="00B86BC9"/>
    <w:rsid w:val="00B86CFA"/>
    <w:rsid w:val="00B86D42"/>
    <w:rsid w:val="00B86D57"/>
    <w:rsid w:val="00B86D68"/>
    <w:rsid w:val="00B86DE1"/>
    <w:rsid w:val="00B86E51"/>
    <w:rsid w:val="00B86E77"/>
    <w:rsid w:val="00B86FAA"/>
    <w:rsid w:val="00B871C0"/>
    <w:rsid w:val="00B8727F"/>
    <w:rsid w:val="00B87332"/>
    <w:rsid w:val="00B8735D"/>
    <w:rsid w:val="00B8739F"/>
    <w:rsid w:val="00B87428"/>
    <w:rsid w:val="00B876F0"/>
    <w:rsid w:val="00B87945"/>
    <w:rsid w:val="00B87A95"/>
    <w:rsid w:val="00B87AC5"/>
    <w:rsid w:val="00B87C53"/>
    <w:rsid w:val="00B87C63"/>
    <w:rsid w:val="00B87CA0"/>
    <w:rsid w:val="00B87CF0"/>
    <w:rsid w:val="00B87D6D"/>
    <w:rsid w:val="00B87D8A"/>
    <w:rsid w:val="00B87E03"/>
    <w:rsid w:val="00B87F23"/>
    <w:rsid w:val="00B87F6C"/>
    <w:rsid w:val="00B87F81"/>
    <w:rsid w:val="00B87FFE"/>
    <w:rsid w:val="00B90011"/>
    <w:rsid w:val="00B900B8"/>
    <w:rsid w:val="00B900EF"/>
    <w:rsid w:val="00B90161"/>
    <w:rsid w:val="00B90330"/>
    <w:rsid w:val="00B9037A"/>
    <w:rsid w:val="00B90492"/>
    <w:rsid w:val="00B9059C"/>
    <w:rsid w:val="00B9060F"/>
    <w:rsid w:val="00B906E6"/>
    <w:rsid w:val="00B907E2"/>
    <w:rsid w:val="00B9090A"/>
    <w:rsid w:val="00B909D5"/>
    <w:rsid w:val="00B90A5D"/>
    <w:rsid w:val="00B90B5D"/>
    <w:rsid w:val="00B90C6F"/>
    <w:rsid w:val="00B90D07"/>
    <w:rsid w:val="00B90D74"/>
    <w:rsid w:val="00B90D75"/>
    <w:rsid w:val="00B90DDF"/>
    <w:rsid w:val="00B90E9B"/>
    <w:rsid w:val="00B90EB7"/>
    <w:rsid w:val="00B90F3A"/>
    <w:rsid w:val="00B90F63"/>
    <w:rsid w:val="00B9102D"/>
    <w:rsid w:val="00B91106"/>
    <w:rsid w:val="00B91185"/>
    <w:rsid w:val="00B9125B"/>
    <w:rsid w:val="00B9145C"/>
    <w:rsid w:val="00B914B8"/>
    <w:rsid w:val="00B91549"/>
    <w:rsid w:val="00B915B1"/>
    <w:rsid w:val="00B917DB"/>
    <w:rsid w:val="00B91815"/>
    <w:rsid w:val="00B91880"/>
    <w:rsid w:val="00B918C3"/>
    <w:rsid w:val="00B9193E"/>
    <w:rsid w:val="00B9195C"/>
    <w:rsid w:val="00B919B4"/>
    <w:rsid w:val="00B91A37"/>
    <w:rsid w:val="00B91A54"/>
    <w:rsid w:val="00B91AD9"/>
    <w:rsid w:val="00B91B39"/>
    <w:rsid w:val="00B91B7A"/>
    <w:rsid w:val="00B91C09"/>
    <w:rsid w:val="00B91CDD"/>
    <w:rsid w:val="00B91D66"/>
    <w:rsid w:val="00B91D98"/>
    <w:rsid w:val="00B91DF0"/>
    <w:rsid w:val="00B91EB0"/>
    <w:rsid w:val="00B91ECD"/>
    <w:rsid w:val="00B91F73"/>
    <w:rsid w:val="00B91F8B"/>
    <w:rsid w:val="00B91FD4"/>
    <w:rsid w:val="00B9202E"/>
    <w:rsid w:val="00B920B8"/>
    <w:rsid w:val="00B920BD"/>
    <w:rsid w:val="00B92144"/>
    <w:rsid w:val="00B9215E"/>
    <w:rsid w:val="00B9224B"/>
    <w:rsid w:val="00B922EE"/>
    <w:rsid w:val="00B926A0"/>
    <w:rsid w:val="00B926B2"/>
    <w:rsid w:val="00B927E1"/>
    <w:rsid w:val="00B92864"/>
    <w:rsid w:val="00B92989"/>
    <w:rsid w:val="00B92AD3"/>
    <w:rsid w:val="00B92B53"/>
    <w:rsid w:val="00B92B97"/>
    <w:rsid w:val="00B92C5F"/>
    <w:rsid w:val="00B92D40"/>
    <w:rsid w:val="00B92DE5"/>
    <w:rsid w:val="00B92ECA"/>
    <w:rsid w:val="00B92F75"/>
    <w:rsid w:val="00B92FED"/>
    <w:rsid w:val="00B930F9"/>
    <w:rsid w:val="00B93101"/>
    <w:rsid w:val="00B93251"/>
    <w:rsid w:val="00B93289"/>
    <w:rsid w:val="00B93298"/>
    <w:rsid w:val="00B932E6"/>
    <w:rsid w:val="00B93307"/>
    <w:rsid w:val="00B9332D"/>
    <w:rsid w:val="00B933A1"/>
    <w:rsid w:val="00B933FE"/>
    <w:rsid w:val="00B9342F"/>
    <w:rsid w:val="00B9344E"/>
    <w:rsid w:val="00B936C5"/>
    <w:rsid w:val="00B936CA"/>
    <w:rsid w:val="00B93741"/>
    <w:rsid w:val="00B9381D"/>
    <w:rsid w:val="00B938F4"/>
    <w:rsid w:val="00B938FB"/>
    <w:rsid w:val="00B93930"/>
    <w:rsid w:val="00B93931"/>
    <w:rsid w:val="00B93941"/>
    <w:rsid w:val="00B93A36"/>
    <w:rsid w:val="00B93A7A"/>
    <w:rsid w:val="00B93C41"/>
    <w:rsid w:val="00B93CDA"/>
    <w:rsid w:val="00B93D0B"/>
    <w:rsid w:val="00B93D0E"/>
    <w:rsid w:val="00B93EA4"/>
    <w:rsid w:val="00B93EF6"/>
    <w:rsid w:val="00B93F26"/>
    <w:rsid w:val="00B93F95"/>
    <w:rsid w:val="00B93F9E"/>
    <w:rsid w:val="00B94066"/>
    <w:rsid w:val="00B940A0"/>
    <w:rsid w:val="00B94112"/>
    <w:rsid w:val="00B9417F"/>
    <w:rsid w:val="00B942AD"/>
    <w:rsid w:val="00B9433C"/>
    <w:rsid w:val="00B943D9"/>
    <w:rsid w:val="00B9447B"/>
    <w:rsid w:val="00B94604"/>
    <w:rsid w:val="00B94757"/>
    <w:rsid w:val="00B94771"/>
    <w:rsid w:val="00B947ED"/>
    <w:rsid w:val="00B947F1"/>
    <w:rsid w:val="00B94916"/>
    <w:rsid w:val="00B94B18"/>
    <w:rsid w:val="00B94B1F"/>
    <w:rsid w:val="00B94B47"/>
    <w:rsid w:val="00B94B75"/>
    <w:rsid w:val="00B94BA5"/>
    <w:rsid w:val="00B94BAE"/>
    <w:rsid w:val="00B94BC4"/>
    <w:rsid w:val="00B94C7B"/>
    <w:rsid w:val="00B94DD6"/>
    <w:rsid w:val="00B94DF0"/>
    <w:rsid w:val="00B94DFF"/>
    <w:rsid w:val="00B94E0F"/>
    <w:rsid w:val="00B94F99"/>
    <w:rsid w:val="00B95009"/>
    <w:rsid w:val="00B95095"/>
    <w:rsid w:val="00B950BC"/>
    <w:rsid w:val="00B95338"/>
    <w:rsid w:val="00B95340"/>
    <w:rsid w:val="00B9538B"/>
    <w:rsid w:val="00B95441"/>
    <w:rsid w:val="00B954B1"/>
    <w:rsid w:val="00B954D8"/>
    <w:rsid w:val="00B95507"/>
    <w:rsid w:val="00B9566C"/>
    <w:rsid w:val="00B956AE"/>
    <w:rsid w:val="00B95794"/>
    <w:rsid w:val="00B957F9"/>
    <w:rsid w:val="00B9595D"/>
    <w:rsid w:val="00B9596D"/>
    <w:rsid w:val="00B95996"/>
    <w:rsid w:val="00B959E1"/>
    <w:rsid w:val="00B95A3B"/>
    <w:rsid w:val="00B95A76"/>
    <w:rsid w:val="00B95B6B"/>
    <w:rsid w:val="00B95BD7"/>
    <w:rsid w:val="00B95CF1"/>
    <w:rsid w:val="00B95DDF"/>
    <w:rsid w:val="00B95E79"/>
    <w:rsid w:val="00B95FBE"/>
    <w:rsid w:val="00B96007"/>
    <w:rsid w:val="00B9602F"/>
    <w:rsid w:val="00B96049"/>
    <w:rsid w:val="00B96145"/>
    <w:rsid w:val="00B961ED"/>
    <w:rsid w:val="00B9626F"/>
    <w:rsid w:val="00B962A3"/>
    <w:rsid w:val="00B962A5"/>
    <w:rsid w:val="00B962D6"/>
    <w:rsid w:val="00B96329"/>
    <w:rsid w:val="00B964E1"/>
    <w:rsid w:val="00B964E7"/>
    <w:rsid w:val="00B96569"/>
    <w:rsid w:val="00B967CE"/>
    <w:rsid w:val="00B9680F"/>
    <w:rsid w:val="00B968AB"/>
    <w:rsid w:val="00B96920"/>
    <w:rsid w:val="00B96993"/>
    <w:rsid w:val="00B969FA"/>
    <w:rsid w:val="00B96A4A"/>
    <w:rsid w:val="00B96AA0"/>
    <w:rsid w:val="00B96C84"/>
    <w:rsid w:val="00B96CFC"/>
    <w:rsid w:val="00B96E6D"/>
    <w:rsid w:val="00B96F1B"/>
    <w:rsid w:val="00B96F42"/>
    <w:rsid w:val="00B97093"/>
    <w:rsid w:val="00B97124"/>
    <w:rsid w:val="00B97238"/>
    <w:rsid w:val="00B9725F"/>
    <w:rsid w:val="00B97336"/>
    <w:rsid w:val="00B97410"/>
    <w:rsid w:val="00B97422"/>
    <w:rsid w:val="00B974FB"/>
    <w:rsid w:val="00B97506"/>
    <w:rsid w:val="00B9750E"/>
    <w:rsid w:val="00B97673"/>
    <w:rsid w:val="00B9767F"/>
    <w:rsid w:val="00B976A5"/>
    <w:rsid w:val="00B976B6"/>
    <w:rsid w:val="00B9788D"/>
    <w:rsid w:val="00B978F9"/>
    <w:rsid w:val="00B97992"/>
    <w:rsid w:val="00B97A67"/>
    <w:rsid w:val="00B97A73"/>
    <w:rsid w:val="00B97ADF"/>
    <w:rsid w:val="00B97B2E"/>
    <w:rsid w:val="00B97B41"/>
    <w:rsid w:val="00B97B98"/>
    <w:rsid w:val="00B97C24"/>
    <w:rsid w:val="00B97C8B"/>
    <w:rsid w:val="00B97CB4"/>
    <w:rsid w:val="00B97EBC"/>
    <w:rsid w:val="00B97EC4"/>
    <w:rsid w:val="00B97F06"/>
    <w:rsid w:val="00BA008C"/>
    <w:rsid w:val="00BA00A2"/>
    <w:rsid w:val="00BA0212"/>
    <w:rsid w:val="00BA0237"/>
    <w:rsid w:val="00BA0263"/>
    <w:rsid w:val="00BA02CE"/>
    <w:rsid w:val="00BA0388"/>
    <w:rsid w:val="00BA04A1"/>
    <w:rsid w:val="00BA04A2"/>
    <w:rsid w:val="00BA05D0"/>
    <w:rsid w:val="00BA0683"/>
    <w:rsid w:val="00BA06B7"/>
    <w:rsid w:val="00BA0750"/>
    <w:rsid w:val="00BA08E9"/>
    <w:rsid w:val="00BA0939"/>
    <w:rsid w:val="00BA0A64"/>
    <w:rsid w:val="00BA0A9E"/>
    <w:rsid w:val="00BA0AF9"/>
    <w:rsid w:val="00BA0B11"/>
    <w:rsid w:val="00BA0B13"/>
    <w:rsid w:val="00BA0D78"/>
    <w:rsid w:val="00BA0DB2"/>
    <w:rsid w:val="00BA0E70"/>
    <w:rsid w:val="00BA0E78"/>
    <w:rsid w:val="00BA0FBE"/>
    <w:rsid w:val="00BA1045"/>
    <w:rsid w:val="00BA108D"/>
    <w:rsid w:val="00BA117E"/>
    <w:rsid w:val="00BA11A8"/>
    <w:rsid w:val="00BA11F6"/>
    <w:rsid w:val="00BA11FD"/>
    <w:rsid w:val="00BA1242"/>
    <w:rsid w:val="00BA12B2"/>
    <w:rsid w:val="00BA135D"/>
    <w:rsid w:val="00BA1416"/>
    <w:rsid w:val="00BA142A"/>
    <w:rsid w:val="00BA1471"/>
    <w:rsid w:val="00BA1522"/>
    <w:rsid w:val="00BA157D"/>
    <w:rsid w:val="00BA15FF"/>
    <w:rsid w:val="00BA1669"/>
    <w:rsid w:val="00BA168F"/>
    <w:rsid w:val="00BA16CE"/>
    <w:rsid w:val="00BA16E1"/>
    <w:rsid w:val="00BA16F8"/>
    <w:rsid w:val="00BA170A"/>
    <w:rsid w:val="00BA17CC"/>
    <w:rsid w:val="00BA188E"/>
    <w:rsid w:val="00BA18AF"/>
    <w:rsid w:val="00BA1956"/>
    <w:rsid w:val="00BA19AA"/>
    <w:rsid w:val="00BA19AB"/>
    <w:rsid w:val="00BA1A39"/>
    <w:rsid w:val="00BA1A6D"/>
    <w:rsid w:val="00BA1A85"/>
    <w:rsid w:val="00BA1B61"/>
    <w:rsid w:val="00BA1BFE"/>
    <w:rsid w:val="00BA1C49"/>
    <w:rsid w:val="00BA1DB3"/>
    <w:rsid w:val="00BA1F74"/>
    <w:rsid w:val="00BA2029"/>
    <w:rsid w:val="00BA2139"/>
    <w:rsid w:val="00BA2164"/>
    <w:rsid w:val="00BA2187"/>
    <w:rsid w:val="00BA22E8"/>
    <w:rsid w:val="00BA232E"/>
    <w:rsid w:val="00BA232F"/>
    <w:rsid w:val="00BA23F9"/>
    <w:rsid w:val="00BA2408"/>
    <w:rsid w:val="00BA2453"/>
    <w:rsid w:val="00BA24B2"/>
    <w:rsid w:val="00BA2543"/>
    <w:rsid w:val="00BA256C"/>
    <w:rsid w:val="00BA2613"/>
    <w:rsid w:val="00BA263B"/>
    <w:rsid w:val="00BA27E3"/>
    <w:rsid w:val="00BA29EF"/>
    <w:rsid w:val="00BA2A75"/>
    <w:rsid w:val="00BA2AF0"/>
    <w:rsid w:val="00BA2BD2"/>
    <w:rsid w:val="00BA2BF2"/>
    <w:rsid w:val="00BA2D6F"/>
    <w:rsid w:val="00BA2DC9"/>
    <w:rsid w:val="00BA2E3D"/>
    <w:rsid w:val="00BA2ECF"/>
    <w:rsid w:val="00BA2F5D"/>
    <w:rsid w:val="00BA2FEA"/>
    <w:rsid w:val="00BA3045"/>
    <w:rsid w:val="00BA30B6"/>
    <w:rsid w:val="00BA3144"/>
    <w:rsid w:val="00BA3167"/>
    <w:rsid w:val="00BA3194"/>
    <w:rsid w:val="00BA3298"/>
    <w:rsid w:val="00BA33B9"/>
    <w:rsid w:val="00BA33F4"/>
    <w:rsid w:val="00BA340C"/>
    <w:rsid w:val="00BA3476"/>
    <w:rsid w:val="00BA34FB"/>
    <w:rsid w:val="00BA3566"/>
    <w:rsid w:val="00BA360C"/>
    <w:rsid w:val="00BA3667"/>
    <w:rsid w:val="00BA3671"/>
    <w:rsid w:val="00BA370F"/>
    <w:rsid w:val="00BA37A6"/>
    <w:rsid w:val="00BA3915"/>
    <w:rsid w:val="00BA39F9"/>
    <w:rsid w:val="00BA3A08"/>
    <w:rsid w:val="00BA3A62"/>
    <w:rsid w:val="00BA3A9A"/>
    <w:rsid w:val="00BA3AD9"/>
    <w:rsid w:val="00BA3BD0"/>
    <w:rsid w:val="00BA3C4B"/>
    <w:rsid w:val="00BA3D5C"/>
    <w:rsid w:val="00BA3E2B"/>
    <w:rsid w:val="00BA41CD"/>
    <w:rsid w:val="00BA4345"/>
    <w:rsid w:val="00BA44E2"/>
    <w:rsid w:val="00BA44FF"/>
    <w:rsid w:val="00BA4567"/>
    <w:rsid w:val="00BA4570"/>
    <w:rsid w:val="00BA4575"/>
    <w:rsid w:val="00BA4620"/>
    <w:rsid w:val="00BA4653"/>
    <w:rsid w:val="00BA4687"/>
    <w:rsid w:val="00BA46D7"/>
    <w:rsid w:val="00BA472A"/>
    <w:rsid w:val="00BA475A"/>
    <w:rsid w:val="00BA47FD"/>
    <w:rsid w:val="00BA4836"/>
    <w:rsid w:val="00BA48DB"/>
    <w:rsid w:val="00BA48DC"/>
    <w:rsid w:val="00BA49D6"/>
    <w:rsid w:val="00BA49FB"/>
    <w:rsid w:val="00BA4A6D"/>
    <w:rsid w:val="00BA4A83"/>
    <w:rsid w:val="00BA4AF5"/>
    <w:rsid w:val="00BA4AFD"/>
    <w:rsid w:val="00BA4B4C"/>
    <w:rsid w:val="00BA4BB2"/>
    <w:rsid w:val="00BA4CDE"/>
    <w:rsid w:val="00BA4D3D"/>
    <w:rsid w:val="00BA4D8C"/>
    <w:rsid w:val="00BA4DB0"/>
    <w:rsid w:val="00BA4EE3"/>
    <w:rsid w:val="00BA4F13"/>
    <w:rsid w:val="00BA4F52"/>
    <w:rsid w:val="00BA4F7E"/>
    <w:rsid w:val="00BA500D"/>
    <w:rsid w:val="00BA5101"/>
    <w:rsid w:val="00BA5178"/>
    <w:rsid w:val="00BA5244"/>
    <w:rsid w:val="00BA534C"/>
    <w:rsid w:val="00BA5399"/>
    <w:rsid w:val="00BA539E"/>
    <w:rsid w:val="00BA53DC"/>
    <w:rsid w:val="00BA5409"/>
    <w:rsid w:val="00BA553E"/>
    <w:rsid w:val="00BA55A7"/>
    <w:rsid w:val="00BA55E4"/>
    <w:rsid w:val="00BA55FD"/>
    <w:rsid w:val="00BA5631"/>
    <w:rsid w:val="00BA568B"/>
    <w:rsid w:val="00BA5753"/>
    <w:rsid w:val="00BA57B3"/>
    <w:rsid w:val="00BA588B"/>
    <w:rsid w:val="00BA59DA"/>
    <w:rsid w:val="00BA59DC"/>
    <w:rsid w:val="00BA5A5B"/>
    <w:rsid w:val="00BA5A71"/>
    <w:rsid w:val="00BA5AF4"/>
    <w:rsid w:val="00BA5B31"/>
    <w:rsid w:val="00BA5B6B"/>
    <w:rsid w:val="00BA5BBC"/>
    <w:rsid w:val="00BA5C77"/>
    <w:rsid w:val="00BA5C93"/>
    <w:rsid w:val="00BA5D1F"/>
    <w:rsid w:val="00BA5E06"/>
    <w:rsid w:val="00BA5E0F"/>
    <w:rsid w:val="00BA5E88"/>
    <w:rsid w:val="00BA5E97"/>
    <w:rsid w:val="00BA5FD8"/>
    <w:rsid w:val="00BA5FDC"/>
    <w:rsid w:val="00BA61A3"/>
    <w:rsid w:val="00BA61FF"/>
    <w:rsid w:val="00BA6276"/>
    <w:rsid w:val="00BA62FC"/>
    <w:rsid w:val="00BA6315"/>
    <w:rsid w:val="00BA63F4"/>
    <w:rsid w:val="00BA63F6"/>
    <w:rsid w:val="00BA6442"/>
    <w:rsid w:val="00BA64B4"/>
    <w:rsid w:val="00BA64F1"/>
    <w:rsid w:val="00BA65A8"/>
    <w:rsid w:val="00BA65D2"/>
    <w:rsid w:val="00BA67EA"/>
    <w:rsid w:val="00BA6857"/>
    <w:rsid w:val="00BA686A"/>
    <w:rsid w:val="00BA688A"/>
    <w:rsid w:val="00BA6903"/>
    <w:rsid w:val="00BA6A21"/>
    <w:rsid w:val="00BA6AF0"/>
    <w:rsid w:val="00BA6B4E"/>
    <w:rsid w:val="00BA6BC4"/>
    <w:rsid w:val="00BA6C2E"/>
    <w:rsid w:val="00BA6C37"/>
    <w:rsid w:val="00BA6CF7"/>
    <w:rsid w:val="00BA6D34"/>
    <w:rsid w:val="00BA6D6F"/>
    <w:rsid w:val="00BA6DE4"/>
    <w:rsid w:val="00BA6E62"/>
    <w:rsid w:val="00BA6E88"/>
    <w:rsid w:val="00BA6F7D"/>
    <w:rsid w:val="00BA6FB0"/>
    <w:rsid w:val="00BA6FD7"/>
    <w:rsid w:val="00BA7016"/>
    <w:rsid w:val="00BA70C9"/>
    <w:rsid w:val="00BA719D"/>
    <w:rsid w:val="00BA71F4"/>
    <w:rsid w:val="00BA72FB"/>
    <w:rsid w:val="00BA7401"/>
    <w:rsid w:val="00BA7509"/>
    <w:rsid w:val="00BA7537"/>
    <w:rsid w:val="00BA753C"/>
    <w:rsid w:val="00BA7565"/>
    <w:rsid w:val="00BA75C9"/>
    <w:rsid w:val="00BA7634"/>
    <w:rsid w:val="00BA76C3"/>
    <w:rsid w:val="00BA779F"/>
    <w:rsid w:val="00BA7883"/>
    <w:rsid w:val="00BA7A43"/>
    <w:rsid w:val="00BA7C8C"/>
    <w:rsid w:val="00BA7E18"/>
    <w:rsid w:val="00BA7E1B"/>
    <w:rsid w:val="00BA7E99"/>
    <w:rsid w:val="00BA7F7D"/>
    <w:rsid w:val="00BA7FF9"/>
    <w:rsid w:val="00BB0072"/>
    <w:rsid w:val="00BB0079"/>
    <w:rsid w:val="00BB00D5"/>
    <w:rsid w:val="00BB00EC"/>
    <w:rsid w:val="00BB0217"/>
    <w:rsid w:val="00BB0270"/>
    <w:rsid w:val="00BB0301"/>
    <w:rsid w:val="00BB037E"/>
    <w:rsid w:val="00BB0393"/>
    <w:rsid w:val="00BB0621"/>
    <w:rsid w:val="00BB0693"/>
    <w:rsid w:val="00BB0734"/>
    <w:rsid w:val="00BB0793"/>
    <w:rsid w:val="00BB07B0"/>
    <w:rsid w:val="00BB0965"/>
    <w:rsid w:val="00BB09BA"/>
    <w:rsid w:val="00BB0A76"/>
    <w:rsid w:val="00BB0AF6"/>
    <w:rsid w:val="00BB0BB9"/>
    <w:rsid w:val="00BB0C19"/>
    <w:rsid w:val="00BB0E44"/>
    <w:rsid w:val="00BB0E9A"/>
    <w:rsid w:val="00BB0EB7"/>
    <w:rsid w:val="00BB0F5B"/>
    <w:rsid w:val="00BB1119"/>
    <w:rsid w:val="00BB1133"/>
    <w:rsid w:val="00BB1141"/>
    <w:rsid w:val="00BB1259"/>
    <w:rsid w:val="00BB12DC"/>
    <w:rsid w:val="00BB138F"/>
    <w:rsid w:val="00BB1480"/>
    <w:rsid w:val="00BB149D"/>
    <w:rsid w:val="00BB14C7"/>
    <w:rsid w:val="00BB150F"/>
    <w:rsid w:val="00BB1578"/>
    <w:rsid w:val="00BB162E"/>
    <w:rsid w:val="00BB16AD"/>
    <w:rsid w:val="00BB1756"/>
    <w:rsid w:val="00BB178A"/>
    <w:rsid w:val="00BB178D"/>
    <w:rsid w:val="00BB17AA"/>
    <w:rsid w:val="00BB193F"/>
    <w:rsid w:val="00BB19B9"/>
    <w:rsid w:val="00BB1A3B"/>
    <w:rsid w:val="00BB1A5E"/>
    <w:rsid w:val="00BB1B74"/>
    <w:rsid w:val="00BB1C5F"/>
    <w:rsid w:val="00BB1CBC"/>
    <w:rsid w:val="00BB1D5B"/>
    <w:rsid w:val="00BB1E2E"/>
    <w:rsid w:val="00BB1E4B"/>
    <w:rsid w:val="00BB1EF2"/>
    <w:rsid w:val="00BB1F67"/>
    <w:rsid w:val="00BB1FDC"/>
    <w:rsid w:val="00BB208A"/>
    <w:rsid w:val="00BB20C2"/>
    <w:rsid w:val="00BB2186"/>
    <w:rsid w:val="00BB21DD"/>
    <w:rsid w:val="00BB2327"/>
    <w:rsid w:val="00BB2340"/>
    <w:rsid w:val="00BB23DC"/>
    <w:rsid w:val="00BB244A"/>
    <w:rsid w:val="00BB245C"/>
    <w:rsid w:val="00BB2478"/>
    <w:rsid w:val="00BB2483"/>
    <w:rsid w:val="00BB2542"/>
    <w:rsid w:val="00BB2551"/>
    <w:rsid w:val="00BB265C"/>
    <w:rsid w:val="00BB27AE"/>
    <w:rsid w:val="00BB2B15"/>
    <w:rsid w:val="00BB2B49"/>
    <w:rsid w:val="00BB2B7A"/>
    <w:rsid w:val="00BB2BA9"/>
    <w:rsid w:val="00BB2CA6"/>
    <w:rsid w:val="00BB2CFD"/>
    <w:rsid w:val="00BB2DAC"/>
    <w:rsid w:val="00BB2E44"/>
    <w:rsid w:val="00BB2EDC"/>
    <w:rsid w:val="00BB2F58"/>
    <w:rsid w:val="00BB2F6F"/>
    <w:rsid w:val="00BB3003"/>
    <w:rsid w:val="00BB31CA"/>
    <w:rsid w:val="00BB338F"/>
    <w:rsid w:val="00BB344D"/>
    <w:rsid w:val="00BB34B1"/>
    <w:rsid w:val="00BB375A"/>
    <w:rsid w:val="00BB37CC"/>
    <w:rsid w:val="00BB3831"/>
    <w:rsid w:val="00BB386D"/>
    <w:rsid w:val="00BB38A5"/>
    <w:rsid w:val="00BB38CD"/>
    <w:rsid w:val="00BB3A20"/>
    <w:rsid w:val="00BB3A2F"/>
    <w:rsid w:val="00BB3A73"/>
    <w:rsid w:val="00BB3AC2"/>
    <w:rsid w:val="00BB3AD2"/>
    <w:rsid w:val="00BB3ADB"/>
    <w:rsid w:val="00BB3B5E"/>
    <w:rsid w:val="00BB3BDF"/>
    <w:rsid w:val="00BB3C26"/>
    <w:rsid w:val="00BB3D34"/>
    <w:rsid w:val="00BB3D3F"/>
    <w:rsid w:val="00BB3D4B"/>
    <w:rsid w:val="00BB3DBF"/>
    <w:rsid w:val="00BB3F24"/>
    <w:rsid w:val="00BB3F60"/>
    <w:rsid w:val="00BB3F67"/>
    <w:rsid w:val="00BB3FCA"/>
    <w:rsid w:val="00BB3FF1"/>
    <w:rsid w:val="00BB407C"/>
    <w:rsid w:val="00BB4091"/>
    <w:rsid w:val="00BB4146"/>
    <w:rsid w:val="00BB4197"/>
    <w:rsid w:val="00BB4253"/>
    <w:rsid w:val="00BB431C"/>
    <w:rsid w:val="00BB4422"/>
    <w:rsid w:val="00BB444F"/>
    <w:rsid w:val="00BB44B6"/>
    <w:rsid w:val="00BB4560"/>
    <w:rsid w:val="00BB45B9"/>
    <w:rsid w:val="00BB45F6"/>
    <w:rsid w:val="00BB46A2"/>
    <w:rsid w:val="00BB4727"/>
    <w:rsid w:val="00BB47D1"/>
    <w:rsid w:val="00BB48F9"/>
    <w:rsid w:val="00BB4B03"/>
    <w:rsid w:val="00BB4B30"/>
    <w:rsid w:val="00BB4B7D"/>
    <w:rsid w:val="00BB4C36"/>
    <w:rsid w:val="00BB4C7D"/>
    <w:rsid w:val="00BB4CA2"/>
    <w:rsid w:val="00BB4CA8"/>
    <w:rsid w:val="00BB4CB4"/>
    <w:rsid w:val="00BB4CBD"/>
    <w:rsid w:val="00BB4EC3"/>
    <w:rsid w:val="00BB4EE7"/>
    <w:rsid w:val="00BB4F3F"/>
    <w:rsid w:val="00BB4F8E"/>
    <w:rsid w:val="00BB506A"/>
    <w:rsid w:val="00BB5101"/>
    <w:rsid w:val="00BB512D"/>
    <w:rsid w:val="00BB5171"/>
    <w:rsid w:val="00BB5278"/>
    <w:rsid w:val="00BB545C"/>
    <w:rsid w:val="00BB54C3"/>
    <w:rsid w:val="00BB55AE"/>
    <w:rsid w:val="00BB5866"/>
    <w:rsid w:val="00BB587B"/>
    <w:rsid w:val="00BB59BF"/>
    <w:rsid w:val="00BB5A8B"/>
    <w:rsid w:val="00BB5ABB"/>
    <w:rsid w:val="00BB5ADE"/>
    <w:rsid w:val="00BB5C41"/>
    <w:rsid w:val="00BB5C81"/>
    <w:rsid w:val="00BB5CA7"/>
    <w:rsid w:val="00BB5D0E"/>
    <w:rsid w:val="00BB5D31"/>
    <w:rsid w:val="00BB5D43"/>
    <w:rsid w:val="00BB5E0F"/>
    <w:rsid w:val="00BB5E13"/>
    <w:rsid w:val="00BB5E98"/>
    <w:rsid w:val="00BB6180"/>
    <w:rsid w:val="00BB654B"/>
    <w:rsid w:val="00BB6592"/>
    <w:rsid w:val="00BB679B"/>
    <w:rsid w:val="00BB684B"/>
    <w:rsid w:val="00BB6862"/>
    <w:rsid w:val="00BB6896"/>
    <w:rsid w:val="00BB68D0"/>
    <w:rsid w:val="00BB691D"/>
    <w:rsid w:val="00BB6939"/>
    <w:rsid w:val="00BB69FC"/>
    <w:rsid w:val="00BB6AF9"/>
    <w:rsid w:val="00BB6BEC"/>
    <w:rsid w:val="00BB6C89"/>
    <w:rsid w:val="00BB6DE2"/>
    <w:rsid w:val="00BB6EC4"/>
    <w:rsid w:val="00BB6ECF"/>
    <w:rsid w:val="00BB6FD2"/>
    <w:rsid w:val="00BB7007"/>
    <w:rsid w:val="00BB7189"/>
    <w:rsid w:val="00BB71AC"/>
    <w:rsid w:val="00BB746E"/>
    <w:rsid w:val="00BB74B9"/>
    <w:rsid w:val="00BB7525"/>
    <w:rsid w:val="00BB763D"/>
    <w:rsid w:val="00BB7687"/>
    <w:rsid w:val="00BB7754"/>
    <w:rsid w:val="00BB77C7"/>
    <w:rsid w:val="00BB7804"/>
    <w:rsid w:val="00BB787E"/>
    <w:rsid w:val="00BB79C1"/>
    <w:rsid w:val="00BB7A17"/>
    <w:rsid w:val="00BB7A2F"/>
    <w:rsid w:val="00BB7AE5"/>
    <w:rsid w:val="00BB7B2F"/>
    <w:rsid w:val="00BB7C2D"/>
    <w:rsid w:val="00BB7C66"/>
    <w:rsid w:val="00BB7C9F"/>
    <w:rsid w:val="00BB7CA9"/>
    <w:rsid w:val="00BB7CD5"/>
    <w:rsid w:val="00BB7D34"/>
    <w:rsid w:val="00BB7D5A"/>
    <w:rsid w:val="00BB7D62"/>
    <w:rsid w:val="00BB7DEF"/>
    <w:rsid w:val="00BB7E37"/>
    <w:rsid w:val="00BB7E4C"/>
    <w:rsid w:val="00BB7EB2"/>
    <w:rsid w:val="00BC007F"/>
    <w:rsid w:val="00BC018A"/>
    <w:rsid w:val="00BC02BD"/>
    <w:rsid w:val="00BC02CD"/>
    <w:rsid w:val="00BC02FE"/>
    <w:rsid w:val="00BC0378"/>
    <w:rsid w:val="00BC04F4"/>
    <w:rsid w:val="00BC0686"/>
    <w:rsid w:val="00BC0719"/>
    <w:rsid w:val="00BC0758"/>
    <w:rsid w:val="00BC07E2"/>
    <w:rsid w:val="00BC0882"/>
    <w:rsid w:val="00BC08AC"/>
    <w:rsid w:val="00BC08D0"/>
    <w:rsid w:val="00BC08E9"/>
    <w:rsid w:val="00BC0A98"/>
    <w:rsid w:val="00BC0AE6"/>
    <w:rsid w:val="00BC0B0F"/>
    <w:rsid w:val="00BC0C5A"/>
    <w:rsid w:val="00BC0DC2"/>
    <w:rsid w:val="00BC0E64"/>
    <w:rsid w:val="00BC114F"/>
    <w:rsid w:val="00BC11D5"/>
    <w:rsid w:val="00BC1339"/>
    <w:rsid w:val="00BC15EC"/>
    <w:rsid w:val="00BC168D"/>
    <w:rsid w:val="00BC1722"/>
    <w:rsid w:val="00BC175D"/>
    <w:rsid w:val="00BC17EF"/>
    <w:rsid w:val="00BC1847"/>
    <w:rsid w:val="00BC195E"/>
    <w:rsid w:val="00BC1975"/>
    <w:rsid w:val="00BC1997"/>
    <w:rsid w:val="00BC19CF"/>
    <w:rsid w:val="00BC1A0A"/>
    <w:rsid w:val="00BC1A1B"/>
    <w:rsid w:val="00BC1B7F"/>
    <w:rsid w:val="00BC1BB4"/>
    <w:rsid w:val="00BC1C78"/>
    <w:rsid w:val="00BC1C7A"/>
    <w:rsid w:val="00BC1D3C"/>
    <w:rsid w:val="00BC1D8B"/>
    <w:rsid w:val="00BC1DA6"/>
    <w:rsid w:val="00BC1EA5"/>
    <w:rsid w:val="00BC1EDE"/>
    <w:rsid w:val="00BC1F9C"/>
    <w:rsid w:val="00BC2095"/>
    <w:rsid w:val="00BC209A"/>
    <w:rsid w:val="00BC20BE"/>
    <w:rsid w:val="00BC20DE"/>
    <w:rsid w:val="00BC20FA"/>
    <w:rsid w:val="00BC2101"/>
    <w:rsid w:val="00BC2200"/>
    <w:rsid w:val="00BC23C0"/>
    <w:rsid w:val="00BC2438"/>
    <w:rsid w:val="00BC245A"/>
    <w:rsid w:val="00BC2534"/>
    <w:rsid w:val="00BC258A"/>
    <w:rsid w:val="00BC25B0"/>
    <w:rsid w:val="00BC25F4"/>
    <w:rsid w:val="00BC2605"/>
    <w:rsid w:val="00BC2619"/>
    <w:rsid w:val="00BC2647"/>
    <w:rsid w:val="00BC268B"/>
    <w:rsid w:val="00BC26FA"/>
    <w:rsid w:val="00BC2890"/>
    <w:rsid w:val="00BC28AE"/>
    <w:rsid w:val="00BC2947"/>
    <w:rsid w:val="00BC2A21"/>
    <w:rsid w:val="00BC2A91"/>
    <w:rsid w:val="00BC2AAD"/>
    <w:rsid w:val="00BC2B28"/>
    <w:rsid w:val="00BC2BD8"/>
    <w:rsid w:val="00BC2C23"/>
    <w:rsid w:val="00BC2D1F"/>
    <w:rsid w:val="00BC2E56"/>
    <w:rsid w:val="00BC2ED4"/>
    <w:rsid w:val="00BC2F07"/>
    <w:rsid w:val="00BC2F90"/>
    <w:rsid w:val="00BC2FB6"/>
    <w:rsid w:val="00BC2FF3"/>
    <w:rsid w:val="00BC3046"/>
    <w:rsid w:val="00BC3093"/>
    <w:rsid w:val="00BC30BA"/>
    <w:rsid w:val="00BC3119"/>
    <w:rsid w:val="00BC3178"/>
    <w:rsid w:val="00BC32EB"/>
    <w:rsid w:val="00BC32FF"/>
    <w:rsid w:val="00BC3318"/>
    <w:rsid w:val="00BC3413"/>
    <w:rsid w:val="00BC349E"/>
    <w:rsid w:val="00BC34A8"/>
    <w:rsid w:val="00BC357F"/>
    <w:rsid w:val="00BC359D"/>
    <w:rsid w:val="00BC35A1"/>
    <w:rsid w:val="00BC35B1"/>
    <w:rsid w:val="00BC35CC"/>
    <w:rsid w:val="00BC364A"/>
    <w:rsid w:val="00BC379C"/>
    <w:rsid w:val="00BC3873"/>
    <w:rsid w:val="00BC38E0"/>
    <w:rsid w:val="00BC3957"/>
    <w:rsid w:val="00BC3AC3"/>
    <w:rsid w:val="00BC3AE1"/>
    <w:rsid w:val="00BC3D3E"/>
    <w:rsid w:val="00BC3D48"/>
    <w:rsid w:val="00BC3D8C"/>
    <w:rsid w:val="00BC3E24"/>
    <w:rsid w:val="00BC3E6D"/>
    <w:rsid w:val="00BC3EBE"/>
    <w:rsid w:val="00BC3F0C"/>
    <w:rsid w:val="00BC3F9C"/>
    <w:rsid w:val="00BC409B"/>
    <w:rsid w:val="00BC42BE"/>
    <w:rsid w:val="00BC42F6"/>
    <w:rsid w:val="00BC4333"/>
    <w:rsid w:val="00BC43F4"/>
    <w:rsid w:val="00BC4404"/>
    <w:rsid w:val="00BC4408"/>
    <w:rsid w:val="00BC444D"/>
    <w:rsid w:val="00BC4514"/>
    <w:rsid w:val="00BC46C6"/>
    <w:rsid w:val="00BC47BB"/>
    <w:rsid w:val="00BC48B4"/>
    <w:rsid w:val="00BC48D9"/>
    <w:rsid w:val="00BC48F8"/>
    <w:rsid w:val="00BC4A01"/>
    <w:rsid w:val="00BC4A3D"/>
    <w:rsid w:val="00BC4B05"/>
    <w:rsid w:val="00BC4B78"/>
    <w:rsid w:val="00BC4B88"/>
    <w:rsid w:val="00BC4CDC"/>
    <w:rsid w:val="00BC4DB9"/>
    <w:rsid w:val="00BC4E48"/>
    <w:rsid w:val="00BC4E6C"/>
    <w:rsid w:val="00BC4EF3"/>
    <w:rsid w:val="00BC4F7B"/>
    <w:rsid w:val="00BC4FA8"/>
    <w:rsid w:val="00BC50C0"/>
    <w:rsid w:val="00BC51F1"/>
    <w:rsid w:val="00BC51FE"/>
    <w:rsid w:val="00BC5295"/>
    <w:rsid w:val="00BC52AF"/>
    <w:rsid w:val="00BC542B"/>
    <w:rsid w:val="00BC544E"/>
    <w:rsid w:val="00BC5506"/>
    <w:rsid w:val="00BC5590"/>
    <w:rsid w:val="00BC562E"/>
    <w:rsid w:val="00BC5765"/>
    <w:rsid w:val="00BC57D4"/>
    <w:rsid w:val="00BC5816"/>
    <w:rsid w:val="00BC5858"/>
    <w:rsid w:val="00BC58AA"/>
    <w:rsid w:val="00BC5917"/>
    <w:rsid w:val="00BC5A34"/>
    <w:rsid w:val="00BC5B6D"/>
    <w:rsid w:val="00BC5D9C"/>
    <w:rsid w:val="00BC5DB9"/>
    <w:rsid w:val="00BC5DF8"/>
    <w:rsid w:val="00BC5E4F"/>
    <w:rsid w:val="00BC5E50"/>
    <w:rsid w:val="00BC5F23"/>
    <w:rsid w:val="00BC5F32"/>
    <w:rsid w:val="00BC60C6"/>
    <w:rsid w:val="00BC60E0"/>
    <w:rsid w:val="00BC61E8"/>
    <w:rsid w:val="00BC624D"/>
    <w:rsid w:val="00BC636B"/>
    <w:rsid w:val="00BC6475"/>
    <w:rsid w:val="00BC64C6"/>
    <w:rsid w:val="00BC64F0"/>
    <w:rsid w:val="00BC64FD"/>
    <w:rsid w:val="00BC6518"/>
    <w:rsid w:val="00BC666E"/>
    <w:rsid w:val="00BC6788"/>
    <w:rsid w:val="00BC678B"/>
    <w:rsid w:val="00BC67C2"/>
    <w:rsid w:val="00BC67D6"/>
    <w:rsid w:val="00BC67FE"/>
    <w:rsid w:val="00BC6905"/>
    <w:rsid w:val="00BC6909"/>
    <w:rsid w:val="00BC69A8"/>
    <w:rsid w:val="00BC69B5"/>
    <w:rsid w:val="00BC6AD2"/>
    <w:rsid w:val="00BC6B1D"/>
    <w:rsid w:val="00BC6BE0"/>
    <w:rsid w:val="00BC6BF1"/>
    <w:rsid w:val="00BC6C08"/>
    <w:rsid w:val="00BC6C92"/>
    <w:rsid w:val="00BC6CF9"/>
    <w:rsid w:val="00BC6D0C"/>
    <w:rsid w:val="00BC6D5B"/>
    <w:rsid w:val="00BC6DBC"/>
    <w:rsid w:val="00BC6DD1"/>
    <w:rsid w:val="00BC6E15"/>
    <w:rsid w:val="00BC7047"/>
    <w:rsid w:val="00BC71B3"/>
    <w:rsid w:val="00BC72F9"/>
    <w:rsid w:val="00BC73D5"/>
    <w:rsid w:val="00BC7567"/>
    <w:rsid w:val="00BC757F"/>
    <w:rsid w:val="00BC76B1"/>
    <w:rsid w:val="00BC7895"/>
    <w:rsid w:val="00BC78EC"/>
    <w:rsid w:val="00BC794F"/>
    <w:rsid w:val="00BC7985"/>
    <w:rsid w:val="00BC7A6B"/>
    <w:rsid w:val="00BC7D40"/>
    <w:rsid w:val="00BC7D6C"/>
    <w:rsid w:val="00BC7F17"/>
    <w:rsid w:val="00BC7F77"/>
    <w:rsid w:val="00BC7FE6"/>
    <w:rsid w:val="00BD002C"/>
    <w:rsid w:val="00BD0054"/>
    <w:rsid w:val="00BD0107"/>
    <w:rsid w:val="00BD01B0"/>
    <w:rsid w:val="00BD01D4"/>
    <w:rsid w:val="00BD0270"/>
    <w:rsid w:val="00BD03A6"/>
    <w:rsid w:val="00BD03BA"/>
    <w:rsid w:val="00BD05DB"/>
    <w:rsid w:val="00BD0649"/>
    <w:rsid w:val="00BD06BA"/>
    <w:rsid w:val="00BD06E7"/>
    <w:rsid w:val="00BD0770"/>
    <w:rsid w:val="00BD0778"/>
    <w:rsid w:val="00BD077B"/>
    <w:rsid w:val="00BD0821"/>
    <w:rsid w:val="00BD082B"/>
    <w:rsid w:val="00BD085E"/>
    <w:rsid w:val="00BD09BC"/>
    <w:rsid w:val="00BD09C4"/>
    <w:rsid w:val="00BD09C9"/>
    <w:rsid w:val="00BD0ACC"/>
    <w:rsid w:val="00BD0AD5"/>
    <w:rsid w:val="00BD0B34"/>
    <w:rsid w:val="00BD0B50"/>
    <w:rsid w:val="00BD0B73"/>
    <w:rsid w:val="00BD0BD2"/>
    <w:rsid w:val="00BD0CD6"/>
    <w:rsid w:val="00BD0DB8"/>
    <w:rsid w:val="00BD0DDF"/>
    <w:rsid w:val="00BD0E2E"/>
    <w:rsid w:val="00BD0E7C"/>
    <w:rsid w:val="00BD0E8D"/>
    <w:rsid w:val="00BD0FBA"/>
    <w:rsid w:val="00BD0FEE"/>
    <w:rsid w:val="00BD1134"/>
    <w:rsid w:val="00BD1149"/>
    <w:rsid w:val="00BD126C"/>
    <w:rsid w:val="00BD12EC"/>
    <w:rsid w:val="00BD13C4"/>
    <w:rsid w:val="00BD141B"/>
    <w:rsid w:val="00BD14AF"/>
    <w:rsid w:val="00BD14B3"/>
    <w:rsid w:val="00BD14E5"/>
    <w:rsid w:val="00BD16AF"/>
    <w:rsid w:val="00BD1752"/>
    <w:rsid w:val="00BD1786"/>
    <w:rsid w:val="00BD1808"/>
    <w:rsid w:val="00BD1826"/>
    <w:rsid w:val="00BD18BD"/>
    <w:rsid w:val="00BD1AA0"/>
    <w:rsid w:val="00BD1AA6"/>
    <w:rsid w:val="00BD1B47"/>
    <w:rsid w:val="00BD1C7D"/>
    <w:rsid w:val="00BD1C7F"/>
    <w:rsid w:val="00BD1C87"/>
    <w:rsid w:val="00BD1CB6"/>
    <w:rsid w:val="00BD1D47"/>
    <w:rsid w:val="00BD1DDF"/>
    <w:rsid w:val="00BD1F27"/>
    <w:rsid w:val="00BD1F6D"/>
    <w:rsid w:val="00BD2098"/>
    <w:rsid w:val="00BD2202"/>
    <w:rsid w:val="00BD2367"/>
    <w:rsid w:val="00BD23AF"/>
    <w:rsid w:val="00BD23C1"/>
    <w:rsid w:val="00BD23C3"/>
    <w:rsid w:val="00BD2496"/>
    <w:rsid w:val="00BD24CD"/>
    <w:rsid w:val="00BD25D6"/>
    <w:rsid w:val="00BD260C"/>
    <w:rsid w:val="00BD2623"/>
    <w:rsid w:val="00BD2710"/>
    <w:rsid w:val="00BD274E"/>
    <w:rsid w:val="00BD274F"/>
    <w:rsid w:val="00BD276A"/>
    <w:rsid w:val="00BD27E8"/>
    <w:rsid w:val="00BD2A22"/>
    <w:rsid w:val="00BD2A46"/>
    <w:rsid w:val="00BD2A82"/>
    <w:rsid w:val="00BD2ABC"/>
    <w:rsid w:val="00BD2B2C"/>
    <w:rsid w:val="00BD2B62"/>
    <w:rsid w:val="00BD2C01"/>
    <w:rsid w:val="00BD2C07"/>
    <w:rsid w:val="00BD2C95"/>
    <w:rsid w:val="00BD2D3A"/>
    <w:rsid w:val="00BD2D59"/>
    <w:rsid w:val="00BD2E29"/>
    <w:rsid w:val="00BD2F52"/>
    <w:rsid w:val="00BD306C"/>
    <w:rsid w:val="00BD31DA"/>
    <w:rsid w:val="00BD3228"/>
    <w:rsid w:val="00BD3386"/>
    <w:rsid w:val="00BD3393"/>
    <w:rsid w:val="00BD33AF"/>
    <w:rsid w:val="00BD34D0"/>
    <w:rsid w:val="00BD3579"/>
    <w:rsid w:val="00BD35AB"/>
    <w:rsid w:val="00BD3687"/>
    <w:rsid w:val="00BD381A"/>
    <w:rsid w:val="00BD38E4"/>
    <w:rsid w:val="00BD3938"/>
    <w:rsid w:val="00BD3C21"/>
    <w:rsid w:val="00BD3CA4"/>
    <w:rsid w:val="00BD3D3A"/>
    <w:rsid w:val="00BD3EA2"/>
    <w:rsid w:val="00BD3EDB"/>
    <w:rsid w:val="00BD3F61"/>
    <w:rsid w:val="00BD4052"/>
    <w:rsid w:val="00BD411D"/>
    <w:rsid w:val="00BD4322"/>
    <w:rsid w:val="00BD43A2"/>
    <w:rsid w:val="00BD4415"/>
    <w:rsid w:val="00BD4436"/>
    <w:rsid w:val="00BD45CB"/>
    <w:rsid w:val="00BD4649"/>
    <w:rsid w:val="00BD46F4"/>
    <w:rsid w:val="00BD4707"/>
    <w:rsid w:val="00BD4824"/>
    <w:rsid w:val="00BD48FF"/>
    <w:rsid w:val="00BD4984"/>
    <w:rsid w:val="00BD49BD"/>
    <w:rsid w:val="00BD4BCF"/>
    <w:rsid w:val="00BD4C44"/>
    <w:rsid w:val="00BD4C8D"/>
    <w:rsid w:val="00BD4E5F"/>
    <w:rsid w:val="00BD4E76"/>
    <w:rsid w:val="00BD4F32"/>
    <w:rsid w:val="00BD4FCC"/>
    <w:rsid w:val="00BD5065"/>
    <w:rsid w:val="00BD50F2"/>
    <w:rsid w:val="00BD5153"/>
    <w:rsid w:val="00BD516F"/>
    <w:rsid w:val="00BD518C"/>
    <w:rsid w:val="00BD523B"/>
    <w:rsid w:val="00BD5264"/>
    <w:rsid w:val="00BD52E2"/>
    <w:rsid w:val="00BD5485"/>
    <w:rsid w:val="00BD550D"/>
    <w:rsid w:val="00BD55C1"/>
    <w:rsid w:val="00BD564B"/>
    <w:rsid w:val="00BD5728"/>
    <w:rsid w:val="00BD57D2"/>
    <w:rsid w:val="00BD57D6"/>
    <w:rsid w:val="00BD57ED"/>
    <w:rsid w:val="00BD58EE"/>
    <w:rsid w:val="00BD59F5"/>
    <w:rsid w:val="00BD5A83"/>
    <w:rsid w:val="00BD5B2B"/>
    <w:rsid w:val="00BD5B5B"/>
    <w:rsid w:val="00BD5B62"/>
    <w:rsid w:val="00BD5B68"/>
    <w:rsid w:val="00BD5BA8"/>
    <w:rsid w:val="00BD5C17"/>
    <w:rsid w:val="00BD5D46"/>
    <w:rsid w:val="00BD5E33"/>
    <w:rsid w:val="00BD5E37"/>
    <w:rsid w:val="00BD5EE0"/>
    <w:rsid w:val="00BD5EF7"/>
    <w:rsid w:val="00BD5FE1"/>
    <w:rsid w:val="00BD6043"/>
    <w:rsid w:val="00BD607A"/>
    <w:rsid w:val="00BD607E"/>
    <w:rsid w:val="00BD6106"/>
    <w:rsid w:val="00BD6249"/>
    <w:rsid w:val="00BD62DF"/>
    <w:rsid w:val="00BD6337"/>
    <w:rsid w:val="00BD639E"/>
    <w:rsid w:val="00BD63E8"/>
    <w:rsid w:val="00BD6488"/>
    <w:rsid w:val="00BD6492"/>
    <w:rsid w:val="00BD64E0"/>
    <w:rsid w:val="00BD6554"/>
    <w:rsid w:val="00BD65B1"/>
    <w:rsid w:val="00BD6614"/>
    <w:rsid w:val="00BD66DF"/>
    <w:rsid w:val="00BD6742"/>
    <w:rsid w:val="00BD678F"/>
    <w:rsid w:val="00BD67B2"/>
    <w:rsid w:val="00BD6853"/>
    <w:rsid w:val="00BD68F3"/>
    <w:rsid w:val="00BD6909"/>
    <w:rsid w:val="00BD6980"/>
    <w:rsid w:val="00BD69D6"/>
    <w:rsid w:val="00BD6A78"/>
    <w:rsid w:val="00BD6CA1"/>
    <w:rsid w:val="00BD6DAC"/>
    <w:rsid w:val="00BD6DE2"/>
    <w:rsid w:val="00BD6E54"/>
    <w:rsid w:val="00BD6E5B"/>
    <w:rsid w:val="00BD6E8F"/>
    <w:rsid w:val="00BD6EAB"/>
    <w:rsid w:val="00BD6ED3"/>
    <w:rsid w:val="00BD6FD6"/>
    <w:rsid w:val="00BD70A5"/>
    <w:rsid w:val="00BD70E9"/>
    <w:rsid w:val="00BD7174"/>
    <w:rsid w:val="00BD71CD"/>
    <w:rsid w:val="00BD7224"/>
    <w:rsid w:val="00BD725E"/>
    <w:rsid w:val="00BD7281"/>
    <w:rsid w:val="00BD72BE"/>
    <w:rsid w:val="00BD72F8"/>
    <w:rsid w:val="00BD733A"/>
    <w:rsid w:val="00BD736B"/>
    <w:rsid w:val="00BD7488"/>
    <w:rsid w:val="00BD75DF"/>
    <w:rsid w:val="00BD760D"/>
    <w:rsid w:val="00BD76CC"/>
    <w:rsid w:val="00BD788A"/>
    <w:rsid w:val="00BD7A54"/>
    <w:rsid w:val="00BD7A71"/>
    <w:rsid w:val="00BD7BDD"/>
    <w:rsid w:val="00BD7C72"/>
    <w:rsid w:val="00BD7E55"/>
    <w:rsid w:val="00BD7E92"/>
    <w:rsid w:val="00BD7F68"/>
    <w:rsid w:val="00BE0171"/>
    <w:rsid w:val="00BE0174"/>
    <w:rsid w:val="00BE0267"/>
    <w:rsid w:val="00BE02B7"/>
    <w:rsid w:val="00BE02EF"/>
    <w:rsid w:val="00BE037B"/>
    <w:rsid w:val="00BE03F3"/>
    <w:rsid w:val="00BE0701"/>
    <w:rsid w:val="00BE07D1"/>
    <w:rsid w:val="00BE07EA"/>
    <w:rsid w:val="00BE0BD7"/>
    <w:rsid w:val="00BE0BFC"/>
    <w:rsid w:val="00BE0C05"/>
    <w:rsid w:val="00BE0C3C"/>
    <w:rsid w:val="00BE0DB3"/>
    <w:rsid w:val="00BE0E0D"/>
    <w:rsid w:val="00BE0E89"/>
    <w:rsid w:val="00BE0EF6"/>
    <w:rsid w:val="00BE0F5C"/>
    <w:rsid w:val="00BE0FB8"/>
    <w:rsid w:val="00BE102C"/>
    <w:rsid w:val="00BE1043"/>
    <w:rsid w:val="00BE1072"/>
    <w:rsid w:val="00BE1085"/>
    <w:rsid w:val="00BE10F8"/>
    <w:rsid w:val="00BE11A1"/>
    <w:rsid w:val="00BE1222"/>
    <w:rsid w:val="00BE1255"/>
    <w:rsid w:val="00BE141E"/>
    <w:rsid w:val="00BE147F"/>
    <w:rsid w:val="00BE15A0"/>
    <w:rsid w:val="00BE16EF"/>
    <w:rsid w:val="00BE17DC"/>
    <w:rsid w:val="00BE186B"/>
    <w:rsid w:val="00BE18D7"/>
    <w:rsid w:val="00BE1989"/>
    <w:rsid w:val="00BE19AC"/>
    <w:rsid w:val="00BE1BC9"/>
    <w:rsid w:val="00BE1BDA"/>
    <w:rsid w:val="00BE1CB2"/>
    <w:rsid w:val="00BE1D92"/>
    <w:rsid w:val="00BE1E9D"/>
    <w:rsid w:val="00BE1ECD"/>
    <w:rsid w:val="00BE1F2D"/>
    <w:rsid w:val="00BE1F8A"/>
    <w:rsid w:val="00BE1FFB"/>
    <w:rsid w:val="00BE2066"/>
    <w:rsid w:val="00BE2074"/>
    <w:rsid w:val="00BE207D"/>
    <w:rsid w:val="00BE20B8"/>
    <w:rsid w:val="00BE2136"/>
    <w:rsid w:val="00BE2321"/>
    <w:rsid w:val="00BE232B"/>
    <w:rsid w:val="00BE2452"/>
    <w:rsid w:val="00BE2471"/>
    <w:rsid w:val="00BE2563"/>
    <w:rsid w:val="00BE2573"/>
    <w:rsid w:val="00BE2575"/>
    <w:rsid w:val="00BE25C1"/>
    <w:rsid w:val="00BE26A1"/>
    <w:rsid w:val="00BE26B0"/>
    <w:rsid w:val="00BE26C9"/>
    <w:rsid w:val="00BE26CA"/>
    <w:rsid w:val="00BE27E2"/>
    <w:rsid w:val="00BE28C7"/>
    <w:rsid w:val="00BE2986"/>
    <w:rsid w:val="00BE29C6"/>
    <w:rsid w:val="00BE29D0"/>
    <w:rsid w:val="00BE29E4"/>
    <w:rsid w:val="00BE2A25"/>
    <w:rsid w:val="00BE2A45"/>
    <w:rsid w:val="00BE2AC7"/>
    <w:rsid w:val="00BE2AFD"/>
    <w:rsid w:val="00BE2AFE"/>
    <w:rsid w:val="00BE2B79"/>
    <w:rsid w:val="00BE2B97"/>
    <w:rsid w:val="00BE2BF2"/>
    <w:rsid w:val="00BE2C28"/>
    <w:rsid w:val="00BE2C76"/>
    <w:rsid w:val="00BE2D08"/>
    <w:rsid w:val="00BE2D7F"/>
    <w:rsid w:val="00BE2DCD"/>
    <w:rsid w:val="00BE2E27"/>
    <w:rsid w:val="00BE2F8B"/>
    <w:rsid w:val="00BE31BB"/>
    <w:rsid w:val="00BE323C"/>
    <w:rsid w:val="00BE32C6"/>
    <w:rsid w:val="00BE338B"/>
    <w:rsid w:val="00BE33B8"/>
    <w:rsid w:val="00BE3412"/>
    <w:rsid w:val="00BE34C8"/>
    <w:rsid w:val="00BE3555"/>
    <w:rsid w:val="00BE360F"/>
    <w:rsid w:val="00BE3803"/>
    <w:rsid w:val="00BE3859"/>
    <w:rsid w:val="00BE385D"/>
    <w:rsid w:val="00BE38CB"/>
    <w:rsid w:val="00BE38CE"/>
    <w:rsid w:val="00BE38DC"/>
    <w:rsid w:val="00BE39A7"/>
    <w:rsid w:val="00BE39CE"/>
    <w:rsid w:val="00BE39FA"/>
    <w:rsid w:val="00BE3ACB"/>
    <w:rsid w:val="00BE3B25"/>
    <w:rsid w:val="00BE3BC2"/>
    <w:rsid w:val="00BE3C3D"/>
    <w:rsid w:val="00BE3D6E"/>
    <w:rsid w:val="00BE3E33"/>
    <w:rsid w:val="00BE3E68"/>
    <w:rsid w:val="00BE3F20"/>
    <w:rsid w:val="00BE3F38"/>
    <w:rsid w:val="00BE3F7E"/>
    <w:rsid w:val="00BE3FF6"/>
    <w:rsid w:val="00BE4068"/>
    <w:rsid w:val="00BE40A8"/>
    <w:rsid w:val="00BE40F3"/>
    <w:rsid w:val="00BE4166"/>
    <w:rsid w:val="00BE4187"/>
    <w:rsid w:val="00BE41AA"/>
    <w:rsid w:val="00BE4261"/>
    <w:rsid w:val="00BE426D"/>
    <w:rsid w:val="00BE4384"/>
    <w:rsid w:val="00BE43B3"/>
    <w:rsid w:val="00BE4596"/>
    <w:rsid w:val="00BE466F"/>
    <w:rsid w:val="00BE46C0"/>
    <w:rsid w:val="00BE4938"/>
    <w:rsid w:val="00BE4A59"/>
    <w:rsid w:val="00BE4B24"/>
    <w:rsid w:val="00BE4B3F"/>
    <w:rsid w:val="00BE4B57"/>
    <w:rsid w:val="00BE4DAC"/>
    <w:rsid w:val="00BE4DD3"/>
    <w:rsid w:val="00BE4E05"/>
    <w:rsid w:val="00BE4E1B"/>
    <w:rsid w:val="00BE4E72"/>
    <w:rsid w:val="00BE4E83"/>
    <w:rsid w:val="00BE4F3C"/>
    <w:rsid w:val="00BE4FF3"/>
    <w:rsid w:val="00BE500A"/>
    <w:rsid w:val="00BE5016"/>
    <w:rsid w:val="00BE502A"/>
    <w:rsid w:val="00BE5031"/>
    <w:rsid w:val="00BE5054"/>
    <w:rsid w:val="00BE51CC"/>
    <w:rsid w:val="00BE531E"/>
    <w:rsid w:val="00BE538B"/>
    <w:rsid w:val="00BE541B"/>
    <w:rsid w:val="00BE54EE"/>
    <w:rsid w:val="00BE5572"/>
    <w:rsid w:val="00BE56EF"/>
    <w:rsid w:val="00BE5728"/>
    <w:rsid w:val="00BE57EB"/>
    <w:rsid w:val="00BE5804"/>
    <w:rsid w:val="00BE5898"/>
    <w:rsid w:val="00BE58AA"/>
    <w:rsid w:val="00BE595E"/>
    <w:rsid w:val="00BE59A6"/>
    <w:rsid w:val="00BE5A21"/>
    <w:rsid w:val="00BE5B55"/>
    <w:rsid w:val="00BE5C9F"/>
    <w:rsid w:val="00BE5D65"/>
    <w:rsid w:val="00BE5E60"/>
    <w:rsid w:val="00BE5E68"/>
    <w:rsid w:val="00BE5E88"/>
    <w:rsid w:val="00BE5F93"/>
    <w:rsid w:val="00BE5F9A"/>
    <w:rsid w:val="00BE6099"/>
    <w:rsid w:val="00BE6117"/>
    <w:rsid w:val="00BE6190"/>
    <w:rsid w:val="00BE631F"/>
    <w:rsid w:val="00BE63E0"/>
    <w:rsid w:val="00BE642D"/>
    <w:rsid w:val="00BE6508"/>
    <w:rsid w:val="00BE65A9"/>
    <w:rsid w:val="00BE67F0"/>
    <w:rsid w:val="00BE68D8"/>
    <w:rsid w:val="00BE68E7"/>
    <w:rsid w:val="00BE6905"/>
    <w:rsid w:val="00BE6A66"/>
    <w:rsid w:val="00BE6B3C"/>
    <w:rsid w:val="00BE6C59"/>
    <w:rsid w:val="00BE6C89"/>
    <w:rsid w:val="00BE6C9D"/>
    <w:rsid w:val="00BE6CA2"/>
    <w:rsid w:val="00BE6CA9"/>
    <w:rsid w:val="00BE6CD2"/>
    <w:rsid w:val="00BE6D76"/>
    <w:rsid w:val="00BE6E29"/>
    <w:rsid w:val="00BE6FE9"/>
    <w:rsid w:val="00BE70E9"/>
    <w:rsid w:val="00BE7186"/>
    <w:rsid w:val="00BE7192"/>
    <w:rsid w:val="00BE72B6"/>
    <w:rsid w:val="00BE72BE"/>
    <w:rsid w:val="00BE745E"/>
    <w:rsid w:val="00BE74C4"/>
    <w:rsid w:val="00BE74D9"/>
    <w:rsid w:val="00BE7518"/>
    <w:rsid w:val="00BE7568"/>
    <w:rsid w:val="00BE7578"/>
    <w:rsid w:val="00BE7704"/>
    <w:rsid w:val="00BE770F"/>
    <w:rsid w:val="00BE77B4"/>
    <w:rsid w:val="00BE784F"/>
    <w:rsid w:val="00BE7903"/>
    <w:rsid w:val="00BE7959"/>
    <w:rsid w:val="00BE795A"/>
    <w:rsid w:val="00BE7995"/>
    <w:rsid w:val="00BE7AC1"/>
    <w:rsid w:val="00BE7B48"/>
    <w:rsid w:val="00BE7C28"/>
    <w:rsid w:val="00BE7CE6"/>
    <w:rsid w:val="00BE7D92"/>
    <w:rsid w:val="00BE7E09"/>
    <w:rsid w:val="00BE7EAC"/>
    <w:rsid w:val="00BE7EF0"/>
    <w:rsid w:val="00BE7F2D"/>
    <w:rsid w:val="00BE7F4E"/>
    <w:rsid w:val="00BF006D"/>
    <w:rsid w:val="00BF011E"/>
    <w:rsid w:val="00BF0164"/>
    <w:rsid w:val="00BF019C"/>
    <w:rsid w:val="00BF01F3"/>
    <w:rsid w:val="00BF02C0"/>
    <w:rsid w:val="00BF03C1"/>
    <w:rsid w:val="00BF03D0"/>
    <w:rsid w:val="00BF05BE"/>
    <w:rsid w:val="00BF0623"/>
    <w:rsid w:val="00BF062B"/>
    <w:rsid w:val="00BF063A"/>
    <w:rsid w:val="00BF063E"/>
    <w:rsid w:val="00BF0658"/>
    <w:rsid w:val="00BF06D6"/>
    <w:rsid w:val="00BF0725"/>
    <w:rsid w:val="00BF07A6"/>
    <w:rsid w:val="00BF082B"/>
    <w:rsid w:val="00BF08BF"/>
    <w:rsid w:val="00BF09A4"/>
    <w:rsid w:val="00BF09B3"/>
    <w:rsid w:val="00BF09B7"/>
    <w:rsid w:val="00BF09CF"/>
    <w:rsid w:val="00BF0A6B"/>
    <w:rsid w:val="00BF0AEB"/>
    <w:rsid w:val="00BF0B1B"/>
    <w:rsid w:val="00BF0BE6"/>
    <w:rsid w:val="00BF0C19"/>
    <w:rsid w:val="00BF0C24"/>
    <w:rsid w:val="00BF0C4E"/>
    <w:rsid w:val="00BF0C85"/>
    <w:rsid w:val="00BF0D4F"/>
    <w:rsid w:val="00BF0DFD"/>
    <w:rsid w:val="00BF0F89"/>
    <w:rsid w:val="00BF0FC2"/>
    <w:rsid w:val="00BF0FEF"/>
    <w:rsid w:val="00BF1088"/>
    <w:rsid w:val="00BF10A9"/>
    <w:rsid w:val="00BF10F1"/>
    <w:rsid w:val="00BF10F2"/>
    <w:rsid w:val="00BF1138"/>
    <w:rsid w:val="00BF1184"/>
    <w:rsid w:val="00BF1408"/>
    <w:rsid w:val="00BF141E"/>
    <w:rsid w:val="00BF1465"/>
    <w:rsid w:val="00BF146F"/>
    <w:rsid w:val="00BF148B"/>
    <w:rsid w:val="00BF14A5"/>
    <w:rsid w:val="00BF14B6"/>
    <w:rsid w:val="00BF1539"/>
    <w:rsid w:val="00BF16BF"/>
    <w:rsid w:val="00BF1777"/>
    <w:rsid w:val="00BF1887"/>
    <w:rsid w:val="00BF188F"/>
    <w:rsid w:val="00BF18E1"/>
    <w:rsid w:val="00BF1A72"/>
    <w:rsid w:val="00BF1A83"/>
    <w:rsid w:val="00BF1AD4"/>
    <w:rsid w:val="00BF1BFC"/>
    <w:rsid w:val="00BF1C27"/>
    <w:rsid w:val="00BF1CB2"/>
    <w:rsid w:val="00BF1CB5"/>
    <w:rsid w:val="00BF1CC8"/>
    <w:rsid w:val="00BF1CF8"/>
    <w:rsid w:val="00BF1D25"/>
    <w:rsid w:val="00BF1E98"/>
    <w:rsid w:val="00BF1E9C"/>
    <w:rsid w:val="00BF1F1D"/>
    <w:rsid w:val="00BF1F30"/>
    <w:rsid w:val="00BF2070"/>
    <w:rsid w:val="00BF21DA"/>
    <w:rsid w:val="00BF2259"/>
    <w:rsid w:val="00BF22AA"/>
    <w:rsid w:val="00BF2413"/>
    <w:rsid w:val="00BF245B"/>
    <w:rsid w:val="00BF2467"/>
    <w:rsid w:val="00BF24D0"/>
    <w:rsid w:val="00BF254C"/>
    <w:rsid w:val="00BF260A"/>
    <w:rsid w:val="00BF260F"/>
    <w:rsid w:val="00BF2610"/>
    <w:rsid w:val="00BF26D0"/>
    <w:rsid w:val="00BF26E4"/>
    <w:rsid w:val="00BF2820"/>
    <w:rsid w:val="00BF2845"/>
    <w:rsid w:val="00BF2860"/>
    <w:rsid w:val="00BF289D"/>
    <w:rsid w:val="00BF2951"/>
    <w:rsid w:val="00BF2AFD"/>
    <w:rsid w:val="00BF2BB4"/>
    <w:rsid w:val="00BF2C6E"/>
    <w:rsid w:val="00BF2C81"/>
    <w:rsid w:val="00BF2C90"/>
    <w:rsid w:val="00BF2D9C"/>
    <w:rsid w:val="00BF2EA9"/>
    <w:rsid w:val="00BF30F4"/>
    <w:rsid w:val="00BF3162"/>
    <w:rsid w:val="00BF32D5"/>
    <w:rsid w:val="00BF3320"/>
    <w:rsid w:val="00BF3367"/>
    <w:rsid w:val="00BF338D"/>
    <w:rsid w:val="00BF3391"/>
    <w:rsid w:val="00BF33A9"/>
    <w:rsid w:val="00BF3482"/>
    <w:rsid w:val="00BF3529"/>
    <w:rsid w:val="00BF35AF"/>
    <w:rsid w:val="00BF35D6"/>
    <w:rsid w:val="00BF35D7"/>
    <w:rsid w:val="00BF376D"/>
    <w:rsid w:val="00BF3800"/>
    <w:rsid w:val="00BF3839"/>
    <w:rsid w:val="00BF38F7"/>
    <w:rsid w:val="00BF3A04"/>
    <w:rsid w:val="00BF3B62"/>
    <w:rsid w:val="00BF3C84"/>
    <w:rsid w:val="00BF3CBF"/>
    <w:rsid w:val="00BF3CF7"/>
    <w:rsid w:val="00BF3D5B"/>
    <w:rsid w:val="00BF3E2B"/>
    <w:rsid w:val="00BF3EB7"/>
    <w:rsid w:val="00BF405C"/>
    <w:rsid w:val="00BF4159"/>
    <w:rsid w:val="00BF41DD"/>
    <w:rsid w:val="00BF4213"/>
    <w:rsid w:val="00BF4252"/>
    <w:rsid w:val="00BF428B"/>
    <w:rsid w:val="00BF428C"/>
    <w:rsid w:val="00BF431E"/>
    <w:rsid w:val="00BF432A"/>
    <w:rsid w:val="00BF434D"/>
    <w:rsid w:val="00BF4368"/>
    <w:rsid w:val="00BF436F"/>
    <w:rsid w:val="00BF43AA"/>
    <w:rsid w:val="00BF43FA"/>
    <w:rsid w:val="00BF441D"/>
    <w:rsid w:val="00BF442F"/>
    <w:rsid w:val="00BF4521"/>
    <w:rsid w:val="00BF4652"/>
    <w:rsid w:val="00BF46EA"/>
    <w:rsid w:val="00BF471F"/>
    <w:rsid w:val="00BF47A2"/>
    <w:rsid w:val="00BF4806"/>
    <w:rsid w:val="00BF4823"/>
    <w:rsid w:val="00BF4890"/>
    <w:rsid w:val="00BF4955"/>
    <w:rsid w:val="00BF496E"/>
    <w:rsid w:val="00BF4978"/>
    <w:rsid w:val="00BF49A9"/>
    <w:rsid w:val="00BF49D4"/>
    <w:rsid w:val="00BF4C90"/>
    <w:rsid w:val="00BF4CC9"/>
    <w:rsid w:val="00BF4CCA"/>
    <w:rsid w:val="00BF4D80"/>
    <w:rsid w:val="00BF4DC1"/>
    <w:rsid w:val="00BF4E06"/>
    <w:rsid w:val="00BF4F06"/>
    <w:rsid w:val="00BF4F27"/>
    <w:rsid w:val="00BF4F28"/>
    <w:rsid w:val="00BF4FBF"/>
    <w:rsid w:val="00BF4FF2"/>
    <w:rsid w:val="00BF5081"/>
    <w:rsid w:val="00BF511F"/>
    <w:rsid w:val="00BF5248"/>
    <w:rsid w:val="00BF5300"/>
    <w:rsid w:val="00BF5306"/>
    <w:rsid w:val="00BF53BF"/>
    <w:rsid w:val="00BF56BD"/>
    <w:rsid w:val="00BF581F"/>
    <w:rsid w:val="00BF584E"/>
    <w:rsid w:val="00BF5926"/>
    <w:rsid w:val="00BF5A43"/>
    <w:rsid w:val="00BF5B01"/>
    <w:rsid w:val="00BF5B0D"/>
    <w:rsid w:val="00BF5B44"/>
    <w:rsid w:val="00BF5B56"/>
    <w:rsid w:val="00BF5B69"/>
    <w:rsid w:val="00BF5BC6"/>
    <w:rsid w:val="00BF5BFD"/>
    <w:rsid w:val="00BF5C68"/>
    <w:rsid w:val="00BF5CE7"/>
    <w:rsid w:val="00BF5D26"/>
    <w:rsid w:val="00BF5D37"/>
    <w:rsid w:val="00BF5D85"/>
    <w:rsid w:val="00BF5DBD"/>
    <w:rsid w:val="00BF5E57"/>
    <w:rsid w:val="00BF5EA2"/>
    <w:rsid w:val="00BF5ED1"/>
    <w:rsid w:val="00BF5F6C"/>
    <w:rsid w:val="00BF6025"/>
    <w:rsid w:val="00BF608D"/>
    <w:rsid w:val="00BF6091"/>
    <w:rsid w:val="00BF60B1"/>
    <w:rsid w:val="00BF627D"/>
    <w:rsid w:val="00BF633A"/>
    <w:rsid w:val="00BF650A"/>
    <w:rsid w:val="00BF6549"/>
    <w:rsid w:val="00BF6661"/>
    <w:rsid w:val="00BF6664"/>
    <w:rsid w:val="00BF6668"/>
    <w:rsid w:val="00BF669E"/>
    <w:rsid w:val="00BF66D0"/>
    <w:rsid w:val="00BF67D9"/>
    <w:rsid w:val="00BF6942"/>
    <w:rsid w:val="00BF695E"/>
    <w:rsid w:val="00BF6ABA"/>
    <w:rsid w:val="00BF6AC8"/>
    <w:rsid w:val="00BF6B76"/>
    <w:rsid w:val="00BF6C08"/>
    <w:rsid w:val="00BF6DAB"/>
    <w:rsid w:val="00BF6DDD"/>
    <w:rsid w:val="00BF6DE3"/>
    <w:rsid w:val="00BF6F4D"/>
    <w:rsid w:val="00BF6FDA"/>
    <w:rsid w:val="00BF6FFB"/>
    <w:rsid w:val="00BF70C6"/>
    <w:rsid w:val="00BF724A"/>
    <w:rsid w:val="00BF72C5"/>
    <w:rsid w:val="00BF7385"/>
    <w:rsid w:val="00BF73E7"/>
    <w:rsid w:val="00BF7574"/>
    <w:rsid w:val="00BF76CA"/>
    <w:rsid w:val="00BF7789"/>
    <w:rsid w:val="00BF77FC"/>
    <w:rsid w:val="00BF78AC"/>
    <w:rsid w:val="00BF78DE"/>
    <w:rsid w:val="00BF78F1"/>
    <w:rsid w:val="00BF7AF2"/>
    <w:rsid w:val="00BF7B7B"/>
    <w:rsid w:val="00BF7C12"/>
    <w:rsid w:val="00BF7C3B"/>
    <w:rsid w:val="00BF7CDC"/>
    <w:rsid w:val="00BF7EDE"/>
    <w:rsid w:val="00BF7FEB"/>
    <w:rsid w:val="00C000E0"/>
    <w:rsid w:val="00C00168"/>
    <w:rsid w:val="00C001ED"/>
    <w:rsid w:val="00C00243"/>
    <w:rsid w:val="00C003E4"/>
    <w:rsid w:val="00C0040E"/>
    <w:rsid w:val="00C00481"/>
    <w:rsid w:val="00C004B3"/>
    <w:rsid w:val="00C004D8"/>
    <w:rsid w:val="00C005B5"/>
    <w:rsid w:val="00C00637"/>
    <w:rsid w:val="00C007A1"/>
    <w:rsid w:val="00C0084C"/>
    <w:rsid w:val="00C008E3"/>
    <w:rsid w:val="00C009AC"/>
    <w:rsid w:val="00C009EB"/>
    <w:rsid w:val="00C00A02"/>
    <w:rsid w:val="00C00A1E"/>
    <w:rsid w:val="00C00B51"/>
    <w:rsid w:val="00C00C17"/>
    <w:rsid w:val="00C00C5A"/>
    <w:rsid w:val="00C00CBC"/>
    <w:rsid w:val="00C00D83"/>
    <w:rsid w:val="00C00DCE"/>
    <w:rsid w:val="00C00E8F"/>
    <w:rsid w:val="00C00F96"/>
    <w:rsid w:val="00C00FD7"/>
    <w:rsid w:val="00C01152"/>
    <w:rsid w:val="00C011F4"/>
    <w:rsid w:val="00C0121B"/>
    <w:rsid w:val="00C01255"/>
    <w:rsid w:val="00C01287"/>
    <w:rsid w:val="00C01350"/>
    <w:rsid w:val="00C01380"/>
    <w:rsid w:val="00C013D9"/>
    <w:rsid w:val="00C01523"/>
    <w:rsid w:val="00C016C7"/>
    <w:rsid w:val="00C0178C"/>
    <w:rsid w:val="00C0179F"/>
    <w:rsid w:val="00C0182C"/>
    <w:rsid w:val="00C019FF"/>
    <w:rsid w:val="00C01A07"/>
    <w:rsid w:val="00C01A16"/>
    <w:rsid w:val="00C01A20"/>
    <w:rsid w:val="00C01A34"/>
    <w:rsid w:val="00C01A3F"/>
    <w:rsid w:val="00C01A81"/>
    <w:rsid w:val="00C01AB5"/>
    <w:rsid w:val="00C01AC4"/>
    <w:rsid w:val="00C01AE1"/>
    <w:rsid w:val="00C01B40"/>
    <w:rsid w:val="00C01B53"/>
    <w:rsid w:val="00C01BEB"/>
    <w:rsid w:val="00C01CD4"/>
    <w:rsid w:val="00C01D1C"/>
    <w:rsid w:val="00C01E34"/>
    <w:rsid w:val="00C01E53"/>
    <w:rsid w:val="00C01F74"/>
    <w:rsid w:val="00C01FCA"/>
    <w:rsid w:val="00C021F3"/>
    <w:rsid w:val="00C02215"/>
    <w:rsid w:val="00C022B9"/>
    <w:rsid w:val="00C022EE"/>
    <w:rsid w:val="00C0247E"/>
    <w:rsid w:val="00C02536"/>
    <w:rsid w:val="00C0258C"/>
    <w:rsid w:val="00C02639"/>
    <w:rsid w:val="00C02683"/>
    <w:rsid w:val="00C02691"/>
    <w:rsid w:val="00C026CD"/>
    <w:rsid w:val="00C02749"/>
    <w:rsid w:val="00C027AF"/>
    <w:rsid w:val="00C0291B"/>
    <w:rsid w:val="00C02969"/>
    <w:rsid w:val="00C029A7"/>
    <w:rsid w:val="00C02A6F"/>
    <w:rsid w:val="00C02AD0"/>
    <w:rsid w:val="00C02C40"/>
    <w:rsid w:val="00C02D0E"/>
    <w:rsid w:val="00C02D73"/>
    <w:rsid w:val="00C02DF9"/>
    <w:rsid w:val="00C02E15"/>
    <w:rsid w:val="00C02E71"/>
    <w:rsid w:val="00C02ECA"/>
    <w:rsid w:val="00C02F20"/>
    <w:rsid w:val="00C02FDB"/>
    <w:rsid w:val="00C0307F"/>
    <w:rsid w:val="00C030CF"/>
    <w:rsid w:val="00C03114"/>
    <w:rsid w:val="00C03182"/>
    <w:rsid w:val="00C031FB"/>
    <w:rsid w:val="00C0324B"/>
    <w:rsid w:val="00C032C9"/>
    <w:rsid w:val="00C032F5"/>
    <w:rsid w:val="00C03352"/>
    <w:rsid w:val="00C03376"/>
    <w:rsid w:val="00C033FA"/>
    <w:rsid w:val="00C03528"/>
    <w:rsid w:val="00C0357D"/>
    <w:rsid w:val="00C03833"/>
    <w:rsid w:val="00C0386A"/>
    <w:rsid w:val="00C038E0"/>
    <w:rsid w:val="00C03AC5"/>
    <w:rsid w:val="00C03BBA"/>
    <w:rsid w:val="00C03BC8"/>
    <w:rsid w:val="00C03C17"/>
    <w:rsid w:val="00C03C2D"/>
    <w:rsid w:val="00C03C8E"/>
    <w:rsid w:val="00C03D6B"/>
    <w:rsid w:val="00C03DC4"/>
    <w:rsid w:val="00C03E0D"/>
    <w:rsid w:val="00C03EAF"/>
    <w:rsid w:val="00C03F21"/>
    <w:rsid w:val="00C03F27"/>
    <w:rsid w:val="00C03FA9"/>
    <w:rsid w:val="00C0403B"/>
    <w:rsid w:val="00C04049"/>
    <w:rsid w:val="00C04075"/>
    <w:rsid w:val="00C0407A"/>
    <w:rsid w:val="00C04125"/>
    <w:rsid w:val="00C04129"/>
    <w:rsid w:val="00C0413F"/>
    <w:rsid w:val="00C04175"/>
    <w:rsid w:val="00C04208"/>
    <w:rsid w:val="00C042BF"/>
    <w:rsid w:val="00C04335"/>
    <w:rsid w:val="00C04378"/>
    <w:rsid w:val="00C043FD"/>
    <w:rsid w:val="00C0447A"/>
    <w:rsid w:val="00C04517"/>
    <w:rsid w:val="00C0460A"/>
    <w:rsid w:val="00C04635"/>
    <w:rsid w:val="00C04726"/>
    <w:rsid w:val="00C0479C"/>
    <w:rsid w:val="00C0479E"/>
    <w:rsid w:val="00C0485A"/>
    <w:rsid w:val="00C0487B"/>
    <w:rsid w:val="00C04979"/>
    <w:rsid w:val="00C04A5E"/>
    <w:rsid w:val="00C04A92"/>
    <w:rsid w:val="00C04A9A"/>
    <w:rsid w:val="00C04AC4"/>
    <w:rsid w:val="00C04BF8"/>
    <w:rsid w:val="00C04C05"/>
    <w:rsid w:val="00C04C13"/>
    <w:rsid w:val="00C04CD8"/>
    <w:rsid w:val="00C04FD6"/>
    <w:rsid w:val="00C0500B"/>
    <w:rsid w:val="00C05020"/>
    <w:rsid w:val="00C05044"/>
    <w:rsid w:val="00C05094"/>
    <w:rsid w:val="00C05214"/>
    <w:rsid w:val="00C05299"/>
    <w:rsid w:val="00C05391"/>
    <w:rsid w:val="00C053EE"/>
    <w:rsid w:val="00C05453"/>
    <w:rsid w:val="00C05550"/>
    <w:rsid w:val="00C055C1"/>
    <w:rsid w:val="00C055E5"/>
    <w:rsid w:val="00C05604"/>
    <w:rsid w:val="00C0566B"/>
    <w:rsid w:val="00C057AA"/>
    <w:rsid w:val="00C057FB"/>
    <w:rsid w:val="00C058B5"/>
    <w:rsid w:val="00C058D9"/>
    <w:rsid w:val="00C05986"/>
    <w:rsid w:val="00C05996"/>
    <w:rsid w:val="00C05A02"/>
    <w:rsid w:val="00C05A86"/>
    <w:rsid w:val="00C05A95"/>
    <w:rsid w:val="00C05B7B"/>
    <w:rsid w:val="00C05BE5"/>
    <w:rsid w:val="00C05C00"/>
    <w:rsid w:val="00C05E13"/>
    <w:rsid w:val="00C05E20"/>
    <w:rsid w:val="00C05E7D"/>
    <w:rsid w:val="00C05EF5"/>
    <w:rsid w:val="00C05F38"/>
    <w:rsid w:val="00C0602A"/>
    <w:rsid w:val="00C060A3"/>
    <w:rsid w:val="00C0611E"/>
    <w:rsid w:val="00C063A4"/>
    <w:rsid w:val="00C06402"/>
    <w:rsid w:val="00C0646E"/>
    <w:rsid w:val="00C064BB"/>
    <w:rsid w:val="00C0653C"/>
    <w:rsid w:val="00C065FB"/>
    <w:rsid w:val="00C06612"/>
    <w:rsid w:val="00C0686D"/>
    <w:rsid w:val="00C06936"/>
    <w:rsid w:val="00C06A16"/>
    <w:rsid w:val="00C06AAC"/>
    <w:rsid w:val="00C06B48"/>
    <w:rsid w:val="00C06CE8"/>
    <w:rsid w:val="00C06D0E"/>
    <w:rsid w:val="00C06DB9"/>
    <w:rsid w:val="00C06E9B"/>
    <w:rsid w:val="00C06F81"/>
    <w:rsid w:val="00C06FD1"/>
    <w:rsid w:val="00C06FD3"/>
    <w:rsid w:val="00C06FDD"/>
    <w:rsid w:val="00C07045"/>
    <w:rsid w:val="00C07094"/>
    <w:rsid w:val="00C070A4"/>
    <w:rsid w:val="00C070C6"/>
    <w:rsid w:val="00C0710F"/>
    <w:rsid w:val="00C07115"/>
    <w:rsid w:val="00C07138"/>
    <w:rsid w:val="00C0716D"/>
    <w:rsid w:val="00C0730E"/>
    <w:rsid w:val="00C073B5"/>
    <w:rsid w:val="00C074AD"/>
    <w:rsid w:val="00C07739"/>
    <w:rsid w:val="00C077EB"/>
    <w:rsid w:val="00C07882"/>
    <w:rsid w:val="00C078A0"/>
    <w:rsid w:val="00C079C0"/>
    <w:rsid w:val="00C07A21"/>
    <w:rsid w:val="00C07CD5"/>
    <w:rsid w:val="00C07D68"/>
    <w:rsid w:val="00C07D80"/>
    <w:rsid w:val="00C07DB3"/>
    <w:rsid w:val="00C07DF1"/>
    <w:rsid w:val="00C07DFA"/>
    <w:rsid w:val="00C07E29"/>
    <w:rsid w:val="00C07E42"/>
    <w:rsid w:val="00C100BA"/>
    <w:rsid w:val="00C1018D"/>
    <w:rsid w:val="00C101EE"/>
    <w:rsid w:val="00C10290"/>
    <w:rsid w:val="00C102EB"/>
    <w:rsid w:val="00C103CD"/>
    <w:rsid w:val="00C104B6"/>
    <w:rsid w:val="00C10504"/>
    <w:rsid w:val="00C10506"/>
    <w:rsid w:val="00C1059B"/>
    <w:rsid w:val="00C105FB"/>
    <w:rsid w:val="00C10618"/>
    <w:rsid w:val="00C10661"/>
    <w:rsid w:val="00C1066C"/>
    <w:rsid w:val="00C10681"/>
    <w:rsid w:val="00C106C4"/>
    <w:rsid w:val="00C106FB"/>
    <w:rsid w:val="00C10704"/>
    <w:rsid w:val="00C1084C"/>
    <w:rsid w:val="00C1088C"/>
    <w:rsid w:val="00C108D6"/>
    <w:rsid w:val="00C10A4B"/>
    <w:rsid w:val="00C10BD4"/>
    <w:rsid w:val="00C10DAD"/>
    <w:rsid w:val="00C10E36"/>
    <w:rsid w:val="00C10EFA"/>
    <w:rsid w:val="00C11022"/>
    <w:rsid w:val="00C1102F"/>
    <w:rsid w:val="00C110F4"/>
    <w:rsid w:val="00C1125A"/>
    <w:rsid w:val="00C113CE"/>
    <w:rsid w:val="00C11415"/>
    <w:rsid w:val="00C1147D"/>
    <w:rsid w:val="00C114A7"/>
    <w:rsid w:val="00C1156C"/>
    <w:rsid w:val="00C115EC"/>
    <w:rsid w:val="00C11619"/>
    <w:rsid w:val="00C11655"/>
    <w:rsid w:val="00C116E2"/>
    <w:rsid w:val="00C116F9"/>
    <w:rsid w:val="00C116FF"/>
    <w:rsid w:val="00C117E4"/>
    <w:rsid w:val="00C117EA"/>
    <w:rsid w:val="00C119A4"/>
    <w:rsid w:val="00C119B7"/>
    <w:rsid w:val="00C119D6"/>
    <w:rsid w:val="00C11B22"/>
    <w:rsid w:val="00C11B44"/>
    <w:rsid w:val="00C11B47"/>
    <w:rsid w:val="00C11B65"/>
    <w:rsid w:val="00C11B76"/>
    <w:rsid w:val="00C11BC3"/>
    <w:rsid w:val="00C11C87"/>
    <w:rsid w:val="00C11CEC"/>
    <w:rsid w:val="00C11DBE"/>
    <w:rsid w:val="00C11F8A"/>
    <w:rsid w:val="00C12013"/>
    <w:rsid w:val="00C12038"/>
    <w:rsid w:val="00C1206E"/>
    <w:rsid w:val="00C1207B"/>
    <w:rsid w:val="00C1222B"/>
    <w:rsid w:val="00C1224C"/>
    <w:rsid w:val="00C122A0"/>
    <w:rsid w:val="00C12320"/>
    <w:rsid w:val="00C12335"/>
    <w:rsid w:val="00C1237C"/>
    <w:rsid w:val="00C123B9"/>
    <w:rsid w:val="00C12417"/>
    <w:rsid w:val="00C12447"/>
    <w:rsid w:val="00C12593"/>
    <w:rsid w:val="00C125B1"/>
    <w:rsid w:val="00C1268C"/>
    <w:rsid w:val="00C126D9"/>
    <w:rsid w:val="00C12709"/>
    <w:rsid w:val="00C127A1"/>
    <w:rsid w:val="00C127B2"/>
    <w:rsid w:val="00C127CC"/>
    <w:rsid w:val="00C128D2"/>
    <w:rsid w:val="00C129C8"/>
    <w:rsid w:val="00C12A70"/>
    <w:rsid w:val="00C12AF8"/>
    <w:rsid w:val="00C12BD0"/>
    <w:rsid w:val="00C12BF8"/>
    <w:rsid w:val="00C12C29"/>
    <w:rsid w:val="00C12E79"/>
    <w:rsid w:val="00C12E82"/>
    <w:rsid w:val="00C12FC5"/>
    <w:rsid w:val="00C12FE8"/>
    <w:rsid w:val="00C1312A"/>
    <w:rsid w:val="00C13148"/>
    <w:rsid w:val="00C13158"/>
    <w:rsid w:val="00C131B5"/>
    <w:rsid w:val="00C13278"/>
    <w:rsid w:val="00C132AD"/>
    <w:rsid w:val="00C132E3"/>
    <w:rsid w:val="00C13393"/>
    <w:rsid w:val="00C13453"/>
    <w:rsid w:val="00C13455"/>
    <w:rsid w:val="00C1347A"/>
    <w:rsid w:val="00C134C1"/>
    <w:rsid w:val="00C134F0"/>
    <w:rsid w:val="00C13549"/>
    <w:rsid w:val="00C13583"/>
    <w:rsid w:val="00C135E0"/>
    <w:rsid w:val="00C13628"/>
    <w:rsid w:val="00C13642"/>
    <w:rsid w:val="00C137F3"/>
    <w:rsid w:val="00C13936"/>
    <w:rsid w:val="00C1395C"/>
    <w:rsid w:val="00C139C2"/>
    <w:rsid w:val="00C13A82"/>
    <w:rsid w:val="00C13AC2"/>
    <w:rsid w:val="00C13C54"/>
    <w:rsid w:val="00C13C61"/>
    <w:rsid w:val="00C13D4A"/>
    <w:rsid w:val="00C13D7E"/>
    <w:rsid w:val="00C13EAF"/>
    <w:rsid w:val="00C13EF8"/>
    <w:rsid w:val="00C1428F"/>
    <w:rsid w:val="00C143BB"/>
    <w:rsid w:val="00C14445"/>
    <w:rsid w:val="00C144DC"/>
    <w:rsid w:val="00C145CE"/>
    <w:rsid w:val="00C145E5"/>
    <w:rsid w:val="00C14625"/>
    <w:rsid w:val="00C1464B"/>
    <w:rsid w:val="00C14702"/>
    <w:rsid w:val="00C14731"/>
    <w:rsid w:val="00C14767"/>
    <w:rsid w:val="00C14820"/>
    <w:rsid w:val="00C1492D"/>
    <w:rsid w:val="00C149E2"/>
    <w:rsid w:val="00C14A75"/>
    <w:rsid w:val="00C14A94"/>
    <w:rsid w:val="00C14AAD"/>
    <w:rsid w:val="00C14C77"/>
    <w:rsid w:val="00C14F6A"/>
    <w:rsid w:val="00C1502A"/>
    <w:rsid w:val="00C1505F"/>
    <w:rsid w:val="00C1523D"/>
    <w:rsid w:val="00C1535C"/>
    <w:rsid w:val="00C15495"/>
    <w:rsid w:val="00C15699"/>
    <w:rsid w:val="00C156EF"/>
    <w:rsid w:val="00C15751"/>
    <w:rsid w:val="00C15791"/>
    <w:rsid w:val="00C15794"/>
    <w:rsid w:val="00C1579F"/>
    <w:rsid w:val="00C157A7"/>
    <w:rsid w:val="00C157F9"/>
    <w:rsid w:val="00C15959"/>
    <w:rsid w:val="00C1597F"/>
    <w:rsid w:val="00C15A2D"/>
    <w:rsid w:val="00C15A44"/>
    <w:rsid w:val="00C15A9B"/>
    <w:rsid w:val="00C15C24"/>
    <w:rsid w:val="00C15D1B"/>
    <w:rsid w:val="00C15DC5"/>
    <w:rsid w:val="00C15DF6"/>
    <w:rsid w:val="00C15ECA"/>
    <w:rsid w:val="00C160D7"/>
    <w:rsid w:val="00C16110"/>
    <w:rsid w:val="00C162C6"/>
    <w:rsid w:val="00C1633C"/>
    <w:rsid w:val="00C163B4"/>
    <w:rsid w:val="00C16500"/>
    <w:rsid w:val="00C16511"/>
    <w:rsid w:val="00C1652E"/>
    <w:rsid w:val="00C16550"/>
    <w:rsid w:val="00C166D7"/>
    <w:rsid w:val="00C16735"/>
    <w:rsid w:val="00C1678C"/>
    <w:rsid w:val="00C167FE"/>
    <w:rsid w:val="00C16815"/>
    <w:rsid w:val="00C16853"/>
    <w:rsid w:val="00C1688B"/>
    <w:rsid w:val="00C16944"/>
    <w:rsid w:val="00C1694E"/>
    <w:rsid w:val="00C1696C"/>
    <w:rsid w:val="00C16A43"/>
    <w:rsid w:val="00C16A74"/>
    <w:rsid w:val="00C16AC8"/>
    <w:rsid w:val="00C16B53"/>
    <w:rsid w:val="00C16B66"/>
    <w:rsid w:val="00C16B94"/>
    <w:rsid w:val="00C16BEE"/>
    <w:rsid w:val="00C16C07"/>
    <w:rsid w:val="00C16CE0"/>
    <w:rsid w:val="00C16E5E"/>
    <w:rsid w:val="00C16E8B"/>
    <w:rsid w:val="00C16EF9"/>
    <w:rsid w:val="00C16EFF"/>
    <w:rsid w:val="00C16F7C"/>
    <w:rsid w:val="00C16FAC"/>
    <w:rsid w:val="00C17029"/>
    <w:rsid w:val="00C17142"/>
    <w:rsid w:val="00C171CB"/>
    <w:rsid w:val="00C17273"/>
    <w:rsid w:val="00C172AF"/>
    <w:rsid w:val="00C17338"/>
    <w:rsid w:val="00C17433"/>
    <w:rsid w:val="00C174B6"/>
    <w:rsid w:val="00C174F9"/>
    <w:rsid w:val="00C17676"/>
    <w:rsid w:val="00C176AE"/>
    <w:rsid w:val="00C1771A"/>
    <w:rsid w:val="00C17780"/>
    <w:rsid w:val="00C1778E"/>
    <w:rsid w:val="00C1778F"/>
    <w:rsid w:val="00C17836"/>
    <w:rsid w:val="00C17843"/>
    <w:rsid w:val="00C17954"/>
    <w:rsid w:val="00C1796D"/>
    <w:rsid w:val="00C179C5"/>
    <w:rsid w:val="00C179E6"/>
    <w:rsid w:val="00C179EC"/>
    <w:rsid w:val="00C17A6F"/>
    <w:rsid w:val="00C17B85"/>
    <w:rsid w:val="00C17D1E"/>
    <w:rsid w:val="00C17D7B"/>
    <w:rsid w:val="00C17DE1"/>
    <w:rsid w:val="00C17E52"/>
    <w:rsid w:val="00C200CE"/>
    <w:rsid w:val="00C20134"/>
    <w:rsid w:val="00C20187"/>
    <w:rsid w:val="00C201D5"/>
    <w:rsid w:val="00C201E7"/>
    <w:rsid w:val="00C201FB"/>
    <w:rsid w:val="00C20247"/>
    <w:rsid w:val="00C202F7"/>
    <w:rsid w:val="00C20304"/>
    <w:rsid w:val="00C20308"/>
    <w:rsid w:val="00C203E5"/>
    <w:rsid w:val="00C20422"/>
    <w:rsid w:val="00C204A6"/>
    <w:rsid w:val="00C20585"/>
    <w:rsid w:val="00C2066C"/>
    <w:rsid w:val="00C20719"/>
    <w:rsid w:val="00C20731"/>
    <w:rsid w:val="00C20823"/>
    <w:rsid w:val="00C20853"/>
    <w:rsid w:val="00C208C2"/>
    <w:rsid w:val="00C20935"/>
    <w:rsid w:val="00C20941"/>
    <w:rsid w:val="00C20A44"/>
    <w:rsid w:val="00C20B90"/>
    <w:rsid w:val="00C20E98"/>
    <w:rsid w:val="00C20F2E"/>
    <w:rsid w:val="00C20F64"/>
    <w:rsid w:val="00C20FD3"/>
    <w:rsid w:val="00C20FEB"/>
    <w:rsid w:val="00C21055"/>
    <w:rsid w:val="00C210F3"/>
    <w:rsid w:val="00C212BF"/>
    <w:rsid w:val="00C2134C"/>
    <w:rsid w:val="00C214E4"/>
    <w:rsid w:val="00C21587"/>
    <w:rsid w:val="00C2169B"/>
    <w:rsid w:val="00C2175A"/>
    <w:rsid w:val="00C2178D"/>
    <w:rsid w:val="00C217C4"/>
    <w:rsid w:val="00C21812"/>
    <w:rsid w:val="00C21863"/>
    <w:rsid w:val="00C218DF"/>
    <w:rsid w:val="00C21B99"/>
    <w:rsid w:val="00C21C18"/>
    <w:rsid w:val="00C21C3F"/>
    <w:rsid w:val="00C21C58"/>
    <w:rsid w:val="00C21CA5"/>
    <w:rsid w:val="00C21CF5"/>
    <w:rsid w:val="00C21D11"/>
    <w:rsid w:val="00C21D2B"/>
    <w:rsid w:val="00C21D74"/>
    <w:rsid w:val="00C21DAF"/>
    <w:rsid w:val="00C21DBB"/>
    <w:rsid w:val="00C21F0C"/>
    <w:rsid w:val="00C21F37"/>
    <w:rsid w:val="00C21FE2"/>
    <w:rsid w:val="00C22003"/>
    <w:rsid w:val="00C2200B"/>
    <w:rsid w:val="00C220AC"/>
    <w:rsid w:val="00C220B7"/>
    <w:rsid w:val="00C220CE"/>
    <w:rsid w:val="00C22109"/>
    <w:rsid w:val="00C22189"/>
    <w:rsid w:val="00C221B2"/>
    <w:rsid w:val="00C221CF"/>
    <w:rsid w:val="00C222BD"/>
    <w:rsid w:val="00C224D8"/>
    <w:rsid w:val="00C225E9"/>
    <w:rsid w:val="00C22606"/>
    <w:rsid w:val="00C226C5"/>
    <w:rsid w:val="00C226EC"/>
    <w:rsid w:val="00C226FB"/>
    <w:rsid w:val="00C228D8"/>
    <w:rsid w:val="00C22977"/>
    <w:rsid w:val="00C229E4"/>
    <w:rsid w:val="00C22A50"/>
    <w:rsid w:val="00C22AAD"/>
    <w:rsid w:val="00C22AC2"/>
    <w:rsid w:val="00C22BB9"/>
    <w:rsid w:val="00C22BBB"/>
    <w:rsid w:val="00C22C28"/>
    <w:rsid w:val="00C22C66"/>
    <w:rsid w:val="00C22CC0"/>
    <w:rsid w:val="00C22D04"/>
    <w:rsid w:val="00C22D3F"/>
    <w:rsid w:val="00C22D55"/>
    <w:rsid w:val="00C22D7E"/>
    <w:rsid w:val="00C22DD1"/>
    <w:rsid w:val="00C22DF0"/>
    <w:rsid w:val="00C22E6E"/>
    <w:rsid w:val="00C22F57"/>
    <w:rsid w:val="00C23019"/>
    <w:rsid w:val="00C23172"/>
    <w:rsid w:val="00C231B7"/>
    <w:rsid w:val="00C232E3"/>
    <w:rsid w:val="00C23456"/>
    <w:rsid w:val="00C2345E"/>
    <w:rsid w:val="00C23472"/>
    <w:rsid w:val="00C23480"/>
    <w:rsid w:val="00C2370D"/>
    <w:rsid w:val="00C23763"/>
    <w:rsid w:val="00C237E5"/>
    <w:rsid w:val="00C23847"/>
    <w:rsid w:val="00C239C1"/>
    <w:rsid w:val="00C23ADF"/>
    <w:rsid w:val="00C23B96"/>
    <w:rsid w:val="00C23CBD"/>
    <w:rsid w:val="00C23CD4"/>
    <w:rsid w:val="00C23CDD"/>
    <w:rsid w:val="00C23D2F"/>
    <w:rsid w:val="00C23DCE"/>
    <w:rsid w:val="00C23E23"/>
    <w:rsid w:val="00C23E7B"/>
    <w:rsid w:val="00C23E81"/>
    <w:rsid w:val="00C240EA"/>
    <w:rsid w:val="00C241A8"/>
    <w:rsid w:val="00C24389"/>
    <w:rsid w:val="00C243DA"/>
    <w:rsid w:val="00C24499"/>
    <w:rsid w:val="00C2457B"/>
    <w:rsid w:val="00C24611"/>
    <w:rsid w:val="00C247E8"/>
    <w:rsid w:val="00C247EB"/>
    <w:rsid w:val="00C2487C"/>
    <w:rsid w:val="00C2496D"/>
    <w:rsid w:val="00C249AE"/>
    <w:rsid w:val="00C24A4D"/>
    <w:rsid w:val="00C24A85"/>
    <w:rsid w:val="00C24A9F"/>
    <w:rsid w:val="00C24B11"/>
    <w:rsid w:val="00C24BE7"/>
    <w:rsid w:val="00C24CEE"/>
    <w:rsid w:val="00C24CFA"/>
    <w:rsid w:val="00C24D78"/>
    <w:rsid w:val="00C24DDC"/>
    <w:rsid w:val="00C24E3E"/>
    <w:rsid w:val="00C24EEC"/>
    <w:rsid w:val="00C24F67"/>
    <w:rsid w:val="00C24FB0"/>
    <w:rsid w:val="00C24FDF"/>
    <w:rsid w:val="00C2505C"/>
    <w:rsid w:val="00C25187"/>
    <w:rsid w:val="00C25198"/>
    <w:rsid w:val="00C251A2"/>
    <w:rsid w:val="00C251FA"/>
    <w:rsid w:val="00C25213"/>
    <w:rsid w:val="00C2526E"/>
    <w:rsid w:val="00C25280"/>
    <w:rsid w:val="00C253F7"/>
    <w:rsid w:val="00C2541F"/>
    <w:rsid w:val="00C25451"/>
    <w:rsid w:val="00C25550"/>
    <w:rsid w:val="00C25554"/>
    <w:rsid w:val="00C2560B"/>
    <w:rsid w:val="00C256BD"/>
    <w:rsid w:val="00C256FA"/>
    <w:rsid w:val="00C25712"/>
    <w:rsid w:val="00C258A0"/>
    <w:rsid w:val="00C25960"/>
    <w:rsid w:val="00C25ADB"/>
    <w:rsid w:val="00C25B12"/>
    <w:rsid w:val="00C25B52"/>
    <w:rsid w:val="00C25D1E"/>
    <w:rsid w:val="00C25EBF"/>
    <w:rsid w:val="00C26106"/>
    <w:rsid w:val="00C26193"/>
    <w:rsid w:val="00C261A0"/>
    <w:rsid w:val="00C261CC"/>
    <w:rsid w:val="00C262C9"/>
    <w:rsid w:val="00C26357"/>
    <w:rsid w:val="00C2636E"/>
    <w:rsid w:val="00C263AD"/>
    <w:rsid w:val="00C263B1"/>
    <w:rsid w:val="00C26414"/>
    <w:rsid w:val="00C2641C"/>
    <w:rsid w:val="00C26426"/>
    <w:rsid w:val="00C2659E"/>
    <w:rsid w:val="00C265A7"/>
    <w:rsid w:val="00C266EF"/>
    <w:rsid w:val="00C267E5"/>
    <w:rsid w:val="00C267F9"/>
    <w:rsid w:val="00C2694A"/>
    <w:rsid w:val="00C26966"/>
    <w:rsid w:val="00C269C6"/>
    <w:rsid w:val="00C269FC"/>
    <w:rsid w:val="00C26A8A"/>
    <w:rsid w:val="00C26B32"/>
    <w:rsid w:val="00C26B36"/>
    <w:rsid w:val="00C26B84"/>
    <w:rsid w:val="00C26CC5"/>
    <w:rsid w:val="00C26D62"/>
    <w:rsid w:val="00C26F82"/>
    <w:rsid w:val="00C27078"/>
    <w:rsid w:val="00C27088"/>
    <w:rsid w:val="00C270AC"/>
    <w:rsid w:val="00C271BB"/>
    <w:rsid w:val="00C272CE"/>
    <w:rsid w:val="00C2732A"/>
    <w:rsid w:val="00C2735D"/>
    <w:rsid w:val="00C27388"/>
    <w:rsid w:val="00C273A5"/>
    <w:rsid w:val="00C27492"/>
    <w:rsid w:val="00C274AD"/>
    <w:rsid w:val="00C2756D"/>
    <w:rsid w:val="00C27581"/>
    <w:rsid w:val="00C275B7"/>
    <w:rsid w:val="00C2769F"/>
    <w:rsid w:val="00C2785F"/>
    <w:rsid w:val="00C2791C"/>
    <w:rsid w:val="00C27926"/>
    <w:rsid w:val="00C279E9"/>
    <w:rsid w:val="00C27A03"/>
    <w:rsid w:val="00C27AC0"/>
    <w:rsid w:val="00C27B94"/>
    <w:rsid w:val="00C27C39"/>
    <w:rsid w:val="00C27CA6"/>
    <w:rsid w:val="00C27D07"/>
    <w:rsid w:val="00C27D8F"/>
    <w:rsid w:val="00C27D9D"/>
    <w:rsid w:val="00C27F18"/>
    <w:rsid w:val="00C27F30"/>
    <w:rsid w:val="00C27F48"/>
    <w:rsid w:val="00C30119"/>
    <w:rsid w:val="00C30127"/>
    <w:rsid w:val="00C3023F"/>
    <w:rsid w:val="00C303CF"/>
    <w:rsid w:val="00C3045A"/>
    <w:rsid w:val="00C30470"/>
    <w:rsid w:val="00C304D4"/>
    <w:rsid w:val="00C30605"/>
    <w:rsid w:val="00C30721"/>
    <w:rsid w:val="00C307F4"/>
    <w:rsid w:val="00C3083F"/>
    <w:rsid w:val="00C30988"/>
    <w:rsid w:val="00C30A83"/>
    <w:rsid w:val="00C30AC2"/>
    <w:rsid w:val="00C30BF5"/>
    <w:rsid w:val="00C30C6B"/>
    <w:rsid w:val="00C30D84"/>
    <w:rsid w:val="00C30E20"/>
    <w:rsid w:val="00C30F41"/>
    <w:rsid w:val="00C30F86"/>
    <w:rsid w:val="00C31012"/>
    <w:rsid w:val="00C31036"/>
    <w:rsid w:val="00C3127B"/>
    <w:rsid w:val="00C3143D"/>
    <w:rsid w:val="00C314AE"/>
    <w:rsid w:val="00C314CD"/>
    <w:rsid w:val="00C315E0"/>
    <w:rsid w:val="00C3173B"/>
    <w:rsid w:val="00C3183D"/>
    <w:rsid w:val="00C31978"/>
    <w:rsid w:val="00C31ABC"/>
    <w:rsid w:val="00C31AEE"/>
    <w:rsid w:val="00C31AF1"/>
    <w:rsid w:val="00C31B2A"/>
    <w:rsid w:val="00C31BAC"/>
    <w:rsid w:val="00C31C15"/>
    <w:rsid w:val="00C31C51"/>
    <w:rsid w:val="00C31C6F"/>
    <w:rsid w:val="00C31D1E"/>
    <w:rsid w:val="00C31DA7"/>
    <w:rsid w:val="00C31DB4"/>
    <w:rsid w:val="00C31E22"/>
    <w:rsid w:val="00C31E72"/>
    <w:rsid w:val="00C31EF8"/>
    <w:rsid w:val="00C31F11"/>
    <w:rsid w:val="00C320EC"/>
    <w:rsid w:val="00C32296"/>
    <w:rsid w:val="00C32486"/>
    <w:rsid w:val="00C325E0"/>
    <w:rsid w:val="00C32614"/>
    <w:rsid w:val="00C326EA"/>
    <w:rsid w:val="00C326F6"/>
    <w:rsid w:val="00C32725"/>
    <w:rsid w:val="00C32732"/>
    <w:rsid w:val="00C32784"/>
    <w:rsid w:val="00C3279C"/>
    <w:rsid w:val="00C32822"/>
    <w:rsid w:val="00C32840"/>
    <w:rsid w:val="00C32845"/>
    <w:rsid w:val="00C328B5"/>
    <w:rsid w:val="00C328C6"/>
    <w:rsid w:val="00C328D5"/>
    <w:rsid w:val="00C329E4"/>
    <w:rsid w:val="00C32A89"/>
    <w:rsid w:val="00C32AFD"/>
    <w:rsid w:val="00C32B68"/>
    <w:rsid w:val="00C32B88"/>
    <w:rsid w:val="00C32D00"/>
    <w:rsid w:val="00C32D83"/>
    <w:rsid w:val="00C32E77"/>
    <w:rsid w:val="00C32EEF"/>
    <w:rsid w:val="00C32F03"/>
    <w:rsid w:val="00C32F73"/>
    <w:rsid w:val="00C33049"/>
    <w:rsid w:val="00C330FE"/>
    <w:rsid w:val="00C3342A"/>
    <w:rsid w:val="00C33487"/>
    <w:rsid w:val="00C334DA"/>
    <w:rsid w:val="00C334F2"/>
    <w:rsid w:val="00C335AE"/>
    <w:rsid w:val="00C335FA"/>
    <w:rsid w:val="00C33634"/>
    <w:rsid w:val="00C3367D"/>
    <w:rsid w:val="00C336D1"/>
    <w:rsid w:val="00C33743"/>
    <w:rsid w:val="00C33888"/>
    <w:rsid w:val="00C3389E"/>
    <w:rsid w:val="00C338AF"/>
    <w:rsid w:val="00C338D1"/>
    <w:rsid w:val="00C33918"/>
    <w:rsid w:val="00C339A8"/>
    <w:rsid w:val="00C33A1C"/>
    <w:rsid w:val="00C33A73"/>
    <w:rsid w:val="00C33A77"/>
    <w:rsid w:val="00C33B07"/>
    <w:rsid w:val="00C33C78"/>
    <w:rsid w:val="00C33CF3"/>
    <w:rsid w:val="00C33DD8"/>
    <w:rsid w:val="00C33DEA"/>
    <w:rsid w:val="00C33E18"/>
    <w:rsid w:val="00C33E3E"/>
    <w:rsid w:val="00C33E64"/>
    <w:rsid w:val="00C33E74"/>
    <w:rsid w:val="00C33E9D"/>
    <w:rsid w:val="00C33ED7"/>
    <w:rsid w:val="00C33F85"/>
    <w:rsid w:val="00C33FDA"/>
    <w:rsid w:val="00C3405C"/>
    <w:rsid w:val="00C34173"/>
    <w:rsid w:val="00C341C1"/>
    <w:rsid w:val="00C34251"/>
    <w:rsid w:val="00C34258"/>
    <w:rsid w:val="00C34289"/>
    <w:rsid w:val="00C34351"/>
    <w:rsid w:val="00C34403"/>
    <w:rsid w:val="00C34532"/>
    <w:rsid w:val="00C3465B"/>
    <w:rsid w:val="00C346E3"/>
    <w:rsid w:val="00C346F0"/>
    <w:rsid w:val="00C3475B"/>
    <w:rsid w:val="00C3481B"/>
    <w:rsid w:val="00C3487E"/>
    <w:rsid w:val="00C34882"/>
    <w:rsid w:val="00C34930"/>
    <w:rsid w:val="00C34950"/>
    <w:rsid w:val="00C349F5"/>
    <w:rsid w:val="00C34A5B"/>
    <w:rsid w:val="00C34A71"/>
    <w:rsid w:val="00C34C82"/>
    <w:rsid w:val="00C34D0B"/>
    <w:rsid w:val="00C34D59"/>
    <w:rsid w:val="00C34DF0"/>
    <w:rsid w:val="00C34F1C"/>
    <w:rsid w:val="00C34F74"/>
    <w:rsid w:val="00C34FD8"/>
    <w:rsid w:val="00C35139"/>
    <w:rsid w:val="00C35183"/>
    <w:rsid w:val="00C35191"/>
    <w:rsid w:val="00C351ED"/>
    <w:rsid w:val="00C35266"/>
    <w:rsid w:val="00C35272"/>
    <w:rsid w:val="00C3529B"/>
    <w:rsid w:val="00C352AD"/>
    <w:rsid w:val="00C35312"/>
    <w:rsid w:val="00C35390"/>
    <w:rsid w:val="00C353E3"/>
    <w:rsid w:val="00C3549E"/>
    <w:rsid w:val="00C35557"/>
    <w:rsid w:val="00C35588"/>
    <w:rsid w:val="00C3561B"/>
    <w:rsid w:val="00C35732"/>
    <w:rsid w:val="00C3578C"/>
    <w:rsid w:val="00C357D7"/>
    <w:rsid w:val="00C35897"/>
    <w:rsid w:val="00C358F8"/>
    <w:rsid w:val="00C35978"/>
    <w:rsid w:val="00C35A7C"/>
    <w:rsid w:val="00C35AE1"/>
    <w:rsid w:val="00C35B20"/>
    <w:rsid w:val="00C35B97"/>
    <w:rsid w:val="00C35C2F"/>
    <w:rsid w:val="00C35CBB"/>
    <w:rsid w:val="00C35D39"/>
    <w:rsid w:val="00C35E5E"/>
    <w:rsid w:val="00C35EAF"/>
    <w:rsid w:val="00C35EF7"/>
    <w:rsid w:val="00C35F2B"/>
    <w:rsid w:val="00C35F60"/>
    <w:rsid w:val="00C35F98"/>
    <w:rsid w:val="00C35FB9"/>
    <w:rsid w:val="00C360C9"/>
    <w:rsid w:val="00C3620C"/>
    <w:rsid w:val="00C36278"/>
    <w:rsid w:val="00C362F9"/>
    <w:rsid w:val="00C36378"/>
    <w:rsid w:val="00C36461"/>
    <w:rsid w:val="00C36497"/>
    <w:rsid w:val="00C36525"/>
    <w:rsid w:val="00C36539"/>
    <w:rsid w:val="00C36577"/>
    <w:rsid w:val="00C3657E"/>
    <w:rsid w:val="00C366E0"/>
    <w:rsid w:val="00C36720"/>
    <w:rsid w:val="00C3682A"/>
    <w:rsid w:val="00C3682B"/>
    <w:rsid w:val="00C3692B"/>
    <w:rsid w:val="00C36958"/>
    <w:rsid w:val="00C369DD"/>
    <w:rsid w:val="00C36A7A"/>
    <w:rsid w:val="00C36AD3"/>
    <w:rsid w:val="00C36BA9"/>
    <w:rsid w:val="00C36C71"/>
    <w:rsid w:val="00C36E04"/>
    <w:rsid w:val="00C36F0A"/>
    <w:rsid w:val="00C36FCF"/>
    <w:rsid w:val="00C37001"/>
    <w:rsid w:val="00C3709E"/>
    <w:rsid w:val="00C370AF"/>
    <w:rsid w:val="00C3739A"/>
    <w:rsid w:val="00C373CF"/>
    <w:rsid w:val="00C373F0"/>
    <w:rsid w:val="00C374FA"/>
    <w:rsid w:val="00C37622"/>
    <w:rsid w:val="00C37639"/>
    <w:rsid w:val="00C3763F"/>
    <w:rsid w:val="00C37678"/>
    <w:rsid w:val="00C37770"/>
    <w:rsid w:val="00C37788"/>
    <w:rsid w:val="00C377C3"/>
    <w:rsid w:val="00C37978"/>
    <w:rsid w:val="00C3798B"/>
    <w:rsid w:val="00C37A92"/>
    <w:rsid w:val="00C37ADD"/>
    <w:rsid w:val="00C37C0C"/>
    <w:rsid w:val="00C37CD4"/>
    <w:rsid w:val="00C37DAB"/>
    <w:rsid w:val="00C37DEB"/>
    <w:rsid w:val="00C37FE6"/>
    <w:rsid w:val="00C4014C"/>
    <w:rsid w:val="00C401E1"/>
    <w:rsid w:val="00C4021B"/>
    <w:rsid w:val="00C402C6"/>
    <w:rsid w:val="00C40383"/>
    <w:rsid w:val="00C404D5"/>
    <w:rsid w:val="00C40652"/>
    <w:rsid w:val="00C40695"/>
    <w:rsid w:val="00C40706"/>
    <w:rsid w:val="00C40866"/>
    <w:rsid w:val="00C40944"/>
    <w:rsid w:val="00C40965"/>
    <w:rsid w:val="00C409AD"/>
    <w:rsid w:val="00C409E5"/>
    <w:rsid w:val="00C40A3D"/>
    <w:rsid w:val="00C40C05"/>
    <w:rsid w:val="00C40CED"/>
    <w:rsid w:val="00C40D15"/>
    <w:rsid w:val="00C40D6F"/>
    <w:rsid w:val="00C40D8F"/>
    <w:rsid w:val="00C40F7F"/>
    <w:rsid w:val="00C41017"/>
    <w:rsid w:val="00C41156"/>
    <w:rsid w:val="00C41265"/>
    <w:rsid w:val="00C412C4"/>
    <w:rsid w:val="00C4134C"/>
    <w:rsid w:val="00C41493"/>
    <w:rsid w:val="00C414F5"/>
    <w:rsid w:val="00C416A9"/>
    <w:rsid w:val="00C41708"/>
    <w:rsid w:val="00C41750"/>
    <w:rsid w:val="00C41756"/>
    <w:rsid w:val="00C417A6"/>
    <w:rsid w:val="00C418B9"/>
    <w:rsid w:val="00C418F1"/>
    <w:rsid w:val="00C41908"/>
    <w:rsid w:val="00C41C2E"/>
    <w:rsid w:val="00C41CD5"/>
    <w:rsid w:val="00C41D03"/>
    <w:rsid w:val="00C41D75"/>
    <w:rsid w:val="00C41E25"/>
    <w:rsid w:val="00C4206A"/>
    <w:rsid w:val="00C421B0"/>
    <w:rsid w:val="00C42223"/>
    <w:rsid w:val="00C4228E"/>
    <w:rsid w:val="00C422CB"/>
    <w:rsid w:val="00C4237F"/>
    <w:rsid w:val="00C4238C"/>
    <w:rsid w:val="00C4241E"/>
    <w:rsid w:val="00C42623"/>
    <w:rsid w:val="00C426DF"/>
    <w:rsid w:val="00C42789"/>
    <w:rsid w:val="00C427F6"/>
    <w:rsid w:val="00C42866"/>
    <w:rsid w:val="00C428AB"/>
    <w:rsid w:val="00C429C7"/>
    <w:rsid w:val="00C429CA"/>
    <w:rsid w:val="00C429EF"/>
    <w:rsid w:val="00C42A22"/>
    <w:rsid w:val="00C42BF2"/>
    <w:rsid w:val="00C42BF9"/>
    <w:rsid w:val="00C42D13"/>
    <w:rsid w:val="00C42D3B"/>
    <w:rsid w:val="00C42E0C"/>
    <w:rsid w:val="00C42E9B"/>
    <w:rsid w:val="00C42E9D"/>
    <w:rsid w:val="00C42EB3"/>
    <w:rsid w:val="00C42EBE"/>
    <w:rsid w:val="00C42F73"/>
    <w:rsid w:val="00C42FD4"/>
    <w:rsid w:val="00C43020"/>
    <w:rsid w:val="00C4307F"/>
    <w:rsid w:val="00C430B5"/>
    <w:rsid w:val="00C430BC"/>
    <w:rsid w:val="00C431A0"/>
    <w:rsid w:val="00C431AE"/>
    <w:rsid w:val="00C43293"/>
    <w:rsid w:val="00C432C0"/>
    <w:rsid w:val="00C432DC"/>
    <w:rsid w:val="00C433E4"/>
    <w:rsid w:val="00C4357A"/>
    <w:rsid w:val="00C435C1"/>
    <w:rsid w:val="00C43834"/>
    <w:rsid w:val="00C43881"/>
    <w:rsid w:val="00C43993"/>
    <w:rsid w:val="00C43A02"/>
    <w:rsid w:val="00C43A6A"/>
    <w:rsid w:val="00C43A8B"/>
    <w:rsid w:val="00C43AC8"/>
    <w:rsid w:val="00C43AE2"/>
    <w:rsid w:val="00C43B7C"/>
    <w:rsid w:val="00C43BC7"/>
    <w:rsid w:val="00C43BD3"/>
    <w:rsid w:val="00C43C1E"/>
    <w:rsid w:val="00C43CAC"/>
    <w:rsid w:val="00C43CAF"/>
    <w:rsid w:val="00C43CD1"/>
    <w:rsid w:val="00C43D14"/>
    <w:rsid w:val="00C43D30"/>
    <w:rsid w:val="00C43EBE"/>
    <w:rsid w:val="00C43ED0"/>
    <w:rsid w:val="00C43F48"/>
    <w:rsid w:val="00C43F83"/>
    <w:rsid w:val="00C44034"/>
    <w:rsid w:val="00C440A6"/>
    <w:rsid w:val="00C440BB"/>
    <w:rsid w:val="00C44114"/>
    <w:rsid w:val="00C44121"/>
    <w:rsid w:val="00C44160"/>
    <w:rsid w:val="00C441A1"/>
    <w:rsid w:val="00C44244"/>
    <w:rsid w:val="00C442D5"/>
    <w:rsid w:val="00C44363"/>
    <w:rsid w:val="00C44379"/>
    <w:rsid w:val="00C443F1"/>
    <w:rsid w:val="00C44449"/>
    <w:rsid w:val="00C44519"/>
    <w:rsid w:val="00C44602"/>
    <w:rsid w:val="00C4461C"/>
    <w:rsid w:val="00C44867"/>
    <w:rsid w:val="00C448FA"/>
    <w:rsid w:val="00C4492D"/>
    <w:rsid w:val="00C449D8"/>
    <w:rsid w:val="00C44A30"/>
    <w:rsid w:val="00C44BED"/>
    <w:rsid w:val="00C44C19"/>
    <w:rsid w:val="00C44C62"/>
    <w:rsid w:val="00C44D5D"/>
    <w:rsid w:val="00C44F0B"/>
    <w:rsid w:val="00C44FFC"/>
    <w:rsid w:val="00C450C9"/>
    <w:rsid w:val="00C4511B"/>
    <w:rsid w:val="00C4514B"/>
    <w:rsid w:val="00C45198"/>
    <w:rsid w:val="00C4537D"/>
    <w:rsid w:val="00C45486"/>
    <w:rsid w:val="00C454B8"/>
    <w:rsid w:val="00C4568C"/>
    <w:rsid w:val="00C4578E"/>
    <w:rsid w:val="00C457DE"/>
    <w:rsid w:val="00C45831"/>
    <w:rsid w:val="00C4593F"/>
    <w:rsid w:val="00C4595F"/>
    <w:rsid w:val="00C45980"/>
    <w:rsid w:val="00C45A8B"/>
    <w:rsid w:val="00C45A95"/>
    <w:rsid w:val="00C45A9A"/>
    <w:rsid w:val="00C45C66"/>
    <w:rsid w:val="00C45E76"/>
    <w:rsid w:val="00C45EAC"/>
    <w:rsid w:val="00C45EC0"/>
    <w:rsid w:val="00C45F38"/>
    <w:rsid w:val="00C45F67"/>
    <w:rsid w:val="00C4602E"/>
    <w:rsid w:val="00C460E0"/>
    <w:rsid w:val="00C4621D"/>
    <w:rsid w:val="00C462EE"/>
    <w:rsid w:val="00C46447"/>
    <w:rsid w:val="00C464AE"/>
    <w:rsid w:val="00C464E6"/>
    <w:rsid w:val="00C46512"/>
    <w:rsid w:val="00C4663A"/>
    <w:rsid w:val="00C466BE"/>
    <w:rsid w:val="00C46733"/>
    <w:rsid w:val="00C4691A"/>
    <w:rsid w:val="00C46934"/>
    <w:rsid w:val="00C469A4"/>
    <w:rsid w:val="00C46ABE"/>
    <w:rsid w:val="00C46AC5"/>
    <w:rsid w:val="00C46BF0"/>
    <w:rsid w:val="00C46E1B"/>
    <w:rsid w:val="00C46E31"/>
    <w:rsid w:val="00C46E90"/>
    <w:rsid w:val="00C46EAA"/>
    <w:rsid w:val="00C46EDD"/>
    <w:rsid w:val="00C46F30"/>
    <w:rsid w:val="00C46F69"/>
    <w:rsid w:val="00C46FBB"/>
    <w:rsid w:val="00C46FC6"/>
    <w:rsid w:val="00C470AA"/>
    <w:rsid w:val="00C4714F"/>
    <w:rsid w:val="00C471D0"/>
    <w:rsid w:val="00C4729B"/>
    <w:rsid w:val="00C472A2"/>
    <w:rsid w:val="00C472C8"/>
    <w:rsid w:val="00C474B0"/>
    <w:rsid w:val="00C474B3"/>
    <w:rsid w:val="00C474C5"/>
    <w:rsid w:val="00C47644"/>
    <w:rsid w:val="00C476A4"/>
    <w:rsid w:val="00C4773E"/>
    <w:rsid w:val="00C477B7"/>
    <w:rsid w:val="00C47831"/>
    <w:rsid w:val="00C478F1"/>
    <w:rsid w:val="00C4799F"/>
    <w:rsid w:val="00C479F1"/>
    <w:rsid w:val="00C47B80"/>
    <w:rsid w:val="00C47BEA"/>
    <w:rsid w:val="00C47C97"/>
    <w:rsid w:val="00C47D17"/>
    <w:rsid w:val="00C47D4F"/>
    <w:rsid w:val="00C47E2F"/>
    <w:rsid w:val="00C47EB7"/>
    <w:rsid w:val="00C47F1D"/>
    <w:rsid w:val="00C47F82"/>
    <w:rsid w:val="00C500A1"/>
    <w:rsid w:val="00C500B1"/>
    <w:rsid w:val="00C5014E"/>
    <w:rsid w:val="00C50266"/>
    <w:rsid w:val="00C502BC"/>
    <w:rsid w:val="00C502C1"/>
    <w:rsid w:val="00C50379"/>
    <w:rsid w:val="00C503AE"/>
    <w:rsid w:val="00C503F8"/>
    <w:rsid w:val="00C5040B"/>
    <w:rsid w:val="00C504C5"/>
    <w:rsid w:val="00C50527"/>
    <w:rsid w:val="00C50591"/>
    <w:rsid w:val="00C506A8"/>
    <w:rsid w:val="00C50712"/>
    <w:rsid w:val="00C507BB"/>
    <w:rsid w:val="00C507E8"/>
    <w:rsid w:val="00C50885"/>
    <w:rsid w:val="00C50908"/>
    <w:rsid w:val="00C5098E"/>
    <w:rsid w:val="00C50AD8"/>
    <w:rsid w:val="00C50B36"/>
    <w:rsid w:val="00C50C12"/>
    <w:rsid w:val="00C50C53"/>
    <w:rsid w:val="00C50D1B"/>
    <w:rsid w:val="00C50D32"/>
    <w:rsid w:val="00C50E36"/>
    <w:rsid w:val="00C50F18"/>
    <w:rsid w:val="00C51056"/>
    <w:rsid w:val="00C51209"/>
    <w:rsid w:val="00C51276"/>
    <w:rsid w:val="00C5132F"/>
    <w:rsid w:val="00C51447"/>
    <w:rsid w:val="00C51502"/>
    <w:rsid w:val="00C51527"/>
    <w:rsid w:val="00C51846"/>
    <w:rsid w:val="00C518BE"/>
    <w:rsid w:val="00C51936"/>
    <w:rsid w:val="00C5193B"/>
    <w:rsid w:val="00C519C8"/>
    <w:rsid w:val="00C51BAC"/>
    <w:rsid w:val="00C51C4B"/>
    <w:rsid w:val="00C51C51"/>
    <w:rsid w:val="00C51CED"/>
    <w:rsid w:val="00C51D63"/>
    <w:rsid w:val="00C51DE8"/>
    <w:rsid w:val="00C51DFB"/>
    <w:rsid w:val="00C51E6E"/>
    <w:rsid w:val="00C51F7B"/>
    <w:rsid w:val="00C51F9F"/>
    <w:rsid w:val="00C5203B"/>
    <w:rsid w:val="00C5203E"/>
    <w:rsid w:val="00C52282"/>
    <w:rsid w:val="00C522D5"/>
    <w:rsid w:val="00C522E7"/>
    <w:rsid w:val="00C5235A"/>
    <w:rsid w:val="00C52388"/>
    <w:rsid w:val="00C5246D"/>
    <w:rsid w:val="00C5250F"/>
    <w:rsid w:val="00C52513"/>
    <w:rsid w:val="00C52532"/>
    <w:rsid w:val="00C5278E"/>
    <w:rsid w:val="00C529BB"/>
    <w:rsid w:val="00C52A36"/>
    <w:rsid w:val="00C52AF1"/>
    <w:rsid w:val="00C52B23"/>
    <w:rsid w:val="00C52B96"/>
    <w:rsid w:val="00C52BB3"/>
    <w:rsid w:val="00C52BB7"/>
    <w:rsid w:val="00C52ED2"/>
    <w:rsid w:val="00C52F64"/>
    <w:rsid w:val="00C52FA2"/>
    <w:rsid w:val="00C53138"/>
    <w:rsid w:val="00C53315"/>
    <w:rsid w:val="00C53363"/>
    <w:rsid w:val="00C53490"/>
    <w:rsid w:val="00C5371E"/>
    <w:rsid w:val="00C53887"/>
    <w:rsid w:val="00C538FD"/>
    <w:rsid w:val="00C53905"/>
    <w:rsid w:val="00C5392D"/>
    <w:rsid w:val="00C53A0F"/>
    <w:rsid w:val="00C53C53"/>
    <w:rsid w:val="00C53CBD"/>
    <w:rsid w:val="00C53CED"/>
    <w:rsid w:val="00C53D44"/>
    <w:rsid w:val="00C53D95"/>
    <w:rsid w:val="00C53F12"/>
    <w:rsid w:val="00C54015"/>
    <w:rsid w:val="00C54159"/>
    <w:rsid w:val="00C5419B"/>
    <w:rsid w:val="00C5432C"/>
    <w:rsid w:val="00C54581"/>
    <w:rsid w:val="00C5466D"/>
    <w:rsid w:val="00C54808"/>
    <w:rsid w:val="00C548B2"/>
    <w:rsid w:val="00C54AE1"/>
    <w:rsid w:val="00C54B15"/>
    <w:rsid w:val="00C54B37"/>
    <w:rsid w:val="00C54BFC"/>
    <w:rsid w:val="00C54CE5"/>
    <w:rsid w:val="00C54D14"/>
    <w:rsid w:val="00C54DAE"/>
    <w:rsid w:val="00C54EAF"/>
    <w:rsid w:val="00C54F3B"/>
    <w:rsid w:val="00C55004"/>
    <w:rsid w:val="00C550E7"/>
    <w:rsid w:val="00C5510F"/>
    <w:rsid w:val="00C551B8"/>
    <w:rsid w:val="00C552B2"/>
    <w:rsid w:val="00C552E1"/>
    <w:rsid w:val="00C552E2"/>
    <w:rsid w:val="00C553C4"/>
    <w:rsid w:val="00C554DB"/>
    <w:rsid w:val="00C5554D"/>
    <w:rsid w:val="00C555AB"/>
    <w:rsid w:val="00C556C2"/>
    <w:rsid w:val="00C55702"/>
    <w:rsid w:val="00C557CF"/>
    <w:rsid w:val="00C5584D"/>
    <w:rsid w:val="00C5585B"/>
    <w:rsid w:val="00C55A2F"/>
    <w:rsid w:val="00C55AC8"/>
    <w:rsid w:val="00C55B17"/>
    <w:rsid w:val="00C55D5A"/>
    <w:rsid w:val="00C55E1C"/>
    <w:rsid w:val="00C5604C"/>
    <w:rsid w:val="00C56131"/>
    <w:rsid w:val="00C56154"/>
    <w:rsid w:val="00C561CC"/>
    <w:rsid w:val="00C561F8"/>
    <w:rsid w:val="00C562D1"/>
    <w:rsid w:val="00C56451"/>
    <w:rsid w:val="00C56592"/>
    <w:rsid w:val="00C565F0"/>
    <w:rsid w:val="00C5666A"/>
    <w:rsid w:val="00C56752"/>
    <w:rsid w:val="00C56792"/>
    <w:rsid w:val="00C56931"/>
    <w:rsid w:val="00C56981"/>
    <w:rsid w:val="00C56B82"/>
    <w:rsid w:val="00C56B89"/>
    <w:rsid w:val="00C56BB1"/>
    <w:rsid w:val="00C56E05"/>
    <w:rsid w:val="00C56EF4"/>
    <w:rsid w:val="00C56F96"/>
    <w:rsid w:val="00C57058"/>
    <w:rsid w:val="00C5713D"/>
    <w:rsid w:val="00C5731E"/>
    <w:rsid w:val="00C573B7"/>
    <w:rsid w:val="00C57444"/>
    <w:rsid w:val="00C57501"/>
    <w:rsid w:val="00C5767B"/>
    <w:rsid w:val="00C5767C"/>
    <w:rsid w:val="00C576F0"/>
    <w:rsid w:val="00C5777E"/>
    <w:rsid w:val="00C578F4"/>
    <w:rsid w:val="00C57C8A"/>
    <w:rsid w:val="00C57E7C"/>
    <w:rsid w:val="00C57FCC"/>
    <w:rsid w:val="00C60039"/>
    <w:rsid w:val="00C6011A"/>
    <w:rsid w:val="00C60253"/>
    <w:rsid w:val="00C602D2"/>
    <w:rsid w:val="00C6036D"/>
    <w:rsid w:val="00C603A3"/>
    <w:rsid w:val="00C60499"/>
    <w:rsid w:val="00C604B7"/>
    <w:rsid w:val="00C60517"/>
    <w:rsid w:val="00C60535"/>
    <w:rsid w:val="00C60567"/>
    <w:rsid w:val="00C60583"/>
    <w:rsid w:val="00C606C2"/>
    <w:rsid w:val="00C606EB"/>
    <w:rsid w:val="00C607A1"/>
    <w:rsid w:val="00C60820"/>
    <w:rsid w:val="00C6097C"/>
    <w:rsid w:val="00C60981"/>
    <w:rsid w:val="00C60A2F"/>
    <w:rsid w:val="00C60A45"/>
    <w:rsid w:val="00C60A81"/>
    <w:rsid w:val="00C60B47"/>
    <w:rsid w:val="00C60CB5"/>
    <w:rsid w:val="00C60D27"/>
    <w:rsid w:val="00C60D84"/>
    <w:rsid w:val="00C60DAE"/>
    <w:rsid w:val="00C60F1B"/>
    <w:rsid w:val="00C60F7F"/>
    <w:rsid w:val="00C6105C"/>
    <w:rsid w:val="00C61067"/>
    <w:rsid w:val="00C61186"/>
    <w:rsid w:val="00C61363"/>
    <w:rsid w:val="00C6136A"/>
    <w:rsid w:val="00C613BA"/>
    <w:rsid w:val="00C614F8"/>
    <w:rsid w:val="00C61646"/>
    <w:rsid w:val="00C616A0"/>
    <w:rsid w:val="00C61753"/>
    <w:rsid w:val="00C6182D"/>
    <w:rsid w:val="00C618A8"/>
    <w:rsid w:val="00C61911"/>
    <w:rsid w:val="00C61951"/>
    <w:rsid w:val="00C6195B"/>
    <w:rsid w:val="00C61A17"/>
    <w:rsid w:val="00C61A1C"/>
    <w:rsid w:val="00C61A79"/>
    <w:rsid w:val="00C61B92"/>
    <w:rsid w:val="00C61CE2"/>
    <w:rsid w:val="00C61D38"/>
    <w:rsid w:val="00C61D83"/>
    <w:rsid w:val="00C61D9B"/>
    <w:rsid w:val="00C61E60"/>
    <w:rsid w:val="00C61FCB"/>
    <w:rsid w:val="00C62117"/>
    <w:rsid w:val="00C621EA"/>
    <w:rsid w:val="00C62234"/>
    <w:rsid w:val="00C6226B"/>
    <w:rsid w:val="00C624AB"/>
    <w:rsid w:val="00C624EB"/>
    <w:rsid w:val="00C62530"/>
    <w:rsid w:val="00C6255C"/>
    <w:rsid w:val="00C6268A"/>
    <w:rsid w:val="00C627E1"/>
    <w:rsid w:val="00C62849"/>
    <w:rsid w:val="00C628EA"/>
    <w:rsid w:val="00C62904"/>
    <w:rsid w:val="00C62981"/>
    <w:rsid w:val="00C629A1"/>
    <w:rsid w:val="00C62A06"/>
    <w:rsid w:val="00C62C31"/>
    <w:rsid w:val="00C62CB9"/>
    <w:rsid w:val="00C62CDD"/>
    <w:rsid w:val="00C62D2D"/>
    <w:rsid w:val="00C62D6B"/>
    <w:rsid w:val="00C62D6D"/>
    <w:rsid w:val="00C62E51"/>
    <w:rsid w:val="00C62EAA"/>
    <w:rsid w:val="00C62ECB"/>
    <w:rsid w:val="00C62F0D"/>
    <w:rsid w:val="00C62F6A"/>
    <w:rsid w:val="00C62F75"/>
    <w:rsid w:val="00C62FF9"/>
    <w:rsid w:val="00C630E3"/>
    <w:rsid w:val="00C63136"/>
    <w:rsid w:val="00C63176"/>
    <w:rsid w:val="00C631C0"/>
    <w:rsid w:val="00C631EA"/>
    <w:rsid w:val="00C632D7"/>
    <w:rsid w:val="00C6339A"/>
    <w:rsid w:val="00C633F7"/>
    <w:rsid w:val="00C634F5"/>
    <w:rsid w:val="00C63525"/>
    <w:rsid w:val="00C635CB"/>
    <w:rsid w:val="00C635F0"/>
    <w:rsid w:val="00C6369F"/>
    <w:rsid w:val="00C63787"/>
    <w:rsid w:val="00C6389B"/>
    <w:rsid w:val="00C638DC"/>
    <w:rsid w:val="00C63969"/>
    <w:rsid w:val="00C63999"/>
    <w:rsid w:val="00C639BE"/>
    <w:rsid w:val="00C639D4"/>
    <w:rsid w:val="00C63B28"/>
    <w:rsid w:val="00C63C1E"/>
    <w:rsid w:val="00C63CF3"/>
    <w:rsid w:val="00C63E35"/>
    <w:rsid w:val="00C63E45"/>
    <w:rsid w:val="00C63E48"/>
    <w:rsid w:val="00C63E4F"/>
    <w:rsid w:val="00C63E94"/>
    <w:rsid w:val="00C63F2C"/>
    <w:rsid w:val="00C63F2D"/>
    <w:rsid w:val="00C63F54"/>
    <w:rsid w:val="00C63F62"/>
    <w:rsid w:val="00C63FAA"/>
    <w:rsid w:val="00C640B3"/>
    <w:rsid w:val="00C640D2"/>
    <w:rsid w:val="00C641E5"/>
    <w:rsid w:val="00C6423F"/>
    <w:rsid w:val="00C6430E"/>
    <w:rsid w:val="00C64380"/>
    <w:rsid w:val="00C6449E"/>
    <w:rsid w:val="00C644E2"/>
    <w:rsid w:val="00C64552"/>
    <w:rsid w:val="00C64664"/>
    <w:rsid w:val="00C646AC"/>
    <w:rsid w:val="00C646D3"/>
    <w:rsid w:val="00C64724"/>
    <w:rsid w:val="00C6474A"/>
    <w:rsid w:val="00C647CF"/>
    <w:rsid w:val="00C6489A"/>
    <w:rsid w:val="00C64917"/>
    <w:rsid w:val="00C649B0"/>
    <w:rsid w:val="00C649F1"/>
    <w:rsid w:val="00C64A4E"/>
    <w:rsid w:val="00C64B21"/>
    <w:rsid w:val="00C64DB6"/>
    <w:rsid w:val="00C64E8A"/>
    <w:rsid w:val="00C64E8B"/>
    <w:rsid w:val="00C64FAD"/>
    <w:rsid w:val="00C64FAF"/>
    <w:rsid w:val="00C6508B"/>
    <w:rsid w:val="00C650C7"/>
    <w:rsid w:val="00C651D8"/>
    <w:rsid w:val="00C65337"/>
    <w:rsid w:val="00C653D6"/>
    <w:rsid w:val="00C65487"/>
    <w:rsid w:val="00C65762"/>
    <w:rsid w:val="00C657B2"/>
    <w:rsid w:val="00C657B6"/>
    <w:rsid w:val="00C657F3"/>
    <w:rsid w:val="00C6581C"/>
    <w:rsid w:val="00C65863"/>
    <w:rsid w:val="00C65870"/>
    <w:rsid w:val="00C658B2"/>
    <w:rsid w:val="00C658FE"/>
    <w:rsid w:val="00C659AA"/>
    <w:rsid w:val="00C659BA"/>
    <w:rsid w:val="00C65A65"/>
    <w:rsid w:val="00C65A78"/>
    <w:rsid w:val="00C65A85"/>
    <w:rsid w:val="00C65AEA"/>
    <w:rsid w:val="00C65B05"/>
    <w:rsid w:val="00C65B48"/>
    <w:rsid w:val="00C65BB6"/>
    <w:rsid w:val="00C65CEC"/>
    <w:rsid w:val="00C65D9A"/>
    <w:rsid w:val="00C65DA0"/>
    <w:rsid w:val="00C65F1F"/>
    <w:rsid w:val="00C65F36"/>
    <w:rsid w:val="00C65FDE"/>
    <w:rsid w:val="00C660F3"/>
    <w:rsid w:val="00C6611A"/>
    <w:rsid w:val="00C66260"/>
    <w:rsid w:val="00C662A0"/>
    <w:rsid w:val="00C6633A"/>
    <w:rsid w:val="00C6633D"/>
    <w:rsid w:val="00C66369"/>
    <w:rsid w:val="00C663ED"/>
    <w:rsid w:val="00C6642D"/>
    <w:rsid w:val="00C664DA"/>
    <w:rsid w:val="00C664E2"/>
    <w:rsid w:val="00C664F4"/>
    <w:rsid w:val="00C6655B"/>
    <w:rsid w:val="00C6679B"/>
    <w:rsid w:val="00C668BE"/>
    <w:rsid w:val="00C66C11"/>
    <w:rsid w:val="00C66D16"/>
    <w:rsid w:val="00C66D58"/>
    <w:rsid w:val="00C66DDF"/>
    <w:rsid w:val="00C66E3A"/>
    <w:rsid w:val="00C66ECE"/>
    <w:rsid w:val="00C66F5C"/>
    <w:rsid w:val="00C66FA3"/>
    <w:rsid w:val="00C67017"/>
    <w:rsid w:val="00C670CE"/>
    <w:rsid w:val="00C67274"/>
    <w:rsid w:val="00C67329"/>
    <w:rsid w:val="00C6736B"/>
    <w:rsid w:val="00C67379"/>
    <w:rsid w:val="00C6747A"/>
    <w:rsid w:val="00C674A4"/>
    <w:rsid w:val="00C674B0"/>
    <w:rsid w:val="00C6750C"/>
    <w:rsid w:val="00C675B1"/>
    <w:rsid w:val="00C6770F"/>
    <w:rsid w:val="00C67734"/>
    <w:rsid w:val="00C67810"/>
    <w:rsid w:val="00C678AE"/>
    <w:rsid w:val="00C679D8"/>
    <w:rsid w:val="00C67A10"/>
    <w:rsid w:val="00C67ABE"/>
    <w:rsid w:val="00C67AFD"/>
    <w:rsid w:val="00C67B70"/>
    <w:rsid w:val="00C67C24"/>
    <w:rsid w:val="00C67C36"/>
    <w:rsid w:val="00C67C3C"/>
    <w:rsid w:val="00C67C5C"/>
    <w:rsid w:val="00C67C66"/>
    <w:rsid w:val="00C67D16"/>
    <w:rsid w:val="00C67D5C"/>
    <w:rsid w:val="00C67E48"/>
    <w:rsid w:val="00C67EF1"/>
    <w:rsid w:val="00C67EF8"/>
    <w:rsid w:val="00C67F44"/>
    <w:rsid w:val="00C70064"/>
    <w:rsid w:val="00C70066"/>
    <w:rsid w:val="00C7020B"/>
    <w:rsid w:val="00C70292"/>
    <w:rsid w:val="00C7031B"/>
    <w:rsid w:val="00C703D1"/>
    <w:rsid w:val="00C70434"/>
    <w:rsid w:val="00C70478"/>
    <w:rsid w:val="00C70561"/>
    <w:rsid w:val="00C7068B"/>
    <w:rsid w:val="00C70714"/>
    <w:rsid w:val="00C707FF"/>
    <w:rsid w:val="00C708A2"/>
    <w:rsid w:val="00C708DF"/>
    <w:rsid w:val="00C70928"/>
    <w:rsid w:val="00C70968"/>
    <w:rsid w:val="00C70A92"/>
    <w:rsid w:val="00C70AC3"/>
    <w:rsid w:val="00C70B69"/>
    <w:rsid w:val="00C70C13"/>
    <w:rsid w:val="00C70D6D"/>
    <w:rsid w:val="00C70DD6"/>
    <w:rsid w:val="00C70DEF"/>
    <w:rsid w:val="00C70E27"/>
    <w:rsid w:val="00C70E66"/>
    <w:rsid w:val="00C70E6F"/>
    <w:rsid w:val="00C70FFF"/>
    <w:rsid w:val="00C7105A"/>
    <w:rsid w:val="00C710EE"/>
    <w:rsid w:val="00C71115"/>
    <w:rsid w:val="00C7111D"/>
    <w:rsid w:val="00C71376"/>
    <w:rsid w:val="00C714B4"/>
    <w:rsid w:val="00C7156A"/>
    <w:rsid w:val="00C715A8"/>
    <w:rsid w:val="00C715BB"/>
    <w:rsid w:val="00C7162F"/>
    <w:rsid w:val="00C716F4"/>
    <w:rsid w:val="00C71800"/>
    <w:rsid w:val="00C71913"/>
    <w:rsid w:val="00C719C1"/>
    <w:rsid w:val="00C719EC"/>
    <w:rsid w:val="00C71B12"/>
    <w:rsid w:val="00C71B7B"/>
    <w:rsid w:val="00C71C09"/>
    <w:rsid w:val="00C71C1A"/>
    <w:rsid w:val="00C71DDF"/>
    <w:rsid w:val="00C71E3F"/>
    <w:rsid w:val="00C71F02"/>
    <w:rsid w:val="00C71F3B"/>
    <w:rsid w:val="00C71FBC"/>
    <w:rsid w:val="00C720E2"/>
    <w:rsid w:val="00C72101"/>
    <w:rsid w:val="00C7213D"/>
    <w:rsid w:val="00C721F0"/>
    <w:rsid w:val="00C72220"/>
    <w:rsid w:val="00C72341"/>
    <w:rsid w:val="00C72342"/>
    <w:rsid w:val="00C723FC"/>
    <w:rsid w:val="00C72413"/>
    <w:rsid w:val="00C724D5"/>
    <w:rsid w:val="00C72588"/>
    <w:rsid w:val="00C725A0"/>
    <w:rsid w:val="00C725CB"/>
    <w:rsid w:val="00C726EA"/>
    <w:rsid w:val="00C72741"/>
    <w:rsid w:val="00C7290F"/>
    <w:rsid w:val="00C72923"/>
    <w:rsid w:val="00C72946"/>
    <w:rsid w:val="00C72AC6"/>
    <w:rsid w:val="00C72B0C"/>
    <w:rsid w:val="00C72BBE"/>
    <w:rsid w:val="00C72C72"/>
    <w:rsid w:val="00C72D17"/>
    <w:rsid w:val="00C72EC9"/>
    <w:rsid w:val="00C72ED3"/>
    <w:rsid w:val="00C73052"/>
    <w:rsid w:val="00C730AC"/>
    <w:rsid w:val="00C7313C"/>
    <w:rsid w:val="00C7326B"/>
    <w:rsid w:val="00C7333C"/>
    <w:rsid w:val="00C733CA"/>
    <w:rsid w:val="00C734A4"/>
    <w:rsid w:val="00C734C0"/>
    <w:rsid w:val="00C7355D"/>
    <w:rsid w:val="00C7361E"/>
    <w:rsid w:val="00C736D6"/>
    <w:rsid w:val="00C73795"/>
    <w:rsid w:val="00C737A0"/>
    <w:rsid w:val="00C738A3"/>
    <w:rsid w:val="00C738D8"/>
    <w:rsid w:val="00C7390F"/>
    <w:rsid w:val="00C73956"/>
    <w:rsid w:val="00C739C1"/>
    <w:rsid w:val="00C73A58"/>
    <w:rsid w:val="00C73B55"/>
    <w:rsid w:val="00C73CF8"/>
    <w:rsid w:val="00C73E05"/>
    <w:rsid w:val="00C73E75"/>
    <w:rsid w:val="00C73F2C"/>
    <w:rsid w:val="00C73FA8"/>
    <w:rsid w:val="00C74027"/>
    <w:rsid w:val="00C7405E"/>
    <w:rsid w:val="00C740E9"/>
    <w:rsid w:val="00C74130"/>
    <w:rsid w:val="00C7414B"/>
    <w:rsid w:val="00C74173"/>
    <w:rsid w:val="00C74181"/>
    <w:rsid w:val="00C741F5"/>
    <w:rsid w:val="00C741FC"/>
    <w:rsid w:val="00C742D2"/>
    <w:rsid w:val="00C743A3"/>
    <w:rsid w:val="00C743C3"/>
    <w:rsid w:val="00C743CA"/>
    <w:rsid w:val="00C743D1"/>
    <w:rsid w:val="00C74468"/>
    <w:rsid w:val="00C74486"/>
    <w:rsid w:val="00C744AC"/>
    <w:rsid w:val="00C744CD"/>
    <w:rsid w:val="00C744E9"/>
    <w:rsid w:val="00C745B9"/>
    <w:rsid w:val="00C745F7"/>
    <w:rsid w:val="00C74616"/>
    <w:rsid w:val="00C7474E"/>
    <w:rsid w:val="00C747F3"/>
    <w:rsid w:val="00C748E7"/>
    <w:rsid w:val="00C749AC"/>
    <w:rsid w:val="00C749FA"/>
    <w:rsid w:val="00C74B26"/>
    <w:rsid w:val="00C74B3D"/>
    <w:rsid w:val="00C74B40"/>
    <w:rsid w:val="00C74B9C"/>
    <w:rsid w:val="00C74CA8"/>
    <w:rsid w:val="00C74CB1"/>
    <w:rsid w:val="00C74F04"/>
    <w:rsid w:val="00C75015"/>
    <w:rsid w:val="00C75085"/>
    <w:rsid w:val="00C750B6"/>
    <w:rsid w:val="00C750C4"/>
    <w:rsid w:val="00C7517D"/>
    <w:rsid w:val="00C751E6"/>
    <w:rsid w:val="00C7533C"/>
    <w:rsid w:val="00C753CA"/>
    <w:rsid w:val="00C754DD"/>
    <w:rsid w:val="00C75656"/>
    <w:rsid w:val="00C7566B"/>
    <w:rsid w:val="00C757C6"/>
    <w:rsid w:val="00C757D0"/>
    <w:rsid w:val="00C7584B"/>
    <w:rsid w:val="00C7586E"/>
    <w:rsid w:val="00C7588E"/>
    <w:rsid w:val="00C75A06"/>
    <w:rsid w:val="00C75A86"/>
    <w:rsid w:val="00C75AFE"/>
    <w:rsid w:val="00C75BB3"/>
    <w:rsid w:val="00C75BBC"/>
    <w:rsid w:val="00C75E58"/>
    <w:rsid w:val="00C75E70"/>
    <w:rsid w:val="00C75FF2"/>
    <w:rsid w:val="00C7600C"/>
    <w:rsid w:val="00C762F8"/>
    <w:rsid w:val="00C76332"/>
    <w:rsid w:val="00C7636F"/>
    <w:rsid w:val="00C76395"/>
    <w:rsid w:val="00C763B6"/>
    <w:rsid w:val="00C764ED"/>
    <w:rsid w:val="00C76591"/>
    <w:rsid w:val="00C76670"/>
    <w:rsid w:val="00C767AB"/>
    <w:rsid w:val="00C767CA"/>
    <w:rsid w:val="00C767D8"/>
    <w:rsid w:val="00C7681A"/>
    <w:rsid w:val="00C76A42"/>
    <w:rsid w:val="00C76A4F"/>
    <w:rsid w:val="00C76A53"/>
    <w:rsid w:val="00C76C29"/>
    <w:rsid w:val="00C76C31"/>
    <w:rsid w:val="00C76CDD"/>
    <w:rsid w:val="00C76CE3"/>
    <w:rsid w:val="00C76D4E"/>
    <w:rsid w:val="00C76D79"/>
    <w:rsid w:val="00C76D8C"/>
    <w:rsid w:val="00C76EA0"/>
    <w:rsid w:val="00C76F43"/>
    <w:rsid w:val="00C7709E"/>
    <w:rsid w:val="00C770BA"/>
    <w:rsid w:val="00C770C0"/>
    <w:rsid w:val="00C77169"/>
    <w:rsid w:val="00C77181"/>
    <w:rsid w:val="00C7727B"/>
    <w:rsid w:val="00C772B2"/>
    <w:rsid w:val="00C772F4"/>
    <w:rsid w:val="00C77645"/>
    <w:rsid w:val="00C7774A"/>
    <w:rsid w:val="00C7783F"/>
    <w:rsid w:val="00C778B9"/>
    <w:rsid w:val="00C778DD"/>
    <w:rsid w:val="00C778EA"/>
    <w:rsid w:val="00C7791B"/>
    <w:rsid w:val="00C779CA"/>
    <w:rsid w:val="00C779CC"/>
    <w:rsid w:val="00C77A28"/>
    <w:rsid w:val="00C77A4C"/>
    <w:rsid w:val="00C77A93"/>
    <w:rsid w:val="00C77B5F"/>
    <w:rsid w:val="00C77C5C"/>
    <w:rsid w:val="00C77C6D"/>
    <w:rsid w:val="00C77DBD"/>
    <w:rsid w:val="00C77F75"/>
    <w:rsid w:val="00C77FBE"/>
    <w:rsid w:val="00C8006F"/>
    <w:rsid w:val="00C8026C"/>
    <w:rsid w:val="00C802A8"/>
    <w:rsid w:val="00C80317"/>
    <w:rsid w:val="00C803B9"/>
    <w:rsid w:val="00C80477"/>
    <w:rsid w:val="00C805F2"/>
    <w:rsid w:val="00C80600"/>
    <w:rsid w:val="00C8061D"/>
    <w:rsid w:val="00C80684"/>
    <w:rsid w:val="00C80744"/>
    <w:rsid w:val="00C80908"/>
    <w:rsid w:val="00C80A52"/>
    <w:rsid w:val="00C80A71"/>
    <w:rsid w:val="00C80ACF"/>
    <w:rsid w:val="00C80BF9"/>
    <w:rsid w:val="00C80CAC"/>
    <w:rsid w:val="00C80D6E"/>
    <w:rsid w:val="00C80DDA"/>
    <w:rsid w:val="00C80E8B"/>
    <w:rsid w:val="00C80F3D"/>
    <w:rsid w:val="00C80F47"/>
    <w:rsid w:val="00C81160"/>
    <w:rsid w:val="00C811AB"/>
    <w:rsid w:val="00C81205"/>
    <w:rsid w:val="00C8138E"/>
    <w:rsid w:val="00C813D8"/>
    <w:rsid w:val="00C815CF"/>
    <w:rsid w:val="00C815DB"/>
    <w:rsid w:val="00C81607"/>
    <w:rsid w:val="00C8164E"/>
    <w:rsid w:val="00C818B0"/>
    <w:rsid w:val="00C819C3"/>
    <w:rsid w:val="00C81B2C"/>
    <w:rsid w:val="00C81B2F"/>
    <w:rsid w:val="00C81B3C"/>
    <w:rsid w:val="00C81B63"/>
    <w:rsid w:val="00C81B80"/>
    <w:rsid w:val="00C81BAC"/>
    <w:rsid w:val="00C81BFF"/>
    <w:rsid w:val="00C81C16"/>
    <w:rsid w:val="00C81C29"/>
    <w:rsid w:val="00C81C52"/>
    <w:rsid w:val="00C81D1D"/>
    <w:rsid w:val="00C81DF4"/>
    <w:rsid w:val="00C81F0D"/>
    <w:rsid w:val="00C81FEA"/>
    <w:rsid w:val="00C820CD"/>
    <w:rsid w:val="00C82169"/>
    <w:rsid w:val="00C821C1"/>
    <w:rsid w:val="00C8228D"/>
    <w:rsid w:val="00C82293"/>
    <w:rsid w:val="00C823B8"/>
    <w:rsid w:val="00C823CA"/>
    <w:rsid w:val="00C82416"/>
    <w:rsid w:val="00C824EC"/>
    <w:rsid w:val="00C82507"/>
    <w:rsid w:val="00C82593"/>
    <w:rsid w:val="00C826EA"/>
    <w:rsid w:val="00C827BA"/>
    <w:rsid w:val="00C8286A"/>
    <w:rsid w:val="00C8289C"/>
    <w:rsid w:val="00C828BC"/>
    <w:rsid w:val="00C828FE"/>
    <w:rsid w:val="00C82921"/>
    <w:rsid w:val="00C82967"/>
    <w:rsid w:val="00C82A8E"/>
    <w:rsid w:val="00C82AF5"/>
    <w:rsid w:val="00C82C4A"/>
    <w:rsid w:val="00C82C98"/>
    <w:rsid w:val="00C82CC2"/>
    <w:rsid w:val="00C82CC5"/>
    <w:rsid w:val="00C82D2D"/>
    <w:rsid w:val="00C82DFA"/>
    <w:rsid w:val="00C82E38"/>
    <w:rsid w:val="00C82F28"/>
    <w:rsid w:val="00C82F3C"/>
    <w:rsid w:val="00C82FB3"/>
    <w:rsid w:val="00C8303C"/>
    <w:rsid w:val="00C830E8"/>
    <w:rsid w:val="00C8312F"/>
    <w:rsid w:val="00C83139"/>
    <w:rsid w:val="00C831A3"/>
    <w:rsid w:val="00C83296"/>
    <w:rsid w:val="00C83307"/>
    <w:rsid w:val="00C83334"/>
    <w:rsid w:val="00C83394"/>
    <w:rsid w:val="00C833DA"/>
    <w:rsid w:val="00C83543"/>
    <w:rsid w:val="00C83565"/>
    <w:rsid w:val="00C83568"/>
    <w:rsid w:val="00C83581"/>
    <w:rsid w:val="00C835A1"/>
    <w:rsid w:val="00C835D5"/>
    <w:rsid w:val="00C835EF"/>
    <w:rsid w:val="00C83685"/>
    <w:rsid w:val="00C836F5"/>
    <w:rsid w:val="00C83792"/>
    <w:rsid w:val="00C837DC"/>
    <w:rsid w:val="00C8389A"/>
    <w:rsid w:val="00C838D8"/>
    <w:rsid w:val="00C838EC"/>
    <w:rsid w:val="00C83A0F"/>
    <w:rsid w:val="00C83AB3"/>
    <w:rsid w:val="00C83B20"/>
    <w:rsid w:val="00C83BF0"/>
    <w:rsid w:val="00C83C87"/>
    <w:rsid w:val="00C83CFF"/>
    <w:rsid w:val="00C83D0E"/>
    <w:rsid w:val="00C83D48"/>
    <w:rsid w:val="00C83D8A"/>
    <w:rsid w:val="00C83F25"/>
    <w:rsid w:val="00C83F44"/>
    <w:rsid w:val="00C83F49"/>
    <w:rsid w:val="00C83FED"/>
    <w:rsid w:val="00C84019"/>
    <w:rsid w:val="00C84039"/>
    <w:rsid w:val="00C840C3"/>
    <w:rsid w:val="00C8412A"/>
    <w:rsid w:val="00C84140"/>
    <w:rsid w:val="00C8420E"/>
    <w:rsid w:val="00C84248"/>
    <w:rsid w:val="00C842CD"/>
    <w:rsid w:val="00C8431F"/>
    <w:rsid w:val="00C843B3"/>
    <w:rsid w:val="00C84467"/>
    <w:rsid w:val="00C8450D"/>
    <w:rsid w:val="00C84522"/>
    <w:rsid w:val="00C8452A"/>
    <w:rsid w:val="00C845D3"/>
    <w:rsid w:val="00C846AA"/>
    <w:rsid w:val="00C8474E"/>
    <w:rsid w:val="00C847C5"/>
    <w:rsid w:val="00C847D0"/>
    <w:rsid w:val="00C847EC"/>
    <w:rsid w:val="00C84832"/>
    <w:rsid w:val="00C84879"/>
    <w:rsid w:val="00C84883"/>
    <w:rsid w:val="00C84958"/>
    <w:rsid w:val="00C84987"/>
    <w:rsid w:val="00C849AF"/>
    <w:rsid w:val="00C84AC9"/>
    <w:rsid w:val="00C84AF5"/>
    <w:rsid w:val="00C84AF6"/>
    <w:rsid w:val="00C84EF5"/>
    <w:rsid w:val="00C84F1C"/>
    <w:rsid w:val="00C84F54"/>
    <w:rsid w:val="00C84FA2"/>
    <w:rsid w:val="00C85017"/>
    <w:rsid w:val="00C8512F"/>
    <w:rsid w:val="00C851B4"/>
    <w:rsid w:val="00C8529A"/>
    <w:rsid w:val="00C85304"/>
    <w:rsid w:val="00C85366"/>
    <w:rsid w:val="00C853BB"/>
    <w:rsid w:val="00C853D6"/>
    <w:rsid w:val="00C853D8"/>
    <w:rsid w:val="00C854A8"/>
    <w:rsid w:val="00C85599"/>
    <w:rsid w:val="00C855E8"/>
    <w:rsid w:val="00C85664"/>
    <w:rsid w:val="00C856DE"/>
    <w:rsid w:val="00C85870"/>
    <w:rsid w:val="00C858F6"/>
    <w:rsid w:val="00C859C0"/>
    <w:rsid w:val="00C85B9B"/>
    <w:rsid w:val="00C85C84"/>
    <w:rsid w:val="00C85D31"/>
    <w:rsid w:val="00C85D87"/>
    <w:rsid w:val="00C85EA8"/>
    <w:rsid w:val="00C85F71"/>
    <w:rsid w:val="00C85F8D"/>
    <w:rsid w:val="00C86071"/>
    <w:rsid w:val="00C86098"/>
    <w:rsid w:val="00C860EE"/>
    <w:rsid w:val="00C861C4"/>
    <w:rsid w:val="00C86299"/>
    <w:rsid w:val="00C8636E"/>
    <w:rsid w:val="00C863B9"/>
    <w:rsid w:val="00C86429"/>
    <w:rsid w:val="00C86531"/>
    <w:rsid w:val="00C865CB"/>
    <w:rsid w:val="00C867CE"/>
    <w:rsid w:val="00C86819"/>
    <w:rsid w:val="00C8682A"/>
    <w:rsid w:val="00C86850"/>
    <w:rsid w:val="00C86869"/>
    <w:rsid w:val="00C86957"/>
    <w:rsid w:val="00C869AB"/>
    <w:rsid w:val="00C869DA"/>
    <w:rsid w:val="00C86A49"/>
    <w:rsid w:val="00C86BC7"/>
    <w:rsid w:val="00C86BD0"/>
    <w:rsid w:val="00C86BF6"/>
    <w:rsid w:val="00C86C2B"/>
    <w:rsid w:val="00C86C93"/>
    <w:rsid w:val="00C86D0C"/>
    <w:rsid w:val="00C86DE9"/>
    <w:rsid w:val="00C86E6A"/>
    <w:rsid w:val="00C86EC7"/>
    <w:rsid w:val="00C86EDD"/>
    <w:rsid w:val="00C86EF2"/>
    <w:rsid w:val="00C86F92"/>
    <w:rsid w:val="00C86FCB"/>
    <w:rsid w:val="00C86FD1"/>
    <w:rsid w:val="00C8706B"/>
    <w:rsid w:val="00C870AF"/>
    <w:rsid w:val="00C87194"/>
    <w:rsid w:val="00C87211"/>
    <w:rsid w:val="00C8724D"/>
    <w:rsid w:val="00C873D9"/>
    <w:rsid w:val="00C87508"/>
    <w:rsid w:val="00C87736"/>
    <w:rsid w:val="00C8773B"/>
    <w:rsid w:val="00C87832"/>
    <w:rsid w:val="00C87835"/>
    <w:rsid w:val="00C879A6"/>
    <w:rsid w:val="00C87A96"/>
    <w:rsid w:val="00C87AA6"/>
    <w:rsid w:val="00C87AD6"/>
    <w:rsid w:val="00C87C89"/>
    <w:rsid w:val="00C87D93"/>
    <w:rsid w:val="00C87FC6"/>
    <w:rsid w:val="00C90017"/>
    <w:rsid w:val="00C900F1"/>
    <w:rsid w:val="00C90142"/>
    <w:rsid w:val="00C90418"/>
    <w:rsid w:val="00C90436"/>
    <w:rsid w:val="00C90463"/>
    <w:rsid w:val="00C90467"/>
    <w:rsid w:val="00C904DA"/>
    <w:rsid w:val="00C904DF"/>
    <w:rsid w:val="00C904FE"/>
    <w:rsid w:val="00C90552"/>
    <w:rsid w:val="00C905F8"/>
    <w:rsid w:val="00C90629"/>
    <w:rsid w:val="00C9067A"/>
    <w:rsid w:val="00C906CD"/>
    <w:rsid w:val="00C906E3"/>
    <w:rsid w:val="00C90720"/>
    <w:rsid w:val="00C907AD"/>
    <w:rsid w:val="00C90851"/>
    <w:rsid w:val="00C90901"/>
    <w:rsid w:val="00C90B93"/>
    <w:rsid w:val="00C90C0F"/>
    <w:rsid w:val="00C90C23"/>
    <w:rsid w:val="00C90C2E"/>
    <w:rsid w:val="00C90C5F"/>
    <w:rsid w:val="00C90C85"/>
    <w:rsid w:val="00C90CD9"/>
    <w:rsid w:val="00C90D25"/>
    <w:rsid w:val="00C90DF0"/>
    <w:rsid w:val="00C90E70"/>
    <w:rsid w:val="00C90ECF"/>
    <w:rsid w:val="00C90EFC"/>
    <w:rsid w:val="00C90F06"/>
    <w:rsid w:val="00C90FB9"/>
    <w:rsid w:val="00C910A7"/>
    <w:rsid w:val="00C91502"/>
    <w:rsid w:val="00C915C8"/>
    <w:rsid w:val="00C9168D"/>
    <w:rsid w:val="00C9170E"/>
    <w:rsid w:val="00C9177B"/>
    <w:rsid w:val="00C91863"/>
    <w:rsid w:val="00C918D0"/>
    <w:rsid w:val="00C91973"/>
    <w:rsid w:val="00C91A3D"/>
    <w:rsid w:val="00C91A58"/>
    <w:rsid w:val="00C91A63"/>
    <w:rsid w:val="00C91D88"/>
    <w:rsid w:val="00C91DB2"/>
    <w:rsid w:val="00C91DF9"/>
    <w:rsid w:val="00C91F3D"/>
    <w:rsid w:val="00C91FCD"/>
    <w:rsid w:val="00C92009"/>
    <w:rsid w:val="00C920D1"/>
    <w:rsid w:val="00C92171"/>
    <w:rsid w:val="00C9218E"/>
    <w:rsid w:val="00C923FB"/>
    <w:rsid w:val="00C924BE"/>
    <w:rsid w:val="00C92521"/>
    <w:rsid w:val="00C9262B"/>
    <w:rsid w:val="00C926B1"/>
    <w:rsid w:val="00C926C5"/>
    <w:rsid w:val="00C926EC"/>
    <w:rsid w:val="00C9274A"/>
    <w:rsid w:val="00C9277E"/>
    <w:rsid w:val="00C927D1"/>
    <w:rsid w:val="00C9280F"/>
    <w:rsid w:val="00C92822"/>
    <w:rsid w:val="00C92831"/>
    <w:rsid w:val="00C92895"/>
    <w:rsid w:val="00C928A2"/>
    <w:rsid w:val="00C92A24"/>
    <w:rsid w:val="00C92C05"/>
    <w:rsid w:val="00C92C8F"/>
    <w:rsid w:val="00C92CE0"/>
    <w:rsid w:val="00C92D7D"/>
    <w:rsid w:val="00C92DEA"/>
    <w:rsid w:val="00C92ED4"/>
    <w:rsid w:val="00C92F3F"/>
    <w:rsid w:val="00C93077"/>
    <w:rsid w:val="00C9314D"/>
    <w:rsid w:val="00C93290"/>
    <w:rsid w:val="00C93465"/>
    <w:rsid w:val="00C93469"/>
    <w:rsid w:val="00C934A9"/>
    <w:rsid w:val="00C93501"/>
    <w:rsid w:val="00C93571"/>
    <w:rsid w:val="00C93590"/>
    <w:rsid w:val="00C9360F"/>
    <w:rsid w:val="00C93822"/>
    <w:rsid w:val="00C93ADD"/>
    <w:rsid w:val="00C93C6E"/>
    <w:rsid w:val="00C93D09"/>
    <w:rsid w:val="00C93E47"/>
    <w:rsid w:val="00C93E5C"/>
    <w:rsid w:val="00C93E70"/>
    <w:rsid w:val="00C93F13"/>
    <w:rsid w:val="00C93F99"/>
    <w:rsid w:val="00C94009"/>
    <w:rsid w:val="00C9405C"/>
    <w:rsid w:val="00C940C7"/>
    <w:rsid w:val="00C940DD"/>
    <w:rsid w:val="00C94190"/>
    <w:rsid w:val="00C941FE"/>
    <w:rsid w:val="00C94310"/>
    <w:rsid w:val="00C9432C"/>
    <w:rsid w:val="00C944B0"/>
    <w:rsid w:val="00C94567"/>
    <w:rsid w:val="00C9456A"/>
    <w:rsid w:val="00C94685"/>
    <w:rsid w:val="00C947C5"/>
    <w:rsid w:val="00C948C2"/>
    <w:rsid w:val="00C9493A"/>
    <w:rsid w:val="00C94A0A"/>
    <w:rsid w:val="00C94AFF"/>
    <w:rsid w:val="00C94B0F"/>
    <w:rsid w:val="00C94B34"/>
    <w:rsid w:val="00C94B45"/>
    <w:rsid w:val="00C94B85"/>
    <w:rsid w:val="00C94B87"/>
    <w:rsid w:val="00C94BAB"/>
    <w:rsid w:val="00C94BC8"/>
    <w:rsid w:val="00C94BE7"/>
    <w:rsid w:val="00C94C14"/>
    <w:rsid w:val="00C94D2C"/>
    <w:rsid w:val="00C94D9D"/>
    <w:rsid w:val="00C94EBA"/>
    <w:rsid w:val="00C94F1E"/>
    <w:rsid w:val="00C94F48"/>
    <w:rsid w:val="00C94F6B"/>
    <w:rsid w:val="00C94FD1"/>
    <w:rsid w:val="00C951A8"/>
    <w:rsid w:val="00C952F1"/>
    <w:rsid w:val="00C9546E"/>
    <w:rsid w:val="00C954C5"/>
    <w:rsid w:val="00C954E3"/>
    <w:rsid w:val="00C954ED"/>
    <w:rsid w:val="00C95500"/>
    <w:rsid w:val="00C95579"/>
    <w:rsid w:val="00C95580"/>
    <w:rsid w:val="00C95669"/>
    <w:rsid w:val="00C95714"/>
    <w:rsid w:val="00C957F3"/>
    <w:rsid w:val="00C9580B"/>
    <w:rsid w:val="00C9580F"/>
    <w:rsid w:val="00C958A2"/>
    <w:rsid w:val="00C9592A"/>
    <w:rsid w:val="00C9598F"/>
    <w:rsid w:val="00C95A50"/>
    <w:rsid w:val="00C95A65"/>
    <w:rsid w:val="00C95A90"/>
    <w:rsid w:val="00C95AAF"/>
    <w:rsid w:val="00C95B6E"/>
    <w:rsid w:val="00C95BBE"/>
    <w:rsid w:val="00C95BC8"/>
    <w:rsid w:val="00C95CA5"/>
    <w:rsid w:val="00C95D65"/>
    <w:rsid w:val="00C95D89"/>
    <w:rsid w:val="00C95D94"/>
    <w:rsid w:val="00C95EB4"/>
    <w:rsid w:val="00C95F34"/>
    <w:rsid w:val="00C9607C"/>
    <w:rsid w:val="00C96368"/>
    <w:rsid w:val="00C96391"/>
    <w:rsid w:val="00C964FD"/>
    <w:rsid w:val="00C96640"/>
    <w:rsid w:val="00C96662"/>
    <w:rsid w:val="00C96683"/>
    <w:rsid w:val="00C96784"/>
    <w:rsid w:val="00C967C3"/>
    <w:rsid w:val="00C9686E"/>
    <w:rsid w:val="00C96876"/>
    <w:rsid w:val="00C968A7"/>
    <w:rsid w:val="00C969E2"/>
    <w:rsid w:val="00C96A68"/>
    <w:rsid w:val="00C96A7F"/>
    <w:rsid w:val="00C96A86"/>
    <w:rsid w:val="00C96BCC"/>
    <w:rsid w:val="00C96C3F"/>
    <w:rsid w:val="00C96CD5"/>
    <w:rsid w:val="00C96CE9"/>
    <w:rsid w:val="00C96D28"/>
    <w:rsid w:val="00C96EE4"/>
    <w:rsid w:val="00C96F66"/>
    <w:rsid w:val="00C96FF6"/>
    <w:rsid w:val="00C97022"/>
    <w:rsid w:val="00C97058"/>
    <w:rsid w:val="00C971D4"/>
    <w:rsid w:val="00C971FA"/>
    <w:rsid w:val="00C97304"/>
    <w:rsid w:val="00C97378"/>
    <w:rsid w:val="00C97380"/>
    <w:rsid w:val="00C97473"/>
    <w:rsid w:val="00C97479"/>
    <w:rsid w:val="00C975BA"/>
    <w:rsid w:val="00C975C5"/>
    <w:rsid w:val="00C976D3"/>
    <w:rsid w:val="00C979CA"/>
    <w:rsid w:val="00C979CD"/>
    <w:rsid w:val="00C97A46"/>
    <w:rsid w:val="00C97AFC"/>
    <w:rsid w:val="00C97B78"/>
    <w:rsid w:val="00C97B7E"/>
    <w:rsid w:val="00C97C13"/>
    <w:rsid w:val="00C97C78"/>
    <w:rsid w:val="00C97CA1"/>
    <w:rsid w:val="00C97CA2"/>
    <w:rsid w:val="00C97CD1"/>
    <w:rsid w:val="00C97DD1"/>
    <w:rsid w:val="00C97DD9"/>
    <w:rsid w:val="00C97EE5"/>
    <w:rsid w:val="00C97F05"/>
    <w:rsid w:val="00C97F3C"/>
    <w:rsid w:val="00CA012F"/>
    <w:rsid w:val="00CA0134"/>
    <w:rsid w:val="00CA018E"/>
    <w:rsid w:val="00CA0229"/>
    <w:rsid w:val="00CA022E"/>
    <w:rsid w:val="00CA02C7"/>
    <w:rsid w:val="00CA0449"/>
    <w:rsid w:val="00CA04F3"/>
    <w:rsid w:val="00CA0527"/>
    <w:rsid w:val="00CA0549"/>
    <w:rsid w:val="00CA05E8"/>
    <w:rsid w:val="00CA05FC"/>
    <w:rsid w:val="00CA061F"/>
    <w:rsid w:val="00CA0728"/>
    <w:rsid w:val="00CA07AA"/>
    <w:rsid w:val="00CA08C0"/>
    <w:rsid w:val="00CA08E7"/>
    <w:rsid w:val="00CA09BF"/>
    <w:rsid w:val="00CA0A4D"/>
    <w:rsid w:val="00CA0A54"/>
    <w:rsid w:val="00CA0D5A"/>
    <w:rsid w:val="00CA0D8A"/>
    <w:rsid w:val="00CA0DC0"/>
    <w:rsid w:val="00CA0E3F"/>
    <w:rsid w:val="00CA0E4F"/>
    <w:rsid w:val="00CA0E5D"/>
    <w:rsid w:val="00CA0F25"/>
    <w:rsid w:val="00CA0F3E"/>
    <w:rsid w:val="00CA0F44"/>
    <w:rsid w:val="00CA0FA6"/>
    <w:rsid w:val="00CA104C"/>
    <w:rsid w:val="00CA115C"/>
    <w:rsid w:val="00CA11AB"/>
    <w:rsid w:val="00CA11ED"/>
    <w:rsid w:val="00CA1269"/>
    <w:rsid w:val="00CA132D"/>
    <w:rsid w:val="00CA13F8"/>
    <w:rsid w:val="00CA162C"/>
    <w:rsid w:val="00CA16FA"/>
    <w:rsid w:val="00CA1720"/>
    <w:rsid w:val="00CA17CC"/>
    <w:rsid w:val="00CA190F"/>
    <w:rsid w:val="00CA19EC"/>
    <w:rsid w:val="00CA1A69"/>
    <w:rsid w:val="00CA1AC8"/>
    <w:rsid w:val="00CA1B48"/>
    <w:rsid w:val="00CA1BE1"/>
    <w:rsid w:val="00CA1C99"/>
    <w:rsid w:val="00CA1CEF"/>
    <w:rsid w:val="00CA1D7A"/>
    <w:rsid w:val="00CA2059"/>
    <w:rsid w:val="00CA2144"/>
    <w:rsid w:val="00CA2180"/>
    <w:rsid w:val="00CA225F"/>
    <w:rsid w:val="00CA227C"/>
    <w:rsid w:val="00CA2309"/>
    <w:rsid w:val="00CA23B9"/>
    <w:rsid w:val="00CA24B0"/>
    <w:rsid w:val="00CA24BE"/>
    <w:rsid w:val="00CA2683"/>
    <w:rsid w:val="00CA2784"/>
    <w:rsid w:val="00CA27E9"/>
    <w:rsid w:val="00CA2847"/>
    <w:rsid w:val="00CA2860"/>
    <w:rsid w:val="00CA2A57"/>
    <w:rsid w:val="00CA2ABD"/>
    <w:rsid w:val="00CA2B8B"/>
    <w:rsid w:val="00CA2BF0"/>
    <w:rsid w:val="00CA2C20"/>
    <w:rsid w:val="00CA2E42"/>
    <w:rsid w:val="00CA2E84"/>
    <w:rsid w:val="00CA2F11"/>
    <w:rsid w:val="00CA30A6"/>
    <w:rsid w:val="00CA3162"/>
    <w:rsid w:val="00CA3171"/>
    <w:rsid w:val="00CA31E8"/>
    <w:rsid w:val="00CA323E"/>
    <w:rsid w:val="00CA331A"/>
    <w:rsid w:val="00CA3381"/>
    <w:rsid w:val="00CA3544"/>
    <w:rsid w:val="00CA3551"/>
    <w:rsid w:val="00CA355D"/>
    <w:rsid w:val="00CA35C9"/>
    <w:rsid w:val="00CA363A"/>
    <w:rsid w:val="00CA36AD"/>
    <w:rsid w:val="00CA3718"/>
    <w:rsid w:val="00CA37E0"/>
    <w:rsid w:val="00CA393E"/>
    <w:rsid w:val="00CA3995"/>
    <w:rsid w:val="00CA39FB"/>
    <w:rsid w:val="00CA3A11"/>
    <w:rsid w:val="00CA3B14"/>
    <w:rsid w:val="00CA3B1E"/>
    <w:rsid w:val="00CA3B4A"/>
    <w:rsid w:val="00CA3B78"/>
    <w:rsid w:val="00CA3BCD"/>
    <w:rsid w:val="00CA3BF9"/>
    <w:rsid w:val="00CA3C0D"/>
    <w:rsid w:val="00CA3CAB"/>
    <w:rsid w:val="00CA3D1C"/>
    <w:rsid w:val="00CA3E2B"/>
    <w:rsid w:val="00CA3E39"/>
    <w:rsid w:val="00CA3EC8"/>
    <w:rsid w:val="00CA3FB6"/>
    <w:rsid w:val="00CA41B8"/>
    <w:rsid w:val="00CA41B9"/>
    <w:rsid w:val="00CA41F3"/>
    <w:rsid w:val="00CA42A9"/>
    <w:rsid w:val="00CA432B"/>
    <w:rsid w:val="00CA436B"/>
    <w:rsid w:val="00CA442F"/>
    <w:rsid w:val="00CA44DF"/>
    <w:rsid w:val="00CA4524"/>
    <w:rsid w:val="00CA4539"/>
    <w:rsid w:val="00CA459D"/>
    <w:rsid w:val="00CA4702"/>
    <w:rsid w:val="00CA4843"/>
    <w:rsid w:val="00CA48D1"/>
    <w:rsid w:val="00CA49DC"/>
    <w:rsid w:val="00CA4BDE"/>
    <w:rsid w:val="00CA4C84"/>
    <w:rsid w:val="00CA4D0C"/>
    <w:rsid w:val="00CA4D13"/>
    <w:rsid w:val="00CA4D2E"/>
    <w:rsid w:val="00CA4DB2"/>
    <w:rsid w:val="00CA4E4F"/>
    <w:rsid w:val="00CA4E79"/>
    <w:rsid w:val="00CA4E86"/>
    <w:rsid w:val="00CA4FDE"/>
    <w:rsid w:val="00CA5065"/>
    <w:rsid w:val="00CA50D0"/>
    <w:rsid w:val="00CA528C"/>
    <w:rsid w:val="00CA52DB"/>
    <w:rsid w:val="00CA5380"/>
    <w:rsid w:val="00CA5436"/>
    <w:rsid w:val="00CA545C"/>
    <w:rsid w:val="00CA5489"/>
    <w:rsid w:val="00CA54E2"/>
    <w:rsid w:val="00CA5538"/>
    <w:rsid w:val="00CA5705"/>
    <w:rsid w:val="00CA5752"/>
    <w:rsid w:val="00CA5961"/>
    <w:rsid w:val="00CA597F"/>
    <w:rsid w:val="00CA598F"/>
    <w:rsid w:val="00CA59E5"/>
    <w:rsid w:val="00CA59EA"/>
    <w:rsid w:val="00CA5A1B"/>
    <w:rsid w:val="00CA5BEB"/>
    <w:rsid w:val="00CA5C09"/>
    <w:rsid w:val="00CA5C0C"/>
    <w:rsid w:val="00CA5C3D"/>
    <w:rsid w:val="00CA5C54"/>
    <w:rsid w:val="00CA5CD9"/>
    <w:rsid w:val="00CA5E9B"/>
    <w:rsid w:val="00CA5F61"/>
    <w:rsid w:val="00CA60BD"/>
    <w:rsid w:val="00CA60C4"/>
    <w:rsid w:val="00CA61A3"/>
    <w:rsid w:val="00CA6245"/>
    <w:rsid w:val="00CA62A6"/>
    <w:rsid w:val="00CA632E"/>
    <w:rsid w:val="00CA6477"/>
    <w:rsid w:val="00CA6507"/>
    <w:rsid w:val="00CA653A"/>
    <w:rsid w:val="00CA6606"/>
    <w:rsid w:val="00CA662E"/>
    <w:rsid w:val="00CA6649"/>
    <w:rsid w:val="00CA6664"/>
    <w:rsid w:val="00CA6673"/>
    <w:rsid w:val="00CA6707"/>
    <w:rsid w:val="00CA684C"/>
    <w:rsid w:val="00CA686D"/>
    <w:rsid w:val="00CA68C7"/>
    <w:rsid w:val="00CA6A09"/>
    <w:rsid w:val="00CA6A1C"/>
    <w:rsid w:val="00CA6A8D"/>
    <w:rsid w:val="00CA6B2E"/>
    <w:rsid w:val="00CA6BC8"/>
    <w:rsid w:val="00CA6CCD"/>
    <w:rsid w:val="00CA6D34"/>
    <w:rsid w:val="00CA6DC8"/>
    <w:rsid w:val="00CA6E42"/>
    <w:rsid w:val="00CA6E4D"/>
    <w:rsid w:val="00CA6F73"/>
    <w:rsid w:val="00CA70A2"/>
    <w:rsid w:val="00CA7185"/>
    <w:rsid w:val="00CA729C"/>
    <w:rsid w:val="00CA72D5"/>
    <w:rsid w:val="00CA7339"/>
    <w:rsid w:val="00CA747C"/>
    <w:rsid w:val="00CA751E"/>
    <w:rsid w:val="00CA7520"/>
    <w:rsid w:val="00CA7536"/>
    <w:rsid w:val="00CA7592"/>
    <w:rsid w:val="00CA7701"/>
    <w:rsid w:val="00CA774C"/>
    <w:rsid w:val="00CA77A6"/>
    <w:rsid w:val="00CA7828"/>
    <w:rsid w:val="00CA789C"/>
    <w:rsid w:val="00CA78BE"/>
    <w:rsid w:val="00CA78CF"/>
    <w:rsid w:val="00CA790F"/>
    <w:rsid w:val="00CA7934"/>
    <w:rsid w:val="00CA793A"/>
    <w:rsid w:val="00CA7CD2"/>
    <w:rsid w:val="00CA7CDB"/>
    <w:rsid w:val="00CA7EE0"/>
    <w:rsid w:val="00CA7F39"/>
    <w:rsid w:val="00CB0065"/>
    <w:rsid w:val="00CB0115"/>
    <w:rsid w:val="00CB013A"/>
    <w:rsid w:val="00CB020E"/>
    <w:rsid w:val="00CB023F"/>
    <w:rsid w:val="00CB024E"/>
    <w:rsid w:val="00CB02F0"/>
    <w:rsid w:val="00CB0337"/>
    <w:rsid w:val="00CB0358"/>
    <w:rsid w:val="00CB03A0"/>
    <w:rsid w:val="00CB04D4"/>
    <w:rsid w:val="00CB04E7"/>
    <w:rsid w:val="00CB0564"/>
    <w:rsid w:val="00CB057B"/>
    <w:rsid w:val="00CB0610"/>
    <w:rsid w:val="00CB0667"/>
    <w:rsid w:val="00CB0793"/>
    <w:rsid w:val="00CB07D3"/>
    <w:rsid w:val="00CB07EF"/>
    <w:rsid w:val="00CB0822"/>
    <w:rsid w:val="00CB084F"/>
    <w:rsid w:val="00CB08C2"/>
    <w:rsid w:val="00CB09C4"/>
    <w:rsid w:val="00CB0A51"/>
    <w:rsid w:val="00CB0AD8"/>
    <w:rsid w:val="00CB0AFD"/>
    <w:rsid w:val="00CB0B19"/>
    <w:rsid w:val="00CB0B30"/>
    <w:rsid w:val="00CB0B68"/>
    <w:rsid w:val="00CB0B87"/>
    <w:rsid w:val="00CB0BC7"/>
    <w:rsid w:val="00CB0C0C"/>
    <w:rsid w:val="00CB0D62"/>
    <w:rsid w:val="00CB0DCA"/>
    <w:rsid w:val="00CB0E5E"/>
    <w:rsid w:val="00CB0ED6"/>
    <w:rsid w:val="00CB0FD3"/>
    <w:rsid w:val="00CB0FD4"/>
    <w:rsid w:val="00CB1015"/>
    <w:rsid w:val="00CB1070"/>
    <w:rsid w:val="00CB108F"/>
    <w:rsid w:val="00CB10AD"/>
    <w:rsid w:val="00CB1100"/>
    <w:rsid w:val="00CB11E1"/>
    <w:rsid w:val="00CB11EA"/>
    <w:rsid w:val="00CB144F"/>
    <w:rsid w:val="00CB1598"/>
    <w:rsid w:val="00CB15A7"/>
    <w:rsid w:val="00CB161E"/>
    <w:rsid w:val="00CB1669"/>
    <w:rsid w:val="00CB168C"/>
    <w:rsid w:val="00CB18AC"/>
    <w:rsid w:val="00CB192B"/>
    <w:rsid w:val="00CB196A"/>
    <w:rsid w:val="00CB19B0"/>
    <w:rsid w:val="00CB1A60"/>
    <w:rsid w:val="00CB1A77"/>
    <w:rsid w:val="00CB1AA2"/>
    <w:rsid w:val="00CB1ABE"/>
    <w:rsid w:val="00CB1B70"/>
    <w:rsid w:val="00CB1BBE"/>
    <w:rsid w:val="00CB1BCB"/>
    <w:rsid w:val="00CB1C61"/>
    <w:rsid w:val="00CB1D0A"/>
    <w:rsid w:val="00CB1D8E"/>
    <w:rsid w:val="00CB1E49"/>
    <w:rsid w:val="00CB1F3C"/>
    <w:rsid w:val="00CB1FFD"/>
    <w:rsid w:val="00CB203A"/>
    <w:rsid w:val="00CB20AD"/>
    <w:rsid w:val="00CB216C"/>
    <w:rsid w:val="00CB2174"/>
    <w:rsid w:val="00CB218C"/>
    <w:rsid w:val="00CB21FE"/>
    <w:rsid w:val="00CB22A7"/>
    <w:rsid w:val="00CB22D7"/>
    <w:rsid w:val="00CB234E"/>
    <w:rsid w:val="00CB2416"/>
    <w:rsid w:val="00CB25A8"/>
    <w:rsid w:val="00CB2608"/>
    <w:rsid w:val="00CB262A"/>
    <w:rsid w:val="00CB269D"/>
    <w:rsid w:val="00CB2779"/>
    <w:rsid w:val="00CB27BD"/>
    <w:rsid w:val="00CB280C"/>
    <w:rsid w:val="00CB2971"/>
    <w:rsid w:val="00CB29AA"/>
    <w:rsid w:val="00CB29C5"/>
    <w:rsid w:val="00CB29FE"/>
    <w:rsid w:val="00CB2A58"/>
    <w:rsid w:val="00CB2B39"/>
    <w:rsid w:val="00CB2BBB"/>
    <w:rsid w:val="00CB2BCE"/>
    <w:rsid w:val="00CB2D10"/>
    <w:rsid w:val="00CB2ED2"/>
    <w:rsid w:val="00CB2F2F"/>
    <w:rsid w:val="00CB2F80"/>
    <w:rsid w:val="00CB3034"/>
    <w:rsid w:val="00CB3036"/>
    <w:rsid w:val="00CB308F"/>
    <w:rsid w:val="00CB30E6"/>
    <w:rsid w:val="00CB30F5"/>
    <w:rsid w:val="00CB3233"/>
    <w:rsid w:val="00CB3330"/>
    <w:rsid w:val="00CB3335"/>
    <w:rsid w:val="00CB3336"/>
    <w:rsid w:val="00CB33F0"/>
    <w:rsid w:val="00CB3641"/>
    <w:rsid w:val="00CB365F"/>
    <w:rsid w:val="00CB367E"/>
    <w:rsid w:val="00CB3691"/>
    <w:rsid w:val="00CB373F"/>
    <w:rsid w:val="00CB3771"/>
    <w:rsid w:val="00CB3784"/>
    <w:rsid w:val="00CB3798"/>
    <w:rsid w:val="00CB37D7"/>
    <w:rsid w:val="00CB3909"/>
    <w:rsid w:val="00CB396C"/>
    <w:rsid w:val="00CB39A1"/>
    <w:rsid w:val="00CB3A15"/>
    <w:rsid w:val="00CB3A49"/>
    <w:rsid w:val="00CB3BCC"/>
    <w:rsid w:val="00CB3C79"/>
    <w:rsid w:val="00CB3C9A"/>
    <w:rsid w:val="00CB3D5B"/>
    <w:rsid w:val="00CB3E69"/>
    <w:rsid w:val="00CB3FA5"/>
    <w:rsid w:val="00CB3FD7"/>
    <w:rsid w:val="00CB4090"/>
    <w:rsid w:val="00CB429E"/>
    <w:rsid w:val="00CB429F"/>
    <w:rsid w:val="00CB43C5"/>
    <w:rsid w:val="00CB43E5"/>
    <w:rsid w:val="00CB44F7"/>
    <w:rsid w:val="00CB44F9"/>
    <w:rsid w:val="00CB4590"/>
    <w:rsid w:val="00CB45DA"/>
    <w:rsid w:val="00CB4610"/>
    <w:rsid w:val="00CB464B"/>
    <w:rsid w:val="00CB4696"/>
    <w:rsid w:val="00CB46D4"/>
    <w:rsid w:val="00CB4739"/>
    <w:rsid w:val="00CB4767"/>
    <w:rsid w:val="00CB48D7"/>
    <w:rsid w:val="00CB4946"/>
    <w:rsid w:val="00CB4988"/>
    <w:rsid w:val="00CB49D2"/>
    <w:rsid w:val="00CB49D8"/>
    <w:rsid w:val="00CB4A92"/>
    <w:rsid w:val="00CB4B3B"/>
    <w:rsid w:val="00CB4C9A"/>
    <w:rsid w:val="00CB4D46"/>
    <w:rsid w:val="00CB4D5A"/>
    <w:rsid w:val="00CB4D75"/>
    <w:rsid w:val="00CB4D78"/>
    <w:rsid w:val="00CB4E56"/>
    <w:rsid w:val="00CB4E73"/>
    <w:rsid w:val="00CB4FD1"/>
    <w:rsid w:val="00CB5110"/>
    <w:rsid w:val="00CB5206"/>
    <w:rsid w:val="00CB537D"/>
    <w:rsid w:val="00CB5381"/>
    <w:rsid w:val="00CB538A"/>
    <w:rsid w:val="00CB53C4"/>
    <w:rsid w:val="00CB5484"/>
    <w:rsid w:val="00CB554A"/>
    <w:rsid w:val="00CB55AC"/>
    <w:rsid w:val="00CB567D"/>
    <w:rsid w:val="00CB5756"/>
    <w:rsid w:val="00CB57AD"/>
    <w:rsid w:val="00CB5806"/>
    <w:rsid w:val="00CB586A"/>
    <w:rsid w:val="00CB5896"/>
    <w:rsid w:val="00CB5A31"/>
    <w:rsid w:val="00CB5AA5"/>
    <w:rsid w:val="00CB5B73"/>
    <w:rsid w:val="00CB5BCB"/>
    <w:rsid w:val="00CB5C12"/>
    <w:rsid w:val="00CB5C72"/>
    <w:rsid w:val="00CB5CC9"/>
    <w:rsid w:val="00CB5D8E"/>
    <w:rsid w:val="00CB5DC2"/>
    <w:rsid w:val="00CB5DF0"/>
    <w:rsid w:val="00CB5E35"/>
    <w:rsid w:val="00CB5F96"/>
    <w:rsid w:val="00CB5F97"/>
    <w:rsid w:val="00CB5F98"/>
    <w:rsid w:val="00CB5FF8"/>
    <w:rsid w:val="00CB6078"/>
    <w:rsid w:val="00CB6099"/>
    <w:rsid w:val="00CB611A"/>
    <w:rsid w:val="00CB611B"/>
    <w:rsid w:val="00CB6192"/>
    <w:rsid w:val="00CB6230"/>
    <w:rsid w:val="00CB625E"/>
    <w:rsid w:val="00CB6279"/>
    <w:rsid w:val="00CB6335"/>
    <w:rsid w:val="00CB6387"/>
    <w:rsid w:val="00CB646F"/>
    <w:rsid w:val="00CB6479"/>
    <w:rsid w:val="00CB64EA"/>
    <w:rsid w:val="00CB6604"/>
    <w:rsid w:val="00CB6711"/>
    <w:rsid w:val="00CB693B"/>
    <w:rsid w:val="00CB695E"/>
    <w:rsid w:val="00CB697E"/>
    <w:rsid w:val="00CB6B99"/>
    <w:rsid w:val="00CB6BC4"/>
    <w:rsid w:val="00CB6BD8"/>
    <w:rsid w:val="00CB6C21"/>
    <w:rsid w:val="00CB6C26"/>
    <w:rsid w:val="00CB6C3F"/>
    <w:rsid w:val="00CB6C89"/>
    <w:rsid w:val="00CB6D65"/>
    <w:rsid w:val="00CB6E6D"/>
    <w:rsid w:val="00CB6F79"/>
    <w:rsid w:val="00CB6FF3"/>
    <w:rsid w:val="00CB712D"/>
    <w:rsid w:val="00CB716C"/>
    <w:rsid w:val="00CB7171"/>
    <w:rsid w:val="00CB7184"/>
    <w:rsid w:val="00CB720F"/>
    <w:rsid w:val="00CB735A"/>
    <w:rsid w:val="00CB740B"/>
    <w:rsid w:val="00CB74FB"/>
    <w:rsid w:val="00CB75F6"/>
    <w:rsid w:val="00CB7741"/>
    <w:rsid w:val="00CB77D1"/>
    <w:rsid w:val="00CB7813"/>
    <w:rsid w:val="00CB79B8"/>
    <w:rsid w:val="00CB7B21"/>
    <w:rsid w:val="00CB7C7D"/>
    <w:rsid w:val="00CB7D11"/>
    <w:rsid w:val="00CB7D3A"/>
    <w:rsid w:val="00CB7E10"/>
    <w:rsid w:val="00CB7E68"/>
    <w:rsid w:val="00CC01BA"/>
    <w:rsid w:val="00CC0203"/>
    <w:rsid w:val="00CC0246"/>
    <w:rsid w:val="00CC0280"/>
    <w:rsid w:val="00CC02A8"/>
    <w:rsid w:val="00CC0307"/>
    <w:rsid w:val="00CC035A"/>
    <w:rsid w:val="00CC055F"/>
    <w:rsid w:val="00CC064A"/>
    <w:rsid w:val="00CC0733"/>
    <w:rsid w:val="00CC0743"/>
    <w:rsid w:val="00CC0778"/>
    <w:rsid w:val="00CC07FE"/>
    <w:rsid w:val="00CC081E"/>
    <w:rsid w:val="00CC0828"/>
    <w:rsid w:val="00CC0911"/>
    <w:rsid w:val="00CC0914"/>
    <w:rsid w:val="00CC093F"/>
    <w:rsid w:val="00CC0970"/>
    <w:rsid w:val="00CC09A3"/>
    <w:rsid w:val="00CC09EC"/>
    <w:rsid w:val="00CC0A9A"/>
    <w:rsid w:val="00CC0B10"/>
    <w:rsid w:val="00CC0B2B"/>
    <w:rsid w:val="00CC0BB6"/>
    <w:rsid w:val="00CC0D1A"/>
    <w:rsid w:val="00CC0D9B"/>
    <w:rsid w:val="00CC0E49"/>
    <w:rsid w:val="00CC0EC8"/>
    <w:rsid w:val="00CC1128"/>
    <w:rsid w:val="00CC125A"/>
    <w:rsid w:val="00CC13CF"/>
    <w:rsid w:val="00CC1494"/>
    <w:rsid w:val="00CC14F5"/>
    <w:rsid w:val="00CC1549"/>
    <w:rsid w:val="00CC1562"/>
    <w:rsid w:val="00CC1590"/>
    <w:rsid w:val="00CC16F7"/>
    <w:rsid w:val="00CC174B"/>
    <w:rsid w:val="00CC1770"/>
    <w:rsid w:val="00CC17AD"/>
    <w:rsid w:val="00CC185E"/>
    <w:rsid w:val="00CC18ED"/>
    <w:rsid w:val="00CC1964"/>
    <w:rsid w:val="00CC1B82"/>
    <w:rsid w:val="00CC1BDE"/>
    <w:rsid w:val="00CC1C3A"/>
    <w:rsid w:val="00CC1C6E"/>
    <w:rsid w:val="00CC1D27"/>
    <w:rsid w:val="00CC1DCD"/>
    <w:rsid w:val="00CC1ED2"/>
    <w:rsid w:val="00CC1EEB"/>
    <w:rsid w:val="00CC1FC5"/>
    <w:rsid w:val="00CC1FF8"/>
    <w:rsid w:val="00CC1FFE"/>
    <w:rsid w:val="00CC20E2"/>
    <w:rsid w:val="00CC2202"/>
    <w:rsid w:val="00CC22E4"/>
    <w:rsid w:val="00CC2422"/>
    <w:rsid w:val="00CC24E8"/>
    <w:rsid w:val="00CC2514"/>
    <w:rsid w:val="00CC251D"/>
    <w:rsid w:val="00CC2537"/>
    <w:rsid w:val="00CC2542"/>
    <w:rsid w:val="00CC25EE"/>
    <w:rsid w:val="00CC26CE"/>
    <w:rsid w:val="00CC2725"/>
    <w:rsid w:val="00CC2770"/>
    <w:rsid w:val="00CC2806"/>
    <w:rsid w:val="00CC2812"/>
    <w:rsid w:val="00CC28D0"/>
    <w:rsid w:val="00CC2929"/>
    <w:rsid w:val="00CC293B"/>
    <w:rsid w:val="00CC2948"/>
    <w:rsid w:val="00CC295A"/>
    <w:rsid w:val="00CC299F"/>
    <w:rsid w:val="00CC2A58"/>
    <w:rsid w:val="00CC2A85"/>
    <w:rsid w:val="00CC2A90"/>
    <w:rsid w:val="00CC2AEB"/>
    <w:rsid w:val="00CC2B0A"/>
    <w:rsid w:val="00CC2B13"/>
    <w:rsid w:val="00CC2B2C"/>
    <w:rsid w:val="00CC2B38"/>
    <w:rsid w:val="00CC2B6C"/>
    <w:rsid w:val="00CC2BC8"/>
    <w:rsid w:val="00CC2C4D"/>
    <w:rsid w:val="00CC2D24"/>
    <w:rsid w:val="00CC2E44"/>
    <w:rsid w:val="00CC2E4C"/>
    <w:rsid w:val="00CC2F07"/>
    <w:rsid w:val="00CC2FBA"/>
    <w:rsid w:val="00CC2FD2"/>
    <w:rsid w:val="00CC2FF9"/>
    <w:rsid w:val="00CC3051"/>
    <w:rsid w:val="00CC30A6"/>
    <w:rsid w:val="00CC319E"/>
    <w:rsid w:val="00CC31C9"/>
    <w:rsid w:val="00CC320C"/>
    <w:rsid w:val="00CC33A1"/>
    <w:rsid w:val="00CC3438"/>
    <w:rsid w:val="00CC34DC"/>
    <w:rsid w:val="00CC3532"/>
    <w:rsid w:val="00CC3578"/>
    <w:rsid w:val="00CC35F4"/>
    <w:rsid w:val="00CC3662"/>
    <w:rsid w:val="00CC3687"/>
    <w:rsid w:val="00CC36D9"/>
    <w:rsid w:val="00CC36FB"/>
    <w:rsid w:val="00CC375D"/>
    <w:rsid w:val="00CC3859"/>
    <w:rsid w:val="00CC398F"/>
    <w:rsid w:val="00CC3A14"/>
    <w:rsid w:val="00CC3AD2"/>
    <w:rsid w:val="00CC3B83"/>
    <w:rsid w:val="00CC3D35"/>
    <w:rsid w:val="00CC3D84"/>
    <w:rsid w:val="00CC3E47"/>
    <w:rsid w:val="00CC3E58"/>
    <w:rsid w:val="00CC3EA3"/>
    <w:rsid w:val="00CC3F3D"/>
    <w:rsid w:val="00CC3F3F"/>
    <w:rsid w:val="00CC3FB1"/>
    <w:rsid w:val="00CC40F3"/>
    <w:rsid w:val="00CC4187"/>
    <w:rsid w:val="00CC4257"/>
    <w:rsid w:val="00CC4290"/>
    <w:rsid w:val="00CC42DF"/>
    <w:rsid w:val="00CC42E5"/>
    <w:rsid w:val="00CC42EE"/>
    <w:rsid w:val="00CC430E"/>
    <w:rsid w:val="00CC438E"/>
    <w:rsid w:val="00CC439E"/>
    <w:rsid w:val="00CC4877"/>
    <w:rsid w:val="00CC4889"/>
    <w:rsid w:val="00CC4932"/>
    <w:rsid w:val="00CC4989"/>
    <w:rsid w:val="00CC499B"/>
    <w:rsid w:val="00CC4AAC"/>
    <w:rsid w:val="00CC4AD9"/>
    <w:rsid w:val="00CC4B04"/>
    <w:rsid w:val="00CC4B44"/>
    <w:rsid w:val="00CC4C38"/>
    <w:rsid w:val="00CC4D1F"/>
    <w:rsid w:val="00CC4D78"/>
    <w:rsid w:val="00CC4D7A"/>
    <w:rsid w:val="00CC4E1B"/>
    <w:rsid w:val="00CC4E6F"/>
    <w:rsid w:val="00CC4EC8"/>
    <w:rsid w:val="00CC4F01"/>
    <w:rsid w:val="00CC4F69"/>
    <w:rsid w:val="00CC4F7E"/>
    <w:rsid w:val="00CC4FB3"/>
    <w:rsid w:val="00CC4FCE"/>
    <w:rsid w:val="00CC5036"/>
    <w:rsid w:val="00CC5260"/>
    <w:rsid w:val="00CC536A"/>
    <w:rsid w:val="00CC537C"/>
    <w:rsid w:val="00CC55BA"/>
    <w:rsid w:val="00CC5692"/>
    <w:rsid w:val="00CC56B2"/>
    <w:rsid w:val="00CC5716"/>
    <w:rsid w:val="00CC5836"/>
    <w:rsid w:val="00CC584B"/>
    <w:rsid w:val="00CC58A2"/>
    <w:rsid w:val="00CC58E7"/>
    <w:rsid w:val="00CC5BCF"/>
    <w:rsid w:val="00CC5C3B"/>
    <w:rsid w:val="00CC5D8C"/>
    <w:rsid w:val="00CC5DAF"/>
    <w:rsid w:val="00CC5E68"/>
    <w:rsid w:val="00CC5EBE"/>
    <w:rsid w:val="00CC5F1C"/>
    <w:rsid w:val="00CC6008"/>
    <w:rsid w:val="00CC6019"/>
    <w:rsid w:val="00CC60BB"/>
    <w:rsid w:val="00CC60F1"/>
    <w:rsid w:val="00CC6103"/>
    <w:rsid w:val="00CC6157"/>
    <w:rsid w:val="00CC61A1"/>
    <w:rsid w:val="00CC61AE"/>
    <w:rsid w:val="00CC622A"/>
    <w:rsid w:val="00CC6234"/>
    <w:rsid w:val="00CC635C"/>
    <w:rsid w:val="00CC63C0"/>
    <w:rsid w:val="00CC63F7"/>
    <w:rsid w:val="00CC6430"/>
    <w:rsid w:val="00CC64E7"/>
    <w:rsid w:val="00CC653D"/>
    <w:rsid w:val="00CC65C8"/>
    <w:rsid w:val="00CC65F6"/>
    <w:rsid w:val="00CC6601"/>
    <w:rsid w:val="00CC676E"/>
    <w:rsid w:val="00CC68A0"/>
    <w:rsid w:val="00CC69C8"/>
    <w:rsid w:val="00CC69EB"/>
    <w:rsid w:val="00CC6A1E"/>
    <w:rsid w:val="00CC6ACD"/>
    <w:rsid w:val="00CC6B37"/>
    <w:rsid w:val="00CC6BD6"/>
    <w:rsid w:val="00CC6D4C"/>
    <w:rsid w:val="00CC6DB0"/>
    <w:rsid w:val="00CC6DBC"/>
    <w:rsid w:val="00CC6DE6"/>
    <w:rsid w:val="00CC6E23"/>
    <w:rsid w:val="00CC6FB0"/>
    <w:rsid w:val="00CC6FB6"/>
    <w:rsid w:val="00CC6FD2"/>
    <w:rsid w:val="00CC6FEF"/>
    <w:rsid w:val="00CC70E7"/>
    <w:rsid w:val="00CC71E2"/>
    <w:rsid w:val="00CC724D"/>
    <w:rsid w:val="00CC72EC"/>
    <w:rsid w:val="00CC733E"/>
    <w:rsid w:val="00CC735E"/>
    <w:rsid w:val="00CC7388"/>
    <w:rsid w:val="00CC73AF"/>
    <w:rsid w:val="00CC7448"/>
    <w:rsid w:val="00CC74A6"/>
    <w:rsid w:val="00CC752D"/>
    <w:rsid w:val="00CC75EE"/>
    <w:rsid w:val="00CC7635"/>
    <w:rsid w:val="00CC78AF"/>
    <w:rsid w:val="00CC78B2"/>
    <w:rsid w:val="00CC78F6"/>
    <w:rsid w:val="00CC7981"/>
    <w:rsid w:val="00CC79D7"/>
    <w:rsid w:val="00CC7A56"/>
    <w:rsid w:val="00CC7A57"/>
    <w:rsid w:val="00CC7A79"/>
    <w:rsid w:val="00CC7B64"/>
    <w:rsid w:val="00CC7D1B"/>
    <w:rsid w:val="00CC7D2C"/>
    <w:rsid w:val="00CC7E1E"/>
    <w:rsid w:val="00CC7EF7"/>
    <w:rsid w:val="00CC7F11"/>
    <w:rsid w:val="00CC7F7D"/>
    <w:rsid w:val="00CD012E"/>
    <w:rsid w:val="00CD01A7"/>
    <w:rsid w:val="00CD01C3"/>
    <w:rsid w:val="00CD023F"/>
    <w:rsid w:val="00CD0259"/>
    <w:rsid w:val="00CD027C"/>
    <w:rsid w:val="00CD02C8"/>
    <w:rsid w:val="00CD0303"/>
    <w:rsid w:val="00CD04C7"/>
    <w:rsid w:val="00CD0507"/>
    <w:rsid w:val="00CD056C"/>
    <w:rsid w:val="00CD056E"/>
    <w:rsid w:val="00CD0608"/>
    <w:rsid w:val="00CD060B"/>
    <w:rsid w:val="00CD063A"/>
    <w:rsid w:val="00CD06D0"/>
    <w:rsid w:val="00CD06FB"/>
    <w:rsid w:val="00CD0706"/>
    <w:rsid w:val="00CD0713"/>
    <w:rsid w:val="00CD0794"/>
    <w:rsid w:val="00CD08E1"/>
    <w:rsid w:val="00CD092D"/>
    <w:rsid w:val="00CD094E"/>
    <w:rsid w:val="00CD0A23"/>
    <w:rsid w:val="00CD0A42"/>
    <w:rsid w:val="00CD0C83"/>
    <w:rsid w:val="00CD0CC4"/>
    <w:rsid w:val="00CD0D71"/>
    <w:rsid w:val="00CD0E2D"/>
    <w:rsid w:val="00CD0ED8"/>
    <w:rsid w:val="00CD0F19"/>
    <w:rsid w:val="00CD0F1E"/>
    <w:rsid w:val="00CD0F57"/>
    <w:rsid w:val="00CD0F71"/>
    <w:rsid w:val="00CD0FD7"/>
    <w:rsid w:val="00CD106D"/>
    <w:rsid w:val="00CD113D"/>
    <w:rsid w:val="00CD11B9"/>
    <w:rsid w:val="00CD12B5"/>
    <w:rsid w:val="00CD12E8"/>
    <w:rsid w:val="00CD13B6"/>
    <w:rsid w:val="00CD1512"/>
    <w:rsid w:val="00CD152D"/>
    <w:rsid w:val="00CD1538"/>
    <w:rsid w:val="00CD1566"/>
    <w:rsid w:val="00CD161F"/>
    <w:rsid w:val="00CD163A"/>
    <w:rsid w:val="00CD17F8"/>
    <w:rsid w:val="00CD1844"/>
    <w:rsid w:val="00CD185F"/>
    <w:rsid w:val="00CD186F"/>
    <w:rsid w:val="00CD18DD"/>
    <w:rsid w:val="00CD18F7"/>
    <w:rsid w:val="00CD191E"/>
    <w:rsid w:val="00CD19C6"/>
    <w:rsid w:val="00CD1A13"/>
    <w:rsid w:val="00CD1AA2"/>
    <w:rsid w:val="00CD1AE5"/>
    <w:rsid w:val="00CD1C1E"/>
    <w:rsid w:val="00CD1C59"/>
    <w:rsid w:val="00CD1C73"/>
    <w:rsid w:val="00CD1C7A"/>
    <w:rsid w:val="00CD1DB8"/>
    <w:rsid w:val="00CD1E47"/>
    <w:rsid w:val="00CD1FD9"/>
    <w:rsid w:val="00CD2003"/>
    <w:rsid w:val="00CD201C"/>
    <w:rsid w:val="00CD2024"/>
    <w:rsid w:val="00CD20EA"/>
    <w:rsid w:val="00CD2170"/>
    <w:rsid w:val="00CD21AF"/>
    <w:rsid w:val="00CD21DE"/>
    <w:rsid w:val="00CD2272"/>
    <w:rsid w:val="00CD22EE"/>
    <w:rsid w:val="00CD2343"/>
    <w:rsid w:val="00CD2390"/>
    <w:rsid w:val="00CD241B"/>
    <w:rsid w:val="00CD2425"/>
    <w:rsid w:val="00CD2527"/>
    <w:rsid w:val="00CD2726"/>
    <w:rsid w:val="00CD274C"/>
    <w:rsid w:val="00CD2843"/>
    <w:rsid w:val="00CD28E7"/>
    <w:rsid w:val="00CD2BD3"/>
    <w:rsid w:val="00CD2C12"/>
    <w:rsid w:val="00CD2D00"/>
    <w:rsid w:val="00CD2D09"/>
    <w:rsid w:val="00CD2D6D"/>
    <w:rsid w:val="00CD2D7A"/>
    <w:rsid w:val="00CD2E24"/>
    <w:rsid w:val="00CD2E4F"/>
    <w:rsid w:val="00CD2EBD"/>
    <w:rsid w:val="00CD2EEC"/>
    <w:rsid w:val="00CD3048"/>
    <w:rsid w:val="00CD3117"/>
    <w:rsid w:val="00CD3128"/>
    <w:rsid w:val="00CD31BF"/>
    <w:rsid w:val="00CD31CD"/>
    <w:rsid w:val="00CD31E6"/>
    <w:rsid w:val="00CD3228"/>
    <w:rsid w:val="00CD3243"/>
    <w:rsid w:val="00CD3269"/>
    <w:rsid w:val="00CD33F9"/>
    <w:rsid w:val="00CD3415"/>
    <w:rsid w:val="00CD3438"/>
    <w:rsid w:val="00CD3501"/>
    <w:rsid w:val="00CD3509"/>
    <w:rsid w:val="00CD36D6"/>
    <w:rsid w:val="00CD37FE"/>
    <w:rsid w:val="00CD385E"/>
    <w:rsid w:val="00CD3910"/>
    <w:rsid w:val="00CD391B"/>
    <w:rsid w:val="00CD392E"/>
    <w:rsid w:val="00CD394E"/>
    <w:rsid w:val="00CD3A18"/>
    <w:rsid w:val="00CD3A2F"/>
    <w:rsid w:val="00CD3AF7"/>
    <w:rsid w:val="00CD3C47"/>
    <w:rsid w:val="00CD3C48"/>
    <w:rsid w:val="00CD3DD0"/>
    <w:rsid w:val="00CD3E0A"/>
    <w:rsid w:val="00CD3EC1"/>
    <w:rsid w:val="00CD3F42"/>
    <w:rsid w:val="00CD40B6"/>
    <w:rsid w:val="00CD40B8"/>
    <w:rsid w:val="00CD410F"/>
    <w:rsid w:val="00CD4219"/>
    <w:rsid w:val="00CD4248"/>
    <w:rsid w:val="00CD4283"/>
    <w:rsid w:val="00CD4321"/>
    <w:rsid w:val="00CD43C9"/>
    <w:rsid w:val="00CD44D2"/>
    <w:rsid w:val="00CD44E7"/>
    <w:rsid w:val="00CD4679"/>
    <w:rsid w:val="00CD4798"/>
    <w:rsid w:val="00CD47B1"/>
    <w:rsid w:val="00CD482A"/>
    <w:rsid w:val="00CD4881"/>
    <w:rsid w:val="00CD48D8"/>
    <w:rsid w:val="00CD4931"/>
    <w:rsid w:val="00CD4937"/>
    <w:rsid w:val="00CD4B33"/>
    <w:rsid w:val="00CD4C05"/>
    <w:rsid w:val="00CD4CBC"/>
    <w:rsid w:val="00CD4E17"/>
    <w:rsid w:val="00CD4E52"/>
    <w:rsid w:val="00CD50B8"/>
    <w:rsid w:val="00CD50D5"/>
    <w:rsid w:val="00CD512B"/>
    <w:rsid w:val="00CD52CE"/>
    <w:rsid w:val="00CD52DB"/>
    <w:rsid w:val="00CD53E8"/>
    <w:rsid w:val="00CD5430"/>
    <w:rsid w:val="00CD547D"/>
    <w:rsid w:val="00CD5505"/>
    <w:rsid w:val="00CD5508"/>
    <w:rsid w:val="00CD55A8"/>
    <w:rsid w:val="00CD55D0"/>
    <w:rsid w:val="00CD56AF"/>
    <w:rsid w:val="00CD5707"/>
    <w:rsid w:val="00CD571A"/>
    <w:rsid w:val="00CD575C"/>
    <w:rsid w:val="00CD57C5"/>
    <w:rsid w:val="00CD57F3"/>
    <w:rsid w:val="00CD5809"/>
    <w:rsid w:val="00CD582F"/>
    <w:rsid w:val="00CD585A"/>
    <w:rsid w:val="00CD58F3"/>
    <w:rsid w:val="00CD5956"/>
    <w:rsid w:val="00CD59AE"/>
    <w:rsid w:val="00CD5A8F"/>
    <w:rsid w:val="00CD5AD5"/>
    <w:rsid w:val="00CD5AFD"/>
    <w:rsid w:val="00CD5BA8"/>
    <w:rsid w:val="00CD5C45"/>
    <w:rsid w:val="00CD5CA5"/>
    <w:rsid w:val="00CD5D87"/>
    <w:rsid w:val="00CD5DED"/>
    <w:rsid w:val="00CD5E18"/>
    <w:rsid w:val="00CD6093"/>
    <w:rsid w:val="00CD60E4"/>
    <w:rsid w:val="00CD6189"/>
    <w:rsid w:val="00CD6253"/>
    <w:rsid w:val="00CD632A"/>
    <w:rsid w:val="00CD657B"/>
    <w:rsid w:val="00CD65E2"/>
    <w:rsid w:val="00CD6717"/>
    <w:rsid w:val="00CD675E"/>
    <w:rsid w:val="00CD679C"/>
    <w:rsid w:val="00CD67A1"/>
    <w:rsid w:val="00CD67B6"/>
    <w:rsid w:val="00CD6810"/>
    <w:rsid w:val="00CD68FE"/>
    <w:rsid w:val="00CD6944"/>
    <w:rsid w:val="00CD6A68"/>
    <w:rsid w:val="00CD6A7F"/>
    <w:rsid w:val="00CD6AA3"/>
    <w:rsid w:val="00CD6AD0"/>
    <w:rsid w:val="00CD6AFB"/>
    <w:rsid w:val="00CD6B64"/>
    <w:rsid w:val="00CD6BD6"/>
    <w:rsid w:val="00CD6CB7"/>
    <w:rsid w:val="00CD6E50"/>
    <w:rsid w:val="00CD6E78"/>
    <w:rsid w:val="00CD6E87"/>
    <w:rsid w:val="00CD70E8"/>
    <w:rsid w:val="00CD724C"/>
    <w:rsid w:val="00CD72E4"/>
    <w:rsid w:val="00CD75E1"/>
    <w:rsid w:val="00CD7668"/>
    <w:rsid w:val="00CD76D0"/>
    <w:rsid w:val="00CD76E4"/>
    <w:rsid w:val="00CD76F5"/>
    <w:rsid w:val="00CD781F"/>
    <w:rsid w:val="00CD7865"/>
    <w:rsid w:val="00CD7892"/>
    <w:rsid w:val="00CD792E"/>
    <w:rsid w:val="00CD79E9"/>
    <w:rsid w:val="00CD7A60"/>
    <w:rsid w:val="00CD7A80"/>
    <w:rsid w:val="00CD7B22"/>
    <w:rsid w:val="00CD7C03"/>
    <w:rsid w:val="00CD7C28"/>
    <w:rsid w:val="00CD7C4B"/>
    <w:rsid w:val="00CD7CC4"/>
    <w:rsid w:val="00CD7DE2"/>
    <w:rsid w:val="00CD7E1A"/>
    <w:rsid w:val="00CD7E39"/>
    <w:rsid w:val="00CD7ED0"/>
    <w:rsid w:val="00CD7EE3"/>
    <w:rsid w:val="00CE01BA"/>
    <w:rsid w:val="00CE01C5"/>
    <w:rsid w:val="00CE029C"/>
    <w:rsid w:val="00CE03B3"/>
    <w:rsid w:val="00CE0440"/>
    <w:rsid w:val="00CE05FD"/>
    <w:rsid w:val="00CE068B"/>
    <w:rsid w:val="00CE0695"/>
    <w:rsid w:val="00CE06BE"/>
    <w:rsid w:val="00CE0818"/>
    <w:rsid w:val="00CE0875"/>
    <w:rsid w:val="00CE0881"/>
    <w:rsid w:val="00CE0935"/>
    <w:rsid w:val="00CE0990"/>
    <w:rsid w:val="00CE0B67"/>
    <w:rsid w:val="00CE0B9F"/>
    <w:rsid w:val="00CE0C26"/>
    <w:rsid w:val="00CE0CFA"/>
    <w:rsid w:val="00CE0DAE"/>
    <w:rsid w:val="00CE0DE7"/>
    <w:rsid w:val="00CE0E1D"/>
    <w:rsid w:val="00CE10A2"/>
    <w:rsid w:val="00CE12F6"/>
    <w:rsid w:val="00CE13C0"/>
    <w:rsid w:val="00CE13D8"/>
    <w:rsid w:val="00CE145A"/>
    <w:rsid w:val="00CE14B2"/>
    <w:rsid w:val="00CE1584"/>
    <w:rsid w:val="00CE15A4"/>
    <w:rsid w:val="00CE15AC"/>
    <w:rsid w:val="00CE15C7"/>
    <w:rsid w:val="00CE16B8"/>
    <w:rsid w:val="00CE175E"/>
    <w:rsid w:val="00CE17FE"/>
    <w:rsid w:val="00CE181D"/>
    <w:rsid w:val="00CE1858"/>
    <w:rsid w:val="00CE1877"/>
    <w:rsid w:val="00CE18FE"/>
    <w:rsid w:val="00CE1989"/>
    <w:rsid w:val="00CE19AD"/>
    <w:rsid w:val="00CE19FD"/>
    <w:rsid w:val="00CE1A60"/>
    <w:rsid w:val="00CE1AAC"/>
    <w:rsid w:val="00CE1AB2"/>
    <w:rsid w:val="00CE1AEE"/>
    <w:rsid w:val="00CE1B2A"/>
    <w:rsid w:val="00CE1B82"/>
    <w:rsid w:val="00CE1BE6"/>
    <w:rsid w:val="00CE1BF1"/>
    <w:rsid w:val="00CE1C20"/>
    <w:rsid w:val="00CE1C30"/>
    <w:rsid w:val="00CE1D49"/>
    <w:rsid w:val="00CE1DF4"/>
    <w:rsid w:val="00CE1EF0"/>
    <w:rsid w:val="00CE1F9C"/>
    <w:rsid w:val="00CE2086"/>
    <w:rsid w:val="00CE212D"/>
    <w:rsid w:val="00CE2202"/>
    <w:rsid w:val="00CE2224"/>
    <w:rsid w:val="00CE22C2"/>
    <w:rsid w:val="00CE23E5"/>
    <w:rsid w:val="00CE2420"/>
    <w:rsid w:val="00CE2431"/>
    <w:rsid w:val="00CE2452"/>
    <w:rsid w:val="00CE24C6"/>
    <w:rsid w:val="00CE2500"/>
    <w:rsid w:val="00CE2514"/>
    <w:rsid w:val="00CE253C"/>
    <w:rsid w:val="00CE26D8"/>
    <w:rsid w:val="00CE2893"/>
    <w:rsid w:val="00CE290E"/>
    <w:rsid w:val="00CE2986"/>
    <w:rsid w:val="00CE29C5"/>
    <w:rsid w:val="00CE2B1E"/>
    <w:rsid w:val="00CE2B79"/>
    <w:rsid w:val="00CE2BEA"/>
    <w:rsid w:val="00CE2DC7"/>
    <w:rsid w:val="00CE2E49"/>
    <w:rsid w:val="00CE2EB0"/>
    <w:rsid w:val="00CE2EDE"/>
    <w:rsid w:val="00CE3071"/>
    <w:rsid w:val="00CE3120"/>
    <w:rsid w:val="00CE3294"/>
    <w:rsid w:val="00CE336A"/>
    <w:rsid w:val="00CE3409"/>
    <w:rsid w:val="00CE34CF"/>
    <w:rsid w:val="00CE3594"/>
    <w:rsid w:val="00CE35AA"/>
    <w:rsid w:val="00CE35CC"/>
    <w:rsid w:val="00CE363D"/>
    <w:rsid w:val="00CE3680"/>
    <w:rsid w:val="00CE3696"/>
    <w:rsid w:val="00CE36AE"/>
    <w:rsid w:val="00CE3755"/>
    <w:rsid w:val="00CE3815"/>
    <w:rsid w:val="00CE3877"/>
    <w:rsid w:val="00CE387D"/>
    <w:rsid w:val="00CE391C"/>
    <w:rsid w:val="00CE3925"/>
    <w:rsid w:val="00CE3A0A"/>
    <w:rsid w:val="00CE3A56"/>
    <w:rsid w:val="00CE3A82"/>
    <w:rsid w:val="00CE3A95"/>
    <w:rsid w:val="00CE3AA7"/>
    <w:rsid w:val="00CE3B56"/>
    <w:rsid w:val="00CE3BFD"/>
    <w:rsid w:val="00CE3CF8"/>
    <w:rsid w:val="00CE3D36"/>
    <w:rsid w:val="00CE3F5F"/>
    <w:rsid w:val="00CE3FAF"/>
    <w:rsid w:val="00CE40A6"/>
    <w:rsid w:val="00CE40E4"/>
    <w:rsid w:val="00CE415F"/>
    <w:rsid w:val="00CE420E"/>
    <w:rsid w:val="00CE421E"/>
    <w:rsid w:val="00CE427F"/>
    <w:rsid w:val="00CE4324"/>
    <w:rsid w:val="00CE4332"/>
    <w:rsid w:val="00CE4362"/>
    <w:rsid w:val="00CE4477"/>
    <w:rsid w:val="00CE44DB"/>
    <w:rsid w:val="00CE455E"/>
    <w:rsid w:val="00CE4639"/>
    <w:rsid w:val="00CE46EE"/>
    <w:rsid w:val="00CE472A"/>
    <w:rsid w:val="00CE4741"/>
    <w:rsid w:val="00CE4754"/>
    <w:rsid w:val="00CE47B1"/>
    <w:rsid w:val="00CE497E"/>
    <w:rsid w:val="00CE49DE"/>
    <w:rsid w:val="00CE4A20"/>
    <w:rsid w:val="00CE4A86"/>
    <w:rsid w:val="00CE4A97"/>
    <w:rsid w:val="00CE4B8C"/>
    <w:rsid w:val="00CE4C5B"/>
    <w:rsid w:val="00CE4E3E"/>
    <w:rsid w:val="00CE4E66"/>
    <w:rsid w:val="00CE4E8F"/>
    <w:rsid w:val="00CE4F0A"/>
    <w:rsid w:val="00CE4F8E"/>
    <w:rsid w:val="00CE4FB8"/>
    <w:rsid w:val="00CE4FD2"/>
    <w:rsid w:val="00CE4FD5"/>
    <w:rsid w:val="00CE4FDE"/>
    <w:rsid w:val="00CE4FEB"/>
    <w:rsid w:val="00CE4FEF"/>
    <w:rsid w:val="00CE5018"/>
    <w:rsid w:val="00CE50A8"/>
    <w:rsid w:val="00CE5100"/>
    <w:rsid w:val="00CE512E"/>
    <w:rsid w:val="00CE51E2"/>
    <w:rsid w:val="00CE522F"/>
    <w:rsid w:val="00CE525B"/>
    <w:rsid w:val="00CE52F0"/>
    <w:rsid w:val="00CE5300"/>
    <w:rsid w:val="00CE54C0"/>
    <w:rsid w:val="00CE54C2"/>
    <w:rsid w:val="00CE551E"/>
    <w:rsid w:val="00CE5543"/>
    <w:rsid w:val="00CE5549"/>
    <w:rsid w:val="00CE5666"/>
    <w:rsid w:val="00CE5997"/>
    <w:rsid w:val="00CE59DA"/>
    <w:rsid w:val="00CE5A40"/>
    <w:rsid w:val="00CE5B2F"/>
    <w:rsid w:val="00CE5BBE"/>
    <w:rsid w:val="00CE5C97"/>
    <w:rsid w:val="00CE5DB1"/>
    <w:rsid w:val="00CE5DBA"/>
    <w:rsid w:val="00CE5E06"/>
    <w:rsid w:val="00CE5E7F"/>
    <w:rsid w:val="00CE5EA3"/>
    <w:rsid w:val="00CE5FC1"/>
    <w:rsid w:val="00CE6053"/>
    <w:rsid w:val="00CE6142"/>
    <w:rsid w:val="00CE617C"/>
    <w:rsid w:val="00CE61CE"/>
    <w:rsid w:val="00CE6403"/>
    <w:rsid w:val="00CE64A1"/>
    <w:rsid w:val="00CE653A"/>
    <w:rsid w:val="00CE653B"/>
    <w:rsid w:val="00CE6619"/>
    <w:rsid w:val="00CE6708"/>
    <w:rsid w:val="00CE671F"/>
    <w:rsid w:val="00CE6770"/>
    <w:rsid w:val="00CE6830"/>
    <w:rsid w:val="00CE68D6"/>
    <w:rsid w:val="00CE6A5B"/>
    <w:rsid w:val="00CE6AA3"/>
    <w:rsid w:val="00CE6C33"/>
    <w:rsid w:val="00CE6C78"/>
    <w:rsid w:val="00CE6CE2"/>
    <w:rsid w:val="00CE6D1A"/>
    <w:rsid w:val="00CE6DA0"/>
    <w:rsid w:val="00CE6E1F"/>
    <w:rsid w:val="00CE6F3A"/>
    <w:rsid w:val="00CE6F6F"/>
    <w:rsid w:val="00CE6F8E"/>
    <w:rsid w:val="00CE6FFD"/>
    <w:rsid w:val="00CE7016"/>
    <w:rsid w:val="00CE7105"/>
    <w:rsid w:val="00CE7217"/>
    <w:rsid w:val="00CE724E"/>
    <w:rsid w:val="00CE725C"/>
    <w:rsid w:val="00CE7507"/>
    <w:rsid w:val="00CE760B"/>
    <w:rsid w:val="00CE767C"/>
    <w:rsid w:val="00CE7757"/>
    <w:rsid w:val="00CE779B"/>
    <w:rsid w:val="00CE779D"/>
    <w:rsid w:val="00CE77B2"/>
    <w:rsid w:val="00CE77BD"/>
    <w:rsid w:val="00CE78CC"/>
    <w:rsid w:val="00CE7957"/>
    <w:rsid w:val="00CE7970"/>
    <w:rsid w:val="00CE797A"/>
    <w:rsid w:val="00CE7990"/>
    <w:rsid w:val="00CE7A45"/>
    <w:rsid w:val="00CE7C10"/>
    <w:rsid w:val="00CE7CAA"/>
    <w:rsid w:val="00CE7CE5"/>
    <w:rsid w:val="00CE7CEE"/>
    <w:rsid w:val="00CE7D1A"/>
    <w:rsid w:val="00CE7D94"/>
    <w:rsid w:val="00CE7E45"/>
    <w:rsid w:val="00CE7EC1"/>
    <w:rsid w:val="00CE7F5F"/>
    <w:rsid w:val="00CE7F79"/>
    <w:rsid w:val="00CF0034"/>
    <w:rsid w:val="00CF00C0"/>
    <w:rsid w:val="00CF020B"/>
    <w:rsid w:val="00CF0213"/>
    <w:rsid w:val="00CF0231"/>
    <w:rsid w:val="00CF024D"/>
    <w:rsid w:val="00CF02B4"/>
    <w:rsid w:val="00CF0328"/>
    <w:rsid w:val="00CF039A"/>
    <w:rsid w:val="00CF04AE"/>
    <w:rsid w:val="00CF0558"/>
    <w:rsid w:val="00CF05CC"/>
    <w:rsid w:val="00CF06BF"/>
    <w:rsid w:val="00CF06F0"/>
    <w:rsid w:val="00CF0710"/>
    <w:rsid w:val="00CF0800"/>
    <w:rsid w:val="00CF089D"/>
    <w:rsid w:val="00CF0A62"/>
    <w:rsid w:val="00CF0AF3"/>
    <w:rsid w:val="00CF0BE7"/>
    <w:rsid w:val="00CF0BFD"/>
    <w:rsid w:val="00CF0E86"/>
    <w:rsid w:val="00CF0F21"/>
    <w:rsid w:val="00CF1007"/>
    <w:rsid w:val="00CF10A2"/>
    <w:rsid w:val="00CF10A7"/>
    <w:rsid w:val="00CF113B"/>
    <w:rsid w:val="00CF119A"/>
    <w:rsid w:val="00CF11ED"/>
    <w:rsid w:val="00CF12FF"/>
    <w:rsid w:val="00CF1346"/>
    <w:rsid w:val="00CF136A"/>
    <w:rsid w:val="00CF141B"/>
    <w:rsid w:val="00CF1605"/>
    <w:rsid w:val="00CF165E"/>
    <w:rsid w:val="00CF16E9"/>
    <w:rsid w:val="00CF1733"/>
    <w:rsid w:val="00CF177B"/>
    <w:rsid w:val="00CF178A"/>
    <w:rsid w:val="00CF18CD"/>
    <w:rsid w:val="00CF18E8"/>
    <w:rsid w:val="00CF1A15"/>
    <w:rsid w:val="00CF1A83"/>
    <w:rsid w:val="00CF1B82"/>
    <w:rsid w:val="00CF1B83"/>
    <w:rsid w:val="00CF1B8A"/>
    <w:rsid w:val="00CF1B97"/>
    <w:rsid w:val="00CF1C19"/>
    <w:rsid w:val="00CF1D05"/>
    <w:rsid w:val="00CF1D14"/>
    <w:rsid w:val="00CF1D22"/>
    <w:rsid w:val="00CF1D6F"/>
    <w:rsid w:val="00CF1DB5"/>
    <w:rsid w:val="00CF1DD2"/>
    <w:rsid w:val="00CF1FF9"/>
    <w:rsid w:val="00CF2033"/>
    <w:rsid w:val="00CF20FE"/>
    <w:rsid w:val="00CF211E"/>
    <w:rsid w:val="00CF2136"/>
    <w:rsid w:val="00CF2153"/>
    <w:rsid w:val="00CF21B5"/>
    <w:rsid w:val="00CF2241"/>
    <w:rsid w:val="00CF230C"/>
    <w:rsid w:val="00CF23BA"/>
    <w:rsid w:val="00CF2425"/>
    <w:rsid w:val="00CF2499"/>
    <w:rsid w:val="00CF24A5"/>
    <w:rsid w:val="00CF26C5"/>
    <w:rsid w:val="00CF26D2"/>
    <w:rsid w:val="00CF2814"/>
    <w:rsid w:val="00CF2868"/>
    <w:rsid w:val="00CF2983"/>
    <w:rsid w:val="00CF2994"/>
    <w:rsid w:val="00CF29A2"/>
    <w:rsid w:val="00CF29C4"/>
    <w:rsid w:val="00CF2A64"/>
    <w:rsid w:val="00CF2ADC"/>
    <w:rsid w:val="00CF2BD2"/>
    <w:rsid w:val="00CF2CED"/>
    <w:rsid w:val="00CF2D78"/>
    <w:rsid w:val="00CF2DF0"/>
    <w:rsid w:val="00CF2E8F"/>
    <w:rsid w:val="00CF2E9E"/>
    <w:rsid w:val="00CF2EB2"/>
    <w:rsid w:val="00CF2FA0"/>
    <w:rsid w:val="00CF3000"/>
    <w:rsid w:val="00CF3061"/>
    <w:rsid w:val="00CF3223"/>
    <w:rsid w:val="00CF3278"/>
    <w:rsid w:val="00CF3279"/>
    <w:rsid w:val="00CF32C8"/>
    <w:rsid w:val="00CF331E"/>
    <w:rsid w:val="00CF33AE"/>
    <w:rsid w:val="00CF33CD"/>
    <w:rsid w:val="00CF348E"/>
    <w:rsid w:val="00CF34AA"/>
    <w:rsid w:val="00CF37E0"/>
    <w:rsid w:val="00CF3892"/>
    <w:rsid w:val="00CF38D3"/>
    <w:rsid w:val="00CF391C"/>
    <w:rsid w:val="00CF3989"/>
    <w:rsid w:val="00CF3A13"/>
    <w:rsid w:val="00CF3C25"/>
    <w:rsid w:val="00CF3C68"/>
    <w:rsid w:val="00CF3C7F"/>
    <w:rsid w:val="00CF3DE8"/>
    <w:rsid w:val="00CF3F40"/>
    <w:rsid w:val="00CF4010"/>
    <w:rsid w:val="00CF4265"/>
    <w:rsid w:val="00CF4342"/>
    <w:rsid w:val="00CF436E"/>
    <w:rsid w:val="00CF444A"/>
    <w:rsid w:val="00CF44A6"/>
    <w:rsid w:val="00CF451B"/>
    <w:rsid w:val="00CF4584"/>
    <w:rsid w:val="00CF4638"/>
    <w:rsid w:val="00CF46A3"/>
    <w:rsid w:val="00CF46AA"/>
    <w:rsid w:val="00CF4704"/>
    <w:rsid w:val="00CF478A"/>
    <w:rsid w:val="00CF47D3"/>
    <w:rsid w:val="00CF4848"/>
    <w:rsid w:val="00CF490E"/>
    <w:rsid w:val="00CF49FF"/>
    <w:rsid w:val="00CF4AB5"/>
    <w:rsid w:val="00CF4B2A"/>
    <w:rsid w:val="00CF4B6E"/>
    <w:rsid w:val="00CF4B79"/>
    <w:rsid w:val="00CF4B82"/>
    <w:rsid w:val="00CF4C43"/>
    <w:rsid w:val="00CF4C4C"/>
    <w:rsid w:val="00CF4D2F"/>
    <w:rsid w:val="00CF4D41"/>
    <w:rsid w:val="00CF4D44"/>
    <w:rsid w:val="00CF4DB5"/>
    <w:rsid w:val="00CF4DF4"/>
    <w:rsid w:val="00CF4E52"/>
    <w:rsid w:val="00CF4EC9"/>
    <w:rsid w:val="00CF4EF4"/>
    <w:rsid w:val="00CF4EFE"/>
    <w:rsid w:val="00CF4F22"/>
    <w:rsid w:val="00CF50B2"/>
    <w:rsid w:val="00CF50C3"/>
    <w:rsid w:val="00CF5151"/>
    <w:rsid w:val="00CF51EE"/>
    <w:rsid w:val="00CF52E0"/>
    <w:rsid w:val="00CF531C"/>
    <w:rsid w:val="00CF5335"/>
    <w:rsid w:val="00CF5391"/>
    <w:rsid w:val="00CF543D"/>
    <w:rsid w:val="00CF5486"/>
    <w:rsid w:val="00CF5520"/>
    <w:rsid w:val="00CF5553"/>
    <w:rsid w:val="00CF55F6"/>
    <w:rsid w:val="00CF56CE"/>
    <w:rsid w:val="00CF56F0"/>
    <w:rsid w:val="00CF57DF"/>
    <w:rsid w:val="00CF5861"/>
    <w:rsid w:val="00CF593B"/>
    <w:rsid w:val="00CF5BC0"/>
    <w:rsid w:val="00CF5BDC"/>
    <w:rsid w:val="00CF5C32"/>
    <w:rsid w:val="00CF5CAC"/>
    <w:rsid w:val="00CF5CC7"/>
    <w:rsid w:val="00CF5D8B"/>
    <w:rsid w:val="00CF602D"/>
    <w:rsid w:val="00CF6040"/>
    <w:rsid w:val="00CF60E2"/>
    <w:rsid w:val="00CF60EB"/>
    <w:rsid w:val="00CF6365"/>
    <w:rsid w:val="00CF63F6"/>
    <w:rsid w:val="00CF64E9"/>
    <w:rsid w:val="00CF6574"/>
    <w:rsid w:val="00CF65E2"/>
    <w:rsid w:val="00CF671E"/>
    <w:rsid w:val="00CF67FE"/>
    <w:rsid w:val="00CF687D"/>
    <w:rsid w:val="00CF69DA"/>
    <w:rsid w:val="00CF6A1D"/>
    <w:rsid w:val="00CF6A3D"/>
    <w:rsid w:val="00CF6B20"/>
    <w:rsid w:val="00CF6B21"/>
    <w:rsid w:val="00CF6D79"/>
    <w:rsid w:val="00CF6D7E"/>
    <w:rsid w:val="00CF6D9F"/>
    <w:rsid w:val="00CF6E13"/>
    <w:rsid w:val="00CF6E29"/>
    <w:rsid w:val="00CF6E61"/>
    <w:rsid w:val="00CF6F33"/>
    <w:rsid w:val="00CF6F6A"/>
    <w:rsid w:val="00CF6F84"/>
    <w:rsid w:val="00CF6FE5"/>
    <w:rsid w:val="00CF6FE9"/>
    <w:rsid w:val="00CF6FEC"/>
    <w:rsid w:val="00CF7099"/>
    <w:rsid w:val="00CF70B8"/>
    <w:rsid w:val="00CF70C1"/>
    <w:rsid w:val="00CF7137"/>
    <w:rsid w:val="00CF7218"/>
    <w:rsid w:val="00CF7230"/>
    <w:rsid w:val="00CF7281"/>
    <w:rsid w:val="00CF7357"/>
    <w:rsid w:val="00CF735F"/>
    <w:rsid w:val="00CF7382"/>
    <w:rsid w:val="00CF742F"/>
    <w:rsid w:val="00CF7430"/>
    <w:rsid w:val="00CF7544"/>
    <w:rsid w:val="00CF7577"/>
    <w:rsid w:val="00CF7627"/>
    <w:rsid w:val="00CF77F2"/>
    <w:rsid w:val="00CF7864"/>
    <w:rsid w:val="00CF7888"/>
    <w:rsid w:val="00CF78A8"/>
    <w:rsid w:val="00CF78C4"/>
    <w:rsid w:val="00CF7902"/>
    <w:rsid w:val="00CF790B"/>
    <w:rsid w:val="00CF7AD5"/>
    <w:rsid w:val="00CF7B28"/>
    <w:rsid w:val="00CF7B74"/>
    <w:rsid w:val="00CF7BC8"/>
    <w:rsid w:val="00CF7C48"/>
    <w:rsid w:val="00CF7C9A"/>
    <w:rsid w:val="00CF7D3C"/>
    <w:rsid w:val="00CF7D7C"/>
    <w:rsid w:val="00CF7DB4"/>
    <w:rsid w:val="00CF7E15"/>
    <w:rsid w:val="00CF7E90"/>
    <w:rsid w:val="00CF7EC6"/>
    <w:rsid w:val="00CF7EF9"/>
    <w:rsid w:val="00CF7F2D"/>
    <w:rsid w:val="00D00069"/>
    <w:rsid w:val="00D00250"/>
    <w:rsid w:val="00D0026C"/>
    <w:rsid w:val="00D002B6"/>
    <w:rsid w:val="00D00407"/>
    <w:rsid w:val="00D00423"/>
    <w:rsid w:val="00D00476"/>
    <w:rsid w:val="00D00525"/>
    <w:rsid w:val="00D0055B"/>
    <w:rsid w:val="00D005D9"/>
    <w:rsid w:val="00D005E0"/>
    <w:rsid w:val="00D0060B"/>
    <w:rsid w:val="00D00635"/>
    <w:rsid w:val="00D007A1"/>
    <w:rsid w:val="00D00861"/>
    <w:rsid w:val="00D0086B"/>
    <w:rsid w:val="00D009B1"/>
    <w:rsid w:val="00D009F7"/>
    <w:rsid w:val="00D00A70"/>
    <w:rsid w:val="00D00B7A"/>
    <w:rsid w:val="00D00B84"/>
    <w:rsid w:val="00D00B89"/>
    <w:rsid w:val="00D00BCC"/>
    <w:rsid w:val="00D00C45"/>
    <w:rsid w:val="00D00D77"/>
    <w:rsid w:val="00D00E26"/>
    <w:rsid w:val="00D00E49"/>
    <w:rsid w:val="00D00EAF"/>
    <w:rsid w:val="00D00F7A"/>
    <w:rsid w:val="00D00FE1"/>
    <w:rsid w:val="00D00FE9"/>
    <w:rsid w:val="00D011FA"/>
    <w:rsid w:val="00D0121C"/>
    <w:rsid w:val="00D012D6"/>
    <w:rsid w:val="00D01339"/>
    <w:rsid w:val="00D0137C"/>
    <w:rsid w:val="00D013E7"/>
    <w:rsid w:val="00D01477"/>
    <w:rsid w:val="00D014CB"/>
    <w:rsid w:val="00D0151B"/>
    <w:rsid w:val="00D0161B"/>
    <w:rsid w:val="00D01775"/>
    <w:rsid w:val="00D01777"/>
    <w:rsid w:val="00D017DD"/>
    <w:rsid w:val="00D017FD"/>
    <w:rsid w:val="00D019A8"/>
    <w:rsid w:val="00D01A44"/>
    <w:rsid w:val="00D01A6D"/>
    <w:rsid w:val="00D01AAE"/>
    <w:rsid w:val="00D01CC3"/>
    <w:rsid w:val="00D01D10"/>
    <w:rsid w:val="00D01D23"/>
    <w:rsid w:val="00D01EFB"/>
    <w:rsid w:val="00D01F22"/>
    <w:rsid w:val="00D01F43"/>
    <w:rsid w:val="00D01FCC"/>
    <w:rsid w:val="00D0201C"/>
    <w:rsid w:val="00D0202C"/>
    <w:rsid w:val="00D02031"/>
    <w:rsid w:val="00D02035"/>
    <w:rsid w:val="00D02126"/>
    <w:rsid w:val="00D021C4"/>
    <w:rsid w:val="00D0220E"/>
    <w:rsid w:val="00D0232B"/>
    <w:rsid w:val="00D02346"/>
    <w:rsid w:val="00D0242A"/>
    <w:rsid w:val="00D024F2"/>
    <w:rsid w:val="00D0265C"/>
    <w:rsid w:val="00D0267F"/>
    <w:rsid w:val="00D026CC"/>
    <w:rsid w:val="00D0292F"/>
    <w:rsid w:val="00D029CD"/>
    <w:rsid w:val="00D02DBC"/>
    <w:rsid w:val="00D02E3A"/>
    <w:rsid w:val="00D02E94"/>
    <w:rsid w:val="00D02EB6"/>
    <w:rsid w:val="00D02F86"/>
    <w:rsid w:val="00D0301E"/>
    <w:rsid w:val="00D030E6"/>
    <w:rsid w:val="00D030EA"/>
    <w:rsid w:val="00D031F0"/>
    <w:rsid w:val="00D032D5"/>
    <w:rsid w:val="00D033B3"/>
    <w:rsid w:val="00D033DB"/>
    <w:rsid w:val="00D033E8"/>
    <w:rsid w:val="00D034B2"/>
    <w:rsid w:val="00D0351A"/>
    <w:rsid w:val="00D03541"/>
    <w:rsid w:val="00D03583"/>
    <w:rsid w:val="00D035E8"/>
    <w:rsid w:val="00D03664"/>
    <w:rsid w:val="00D03790"/>
    <w:rsid w:val="00D037BB"/>
    <w:rsid w:val="00D038E7"/>
    <w:rsid w:val="00D038F4"/>
    <w:rsid w:val="00D03951"/>
    <w:rsid w:val="00D03A29"/>
    <w:rsid w:val="00D03A62"/>
    <w:rsid w:val="00D03B58"/>
    <w:rsid w:val="00D03C25"/>
    <w:rsid w:val="00D03C3B"/>
    <w:rsid w:val="00D03C8F"/>
    <w:rsid w:val="00D03CBC"/>
    <w:rsid w:val="00D03CC5"/>
    <w:rsid w:val="00D03D6A"/>
    <w:rsid w:val="00D03D91"/>
    <w:rsid w:val="00D03F58"/>
    <w:rsid w:val="00D03FA0"/>
    <w:rsid w:val="00D03FF4"/>
    <w:rsid w:val="00D04048"/>
    <w:rsid w:val="00D040C6"/>
    <w:rsid w:val="00D04278"/>
    <w:rsid w:val="00D04325"/>
    <w:rsid w:val="00D04348"/>
    <w:rsid w:val="00D044F6"/>
    <w:rsid w:val="00D04890"/>
    <w:rsid w:val="00D04897"/>
    <w:rsid w:val="00D04A57"/>
    <w:rsid w:val="00D04AB7"/>
    <w:rsid w:val="00D04AD0"/>
    <w:rsid w:val="00D04C69"/>
    <w:rsid w:val="00D04CBC"/>
    <w:rsid w:val="00D04CDE"/>
    <w:rsid w:val="00D04D32"/>
    <w:rsid w:val="00D04F9E"/>
    <w:rsid w:val="00D05003"/>
    <w:rsid w:val="00D05073"/>
    <w:rsid w:val="00D05144"/>
    <w:rsid w:val="00D0531D"/>
    <w:rsid w:val="00D05379"/>
    <w:rsid w:val="00D05422"/>
    <w:rsid w:val="00D0545D"/>
    <w:rsid w:val="00D0547A"/>
    <w:rsid w:val="00D054EB"/>
    <w:rsid w:val="00D055C4"/>
    <w:rsid w:val="00D055F7"/>
    <w:rsid w:val="00D05748"/>
    <w:rsid w:val="00D0575C"/>
    <w:rsid w:val="00D05786"/>
    <w:rsid w:val="00D057FC"/>
    <w:rsid w:val="00D0584D"/>
    <w:rsid w:val="00D0585B"/>
    <w:rsid w:val="00D0589F"/>
    <w:rsid w:val="00D059AD"/>
    <w:rsid w:val="00D059CA"/>
    <w:rsid w:val="00D059F0"/>
    <w:rsid w:val="00D05AFA"/>
    <w:rsid w:val="00D05B09"/>
    <w:rsid w:val="00D05D36"/>
    <w:rsid w:val="00D05D53"/>
    <w:rsid w:val="00D05DA1"/>
    <w:rsid w:val="00D05DEF"/>
    <w:rsid w:val="00D05F63"/>
    <w:rsid w:val="00D05FE5"/>
    <w:rsid w:val="00D06038"/>
    <w:rsid w:val="00D0609C"/>
    <w:rsid w:val="00D0612E"/>
    <w:rsid w:val="00D06194"/>
    <w:rsid w:val="00D061CF"/>
    <w:rsid w:val="00D06201"/>
    <w:rsid w:val="00D062C3"/>
    <w:rsid w:val="00D06322"/>
    <w:rsid w:val="00D06349"/>
    <w:rsid w:val="00D063F0"/>
    <w:rsid w:val="00D064BD"/>
    <w:rsid w:val="00D06548"/>
    <w:rsid w:val="00D065BD"/>
    <w:rsid w:val="00D06651"/>
    <w:rsid w:val="00D066E7"/>
    <w:rsid w:val="00D067B7"/>
    <w:rsid w:val="00D06A33"/>
    <w:rsid w:val="00D06A52"/>
    <w:rsid w:val="00D06C01"/>
    <w:rsid w:val="00D06D4B"/>
    <w:rsid w:val="00D06E8C"/>
    <w:rsid w:val="00D06EBE"/>
    <w:rsid w:val="00D06FD0"/>
    <w:rsid w:val="00D070A0"/>
    <w:rsid w:val="00D07163"/>
    <w:rsid w:val="00D07311"/>
    <w:rsid w:val="00D07459"/>
    <w:rsid w:val="00D074F9"/>
    <w:rsid w:val="00D076A9"/>
    <w:rsid w:val="00D07717"/>
    <w:rsid w:val="00D077A7"/>
    <w:rsid w:val="00D079E5"/>
    <w:rsid w:val="00D07A0B"/>
    <w:rsid w:val="00D07A38"/>
    <w:rsid w:val="00D07A83"/>
    <w:rsid w:val="00D07AE8"/>
    <w:rsid w:val="00D07BB7"/>
    <w:rsid w:val="00D07C35"/>
    <w:rsid w:val="00D07D0C"/>
    <w:rsid w:val="00D07D23"/>
    <w:rsid w:val="00D07D83"/>
    <w:rsid w:val="00D07D8D"/>
    <w:rsid w:val="00D07DAE"/>
    <w:rsid w:val="00D07DE4"/>
    <w:rsid w:val="00D07F46"/>
    <w:rsid w:val="00D10055"/>
    <w:rsid w:val="00D10089"/>
    <w:rsid w:val="00D100DF"/>
    <w:rsid w:val="00D100F0"/>
    <w:rsid w:val="00D101AD"/>
    <w:rsid w:val="00D102EB"/>
    <w:rsid w:val="00D10321"/>
    <w:rsid w:val="00D1033C"/>
    <w:rsid w:val="00D10392"/>
    <w:rsid w:val="00D1041E"/>
    <w:rsid w:val="00D10518"/>
    <w:rsid w:val="00D1051A"/>
    <w:rsid w:val="00D10545"/>
    <w:rsid w:val="00D105A5"/>
    <w:rsid w:val="00D10878"/>
    <w:rsid w:val="00D1093D"/>
    <w:rsid w:val="00D1096E"/>
    <w:rsid w:val="00D109D0"/>
    <w:rsid w:val="00D10A4B"/>
    <w:rsid w:val="00D10B37"/>
    <w:rsid w:val="00D10B54"/>
    <w:rsid w:val="00D10BA1"/>
    <w:rsid w:val="00D10C14"/>
    <w:rsid w:val="00D10C72"/>
    <w:rsid w:val="00D10C93"/>
    <w:rsid w:val="00D10D18"/>
    <w:rsid w:val="00D10DAA"/>
    <w:rsid w:val="00D10DBF"/>
    <w:rsid w:val="00D10E26"/>
    <w:rsid w:val="00D10EDF"/>
    <w:rsid w:val="00D11073"/>
    <w:rsid w:val="00D1108B"/>
    <w:rsid w:val="00D1111A"/>
    <w:rsid w:val="00D1113A"/>
    <w:rsid w:val="00D11158"/>
    <w:rsid w:val="00D11179"/>
    <w:rsid w:val="00D111D7"/>
    <w:rsid w:val="00D11330"/>
    <w:rsid w:val="00D11353"/>
    <w:rsid w:val="00D11391"/>
    <w:rsid w:val="00D1150D"/>
    <w:rsid w:val="00D11718"/>
    <w:rsid w:val="00D11839"/>
    <w:rsid w:val="00D11852"/>
    <w:rsid w:val="00D11888"/>
    <w:rsid w:val="00D11889"/>
    <w:rsid w:val="00D118A9"/>
    <w:rsid w:val="00D118CE"/>
    <w:rsid w:val="00D11938"/>
    <w:rsid w:val="00D11963"/>
    <w:rsid w:val="00D11976"/>
    <w:rsid w:val="00D119B1"/>
    <w:rsid w:val="00D119B8"/>
    <w:rsid w:val="00D119B9"/>
    <w:rsid w:val="00D119FE"/>
    <w:rsid w:val="00D11B0C"/>
    <w:rsid w:val="00D11B0F"/>
    <w:rsid w:val="00D11B47"/>
    <w:rsid w:val="00D11BD4"/>
    <w:rsid w:val="00D11BEE"/>
    <w:rsid w:val="00D11C56"/>
    <w:rsid w:val="00D11D6E"/>
    <w:rsid w:val="00D11E0E"/>
    <w:rsid w:val="00D11E47"/>
    <w:rsid w:val="00D11E5D"/>
    <w:rsid w:val="00D11E63"/>
    <w:rsid w:val="00D11EA6"/>
    <w:rsid w:val="00D11EAE"/>
    <w:rsid w:val="00D11F3E"/>
    <w:rsid w:val="00D11F77"/>
    <w:rsid w:val="00D11FC2"/>
    <w:rsid w:val="00D12084"/>
    <w:rsid w:val="00D121DC"/>
    <w:rsid w:val="00D12279"/>
    <w:rsid w:val="00D122C0"/>
    <w:rsid w:val="00D123F4"/>
    <w:rsid w:val="00D1242B"/>
    <w:rsid w:val="00D12488"/>
    <w:rsid w:val="00D12571"/>
    <w:rsid w:val="00D12581"/>
    <w:rsid w:val="00D125C2"/>
    <w:rsid w:val="00D126AD"/>
    <w:rsid w:val="00D1270A"/>
    <w:rsid w:val="00D1276E"/>
    <w:rsid w:val="00D1277E"/>
    <w:rsid w:val="00D128A0"/>
    <w:rsid w:val="00D12A44"/>
    <w:rsid w:val="00D12ADA"/>
    <w:rsid w:val="00D12AF4"/>
    <w:rsid w:val="00D12BB5"/>
    <w:rsid w:val="00D12BDF"/>
    <w:rsid w:val="00D12C4A"/>
    <w:rsid w:val="00D12C87"/>
    <w:rsid w:val="00D12CC3"/>
    <w:rsid w:val="00D12DBE"/>
    <w:rsid w:val="00D12DF3"/>
    <w:rsid w:val="00D12E87"/>
    <w:rsid w:val="00D12F62"/>
    <w:rsid w:val="00D12FF6"/>
    <w:rsid w:val="00D13331"/>
    <w:rsid w:val="00D133BA"/>
    <w:rsid w:val="00D133BC"/>
    <w:rsid w:val="00D133C1"/>
    <w:rsid w:val="00D134C9"/>
    <w:rsid w:val="00D1352A"/>
    <w:rsid w:val="00D1361B"/>
    <w:rsid w:val="00D13746"/>
    <w:rsid w:val="00D1375D"/>
    <w:rsid w:val="00D13812"/>
    <w:rsid w:val="00D138EF"/>
    <w:rsid w:val="00D1396A"/>
    <w:rsid w:val="00D139F2"/>
    <w:rsid w:val="00D13ABC"/>
    <w:rsid w:val="00D13AC5"/>
    <w:rsid w:val="00D13B88"/>
    <w:rsid w:val="00D13F2A"/>
    <w:rsid w:val="00D14047"/>
    <w:rsid w:val="00D1404C"/>
    <w:rsid w:val="00D1408D"/>
    <w:rsid w:val="00D140BD"/>
    <w:rsid w:val="00D14174"/>
    <w:rsid w:val="00D141BE"/>
    <w:rsid w:val="00D141E2"/>
    <w:rsid w:val="00D142F8"/>
    <w:rsid w:val="00D14383"/>
    <w:rsid w:val="00D143C0"/>
    <w:rsid w:val="00D1441F"/>
    <w:rsid w:val="00D14600"/>
    <w:rsid w:val="00D14607"/>
    <w:rsid w:val="00D14672"/>
    <w:rsid w:val="00D14685"/>
    <w:rsid w:val="00D146B1"/>
    <w:rsid w:val="00D14736"/>
    <w:rsid w:val="00D14785"/>
    <w:rsid w:val="00D1479F"/>
    <w:rsid w:val="00D147B3"/>
    <w:rsid w:val="00D14833"/>
    <w:rsid w:val="00D148CE"/>
    <w:rsid w:val="00D148DC"/>
    <w:rsid w:val="00D14920"/>
    <w:rsid w:val="00D14930"/>
    <w:rsid w:val="00D14A0C"/>
    <w:rsid w:val="00D14A2C"/>
    <w:rsid w:val="00D14A9E"/>
    <w:rsid w:val="00D14B6F"/>
    <w:rsid w:val="00D14B8B"/>
    <w:rsid w:val="00D14D7F"/>
    <w:rsid w:val="00D14EAA"/>
    <w:rsid w:val="00D14EC9"/>
    <w:rsid w:val="00D14FAF"/>
    <w:rsid w:val="00D1513E"/>
    <w:rsid w:val="00D15186"/>
    <w:rsid w:val="00D15221"/>
    <w:rsid w:val="00D15291"/>
    <w:rsid w:val="00D153A1"/>
    <w:rsid w:val="00D15554"/>
    <w:rsid w:val="00D15568"/>
    <w:rsid w:val="00D1564F"/>
    <w:rsid w:val="00D156CB"/>
    <w:rsid w:val="00D1575E"/>
    <w:rsid w:val="00D158E0"/>
    <w:rsid w:val="00D1592F"/>
    <w:rsid w:val="00D15986"/>
    <w:rsid w:val="00D159A1"/>
    <w:rsid w:val="00D15B0D"/>
    <w:rsid w:val="00D15B49"/>
    <w:rsid w:val="00D15BA1"/>
    <w:rsid w:val="00D15C31"/>
    <w:rsid w:val="00D15CA4"/>
    <w:rsid w:val="00D15D11"/>
    <w:rsid w:val="00D15D2F"/>
    <w:rsid w:val="00D15D44"/>
    <w:rsid w:val="00D15D7E"/>
    <w:rsid w:val="00D15DC3"/>
    <w:rsid w:val="00D15ED3"/>
    <w:rsid w:val="00D15F2C"/>
    <w:rsid w:val="00D15FB7"/>
    <w:rsid w:val="00D15FCF"/>
    <w:rsid w:val="00D16135"/>
    <w:rsid w:val="00D16156"/>
    <w:rsid w:val="00D161E9"/>
    <w:rsid w:val="00D16240"/>
    <w:rsid w:val="00D16375"/>
    <w:rsid w:val="00D16381"/>
    <w:rsid w:val="00D16446"/>
    <w:rsid w:val="00D16469"/>
    <w:rsid w:val="00D165A9"/>
    <w:rsid w:val="00D166B6"/>
    <w:rsid w:val="00D16754"/>
    <w:rsid w:val="00D16774"/>
    <w:rsid w:val="00D16915"/>
    <w:rsid w:val="00D16937"/>
    <w:rsid w:val="00D16A66"/>
    <w:rsid w:val="00D16B71"/>
    <w:rsid w:val="00D16C81"/>
    <w:rsid w:val="00D16D02"/>
    <w:rsid w:val="00D16DD1"/>
    <w:rsid w:val="00D16EAF"/>
    <w:rsid w:val="00D16EC1"/>
    <w:rsid w:val="00D16F68"/>
    <w:rsid w:val="00D17013"/>
    <w:rsid w:val="00D17051"/>
    <w:rsid w:val="00D17085"/>
    <w:rsid w:val="00D170AE"/>
    <w:rsid w:val="00D170C6"/>
    <w:rsid w:val="00D171AD"/>
    <w:rsid w:val="00D1728D"/>
    <w:rsid w:val="00D1730A"/>
    <w:rsid w:val="00D176F9"/>
    <w:rsid w:val="00D17720"/>
    <w:rsid w:val="00D177D3"/>
    <w:rsid w:val="00D177D6"/>
    <w:rsid w:val="00D177FE"/>
    <w:rsid w:val="00D1782D"/>
    <w:rsid w:val="00D1793C"/>
    <w:rsid w:val="00D1794C"/>
    <w:rsid w:val="00D179A7"/>
    <w:rsid w:val="00D17A0C"/>
    <w:rsid w:val="00D17B6A"/>
    <w:rsid w:val="00D17C28"/>
    <w:rsid w:val="00D17C65"/>
    <w:rsid w:val="00D17E36"/>
    <w:rsid w:val="00D17F09"/>
    <w:rsid w:val="00D17F1E"/>
    <w:rsid w:val="00D17FBE"/>
    <w:rsid w:val="00D17FE0"/>
    <w:rsid w:val="00D200C8"/>
    <w:rsid w:val="00D20169"/>
    <w:rsid w:val="00D201A5"/>
    <w:rsid w:val="00D2020B"/>
    <w:rsid w:val="00D20274"/>
    <w:rsid w:val="00D20297"/>
    <w:rsid w:val="00D202B4"/>
    <w:rsid w:val="00D20319"/>
    <w:rsid w:val="00D203D5"/>
    <w:rsid w:val="00D205C8"/>
    <w:rsid w:val="00D2064F"/>
    <w:rsid w:val="00D20788"/>
    <w:rsid w:val="00D207EF"/>
    <w:rsid w:val="00D208E5"/>
    <w:rsid w:val="00D20908"/>
    <w:rsid w:val="00D20980"/>
    <w:rsid w:val="00D209AB"/>
    <w:rsid w:val="00D209C6"/>
    <w:rsid w:val="00D20A47"/>
    <w:rsid w:val="00D20B22"/>
    <w:rsid w:val="00D20C3F"/>
    <w:rsid w:val="00D20DF8"/>
    <w:rsid w:val="00D20E41"/>
    <w:rsid w:val="00D20E9F"/>
    <w:rsid w:val="00D20F0F"/>
    <w:rsid w:val="00D211A5"/>
    <w:rsid w:val="00D21397"/>
    <w:rsid w:val="00D2139A"/>
    <w:rsid w:val="00D21475"/>
    <w:rsid w:val="00D21518"/>
    <w:rsid w:val="00D2151B"/>
    <w:rsid w:val="00D21557"/>
    <w:rsid w:val="00D21583"/>
    <w:rsid w:val="00D2166F"/>
    <w:rsid w:val="00D216B1"/>
    <w:rsid w:val="00D217E6"/>
    <w:rsid w:val="00D21843"/>
    <w:rsid w:val="00D218E7"/>
    <w:rsid w:val="00D21992"/>
    <w:rsid w:val="00D219D0"/>
    <w:rsid w:val="00D21A7B"/>
    <w:rsid w:val="00D21A8A"/>
    <w:rsid w:val="00D21A9E"/>
    <w:rsid w:val="00D21C59"/>
    <w:rsid w:val="00D21CD1"/>
    <w:rsid w:val="00D21D14"/>
    <w:rsid w:val="00D21D23"/>
    <w:rsid w:val="00D21EAC"/>
    <w:rsid w:val="00D21F25"/>
    <w:rsid w:val="00D21F78"/>
    <w:rsid w:val="00D21FE8"/>
    <w:rsid w:val="00D220B7"/>
    <w:rsid w:val="00D2211D"/>
    <w:rsid w:val="00D224C3"/>
    <w:rsid w:val="00D22515"/>
    <w:rsid w:val="00D2252C"/>
    <w:rsid w:val="00D225EF"/>
    <w:rsid w:val="00D22685"/>
    <w:rsid w:val="00D2269B"/>
    <w:rsid w:val="00D226EC"/>
    <w:rsid w:val="00D22709"/>
    <w:rsid w:val="00D22829"/>
    <w:rsid w:val="00D22838"/>
    <w:rsid w:val="00D22935"/>
    <w:rsid w:val="00D2294C"/>
    <w:rsid w:val="00D22994"/>
    <w:rsid w:val="00D22A18"/>
    <w:rsid w:val="00D22A65"/>
    <w:rsid w:val="00D22A8F"/>
    <w:rsid w:val="00D22BD1"/>
    <w:rsid w:val="00D22BF8"/>
    <w:rsid w:val="00D22C00"/>
    <w:rsid w:val="00D22C45"/>
    <w:rsid w:val="00D22C59"/>
    <w:rsid w:val="00D22CA1"/>
    <w:rsid w:val="00D22CB7"/>
    <w:rsid w:val="00D22D95"/>
    <w:rsid w:val="00D22DC0"/>
    <w:rsid w:val="00D22DF8"/>
    <w:rsid w:val="00D22E9F"/>
    <w:rsid w:val="00D22EC9"/>
    <w:rsid w:val="00D22F85"/>
    <w:rsid w:val="00D22FDA"/>
    <w:rsid w:val="00D2305D"/>
    <w:rsid w:val="00D23106"/>
    <w:rsid w:val="00D232D3"/>
    <w:rsid w:val="00D23348"/>
    <w:rsid w:val="00D23363"/>
    <w:rsid w:val="00D233F8"/>
    <w:rsid w:val="00D234B7"/>
    <w:rsid w:val="00D234BA"/>
    <w:rsid w:val="00D234C3"/>
    <w:rsid w:val="00D234C9"/>
    <w:rsid w:val="00D2357B"/>
    <w:rsid w:val="00D235B3"/>
    <w:rsid w:val="00D235C0"/>
    <w:rsid w:val="00D2372B"/>
    <w:rsid w:val="00D237C1"/>
    <w:rsid w:val="00D2382A"/>
    <w:rsid w:val="00D23A1D"/>
    <w:rsid w:val="00D23A52"/>
    <w:rsid w:val="00D23A56"/>
    <w:rsid w:val="00D23AAF"/>
    <w:rsid w:val="00D23D57"/>
    <w:rsid w:val="00D23EF9"/>
    <w:rsid w:val="00D23FAC"/>
    <w:rsid w:val="00D24180"/>
    <w:rsid w:val="00D24214"/>
    <w:rsid w:val="00D24224"/>
    <w:rsid w:val="00D242DB"/>
    <w:rsid w:val="00D24351"/>
    <w:rsid w:val="00D243CA"/>
    <w:rsid w:val="00D243FA"/>
    <w:rsid w:val="00D24412"/>
    <w:rsid w:val="00D24424"/>
    <w:rsid w:val="00D2442A"/>
    <w:rsid w:val="00D2452C"/>
    <w:rsid w:val="00D24544"/>
    <w:rsid w:val="00D245C4"/>
    <w:rsid w:val="00D2461C"/>
    <w:rsid w:val="00D2488C"/>
    <w:rsid w:val="00D2489A"/>
    <w:rsid w:val="00D24906"/>
    <w:rsid w:val="00D2494A"/>
    <w:rsid w:val="00D249E4"/>
    <w:rsid w:val="00D24D51"/>
    <w:rsid w:val="00D24D9F"/>
    <w:rsid w:val="00D24EBD"/>
    <w:rsid w:val="00D24F54"/>
    <w:rsid w:val="00D24F97"/>
    <w:rsid w:val="00D2502C"/>
    <w:rsid w:val="00D2508B"/>
    <w:rsid w:val="00D250A9"/>
    <w:rsid w:val="00D251A9"/>
    <w:rsid w:val="00D251EA"/>
    <w:rsid w:val="00D2524F"/>
    <w:rsid w:val="00D25264"/>
    <w:rsid w:val="00D253DB"/>
    <w:rsid w:val="00D253F8"/>
    <w:rsid w:val="00D25421"/>
    <w:rsid w:val="00D25453"/>
    <w:rsid w:val="00D25487"/>
    <w:rsid w:val="00D25730"/>
    <w:rsid w:val="00D257D5"/>
    <w:rsid w:val="00D257F6"/>
    <w:rsid w:val="00D25878"/>
    <w:rsid w:val="00D258E1"/>
    <w:rsid w:val="00D2597B"/>
    <w:rsid w:val="00D25B51"/>
    <w:rsid w:val="00D25BE0"/>
    <w:rsid w:val="00D25C30"/>
    <w:rsid w:val="00D25CBA"/>
    <w:rsid w:val="00D25FE5"/>
    <w:rsid w:val="00D26021"/>
    <w:rsid w:val="00D260ED"/>
    <w:rsid w:val="00D26138"/>
    <w:rsid w:val="00D261C4"/>
    <w:rsid w:val="00D261DF"/>
    <w:rsid w:val="00D261EC"/>
    <w:rsid w:val="00D26219"/>
    <w:rsid w:val="00D26332"/>
    <w:rsid w:val="00D26356"/>
    <w:rsid w:val="00D2638D"/>
    <w:rsid w:val="00D265DE"/>
    <w:rsid w:val="00D26623"/>
    <w:rsid w:val="00D266A6"/>
    <w:rsid w:val="00D26710"/>
    <w:rsid w:val="00D26721"/>
    <w:rsid w:val="00D26786"/>
    <w:rsid w:val="00D2686F"/>
    <w:rsid w:val="00D269DF"/>
    <w:rsid w:val="00D269E6"/>
    <w:rsid w:val="00D26A29"/>
    <w:rsid w:val="00D26B93"/>
    <w:rsid w:val="00D26BE2"/>
    <w:rsid w:val="00D26C58"/>
    <w:rsid w:val="00D26C64"/>
    <w:rsid w:val="00D26C9B"/>
    <w:rsid w:val="00D26FB0"/>
    <w:rsid w:val="00D2706F"/>
    <w:rsid w:val="00D27172"/>
    <w:rsid w:val="00D271CF"/>
    <w:rsid w:val="00D271E3"/>
    <w:rsid w:val="00D27234"/>
    <w:rsid w:val="00D2725D"/>
    <w:rsid w:val="00D273B4"/>
    <w:rsid w:val="00D2760B"/>
    <w:rsid w:val="00D2761F"/>
    <w:rsid w:val="00D27623"/>
    <w:rsid w:val="00D276D2"/>
    <w:rsid w:val="00D27941"/>
    <w:rsid w:val="00D27A95"/>
    <w:rsid w:val="00D27ABC"/>
    <w:rsid w:val="00D27B05"/>
    <w:rsid w:val="00D27BC5"/>
    <w:rsid w:val="00D27C5C"/>
    <w:rsid w:val="00D27C8B"/>
    <w:rsid w:val="00D27CBE"/>
    <w:rsid w:val="00D27CDF"/>
    <w:rsid w:val="00D27D97"/>
    <w:rsid w:val="00D27DEB"/>
    <w:rsid w:val="00D27F07"/>
    <w:rsid w:val="00D27F31"/>
    <w:rsid w:val="00D30006"/>
    <w:rsid w:val="00D300C2"/>
    <w:rsid w:val="00D30159"/>
    <w:rsid w:val="00D302BC"/>
    <w:rsid w:val="00D302CF"/>
    <w:rsid w:val="00D3035D"/>
    <w:rsid w:val="00D303AF"/>
    <w:rsid w:val="00D3046D"/>
    <w:rsid w:val="00D30540"/>
    <w:rsid w:val="00D30691"/>
    <w:rsid w:val="00D30695"/>
    <w:rsid w:val="00D306CE"/>
    <w:rsid w:val="00D30749"/>
    <w:rsid w:val="00D307BF"/>
    <w:rsid w:val="00D30883"/>
    <w:rsid w:val="00D3089D"/>
    <w:rsid w:val="00D309A8"/>
    <w:rsid w:val="00D30A52"/>
    <w:rsid w:val="00D30A74"/>
    <w:rsid w:val="00D30B84"/>
    <w:rsid w:val="00D30B97"/>
    <w:rsid w:val="00D30B9E"/>
    <w:rsid w:val="00D30BD1"/>
    <w:rsid w:val="00D30C06"/>
    <w:rsid w:val="00D30D67"/>
    <w:rsid w:val="00D30DE8"/>
    <w:rsid w:val="00D30F5A"/>
    <w:rsid w:val="00D310B4"/>
    <w:rsid w:val="00D310D6"/>
    <w:rsid w:val="00D3113B"/>
    <w:rsid w:val="00D3117D"/>
    <w:rsid w:val="00D311F3"/>
    <w:rsid w:val="00D31258"/>
    <w:rsid w:val="00D31392"/>
    <w:rsid w:val="00D313D3"/>
    <w:rsid w:val="00D314E1"/>
    <w:rsid w:val="00D3164F"/>
    <w:rsid w:val="00D31837"/>
    <w:rsid w:val="00D318B5"/>
    <w:rsid w:val="00D318C9"/>
    <w:rsid w:val="00D319BD"/>
    <w:rsid w:val="00D319F4"/>
    <w:rsid w:val="00D31AEB"/>
    <w:rsid w:val="00D31B25"/>
    <w:rsid w:val="00D31B4A"/>
    <w:rsid w:val="00D31B68"/>
    <w:rsid w:val="00D31BA2"/>
    <w:rsid w:val="00D31D47"/>
    <w:rsid w:val="00D31D71"/>
    <w:rsid w:val="00D31EB8"/>
    <w:rsid w:val="00D31F17"/>
    <w:rsid w:val="00D3215E"/>
    <w:rsid w:val="00D32183"/>
    <w:rsid w:val="00D3224E"/>
    <w:rsid w:val="00D322B0"/>
    <w:rsid w:val="00D3234F"/>
    <w:rsid w:val="00D32418"/>
    <w:rsid w:val="00D324FB"/>
    <w:rsid w:val="00D32692"/>
    <w:rsid w:val="00D326FA"/>
    <w:rsid w:val="00D3284E"/>
    <w:rsid w:val="00D328AA"/>
    <w:rsid w:val="00D328AF"/>
    <w:rsid w:val="00D328E7"/>
    <w:rsid w:val="00D32B02"/>
    <w:rsid w:val="00D32BEA"/>
    <w:rsid w:val="00D32C28"/>
    <w:rsid w:val="00D32CD5"/>
    <w:rsid w:val="00D32D36"/>
    <w:rsid w:val="00D32D39"/>
    <w:rsid w:val="00D32ED7"/>
    <w:rsid w:val="00D32F26"/>
    <w:rsid w:val="00D32FD2"/>
    <w:rsid w:val="00D3301B"/>
    <w:rsid w:val="00D33036"/>
    <w:rsid w:val="00D3305F"/>
    <w:rsid w:val="00D33076"/>
    <w:rsid w:val="00D33190"/>
    <w:rsid w:val="00D331EA"/>
    <w:rsid w:val="00D33208"/>
    <w:rsid w:val="00D33231"/>
    <w:rsid w:val="00D33272"/>
    <w:rsid w:val="00D33293"/>
    <w:rsid w:val="00D332EE"/>
    <w:rsid w:val="00D33477"/>
    <w:rsid w:val="00D334A3"/>
    <w:rsid w:val="00D3354B"/>
    <w:rsid w:val="00D3359D"/>
    <w:rsid w:val="00D33616"/>
    <w:rsid w:val="00D3365C"/>
    <w:rsid w:val="00D33669"/>
    <w:rsid w:val="00D33687"/>
    <w:rsid w:val="00D336FF"/>
    <w:rsid w:val="00D33736"/>
    <w:rsid w:val="00D3379F"/>
    <w:rsid w:val="00D33834"/>
    <w:rsid w:val="00D3390A"/>
    <w:rsid w:val="00D3393A"/>
    <w:rsid w:val="00D33977"/>
    <w:rsid w:val="00D3399A"/>
    <w:rsid w:val="00D339EF"/>
    <w:rsid w:val="00D33A11"/>
    <w:rsid w:val="00D33A1A"/>
    <w:rsid w:val="00D33ACB"/>
    <w:rsid w:val="00D33AF2"/>
    <w:rsid w:val="00D33C0E"/>
    <w:rsid w:val="00D33C3B"/>
    <w:rsid w:val="00D33CEA"/>
    <w:rsid w:val="00D33D20"/>
    <w:rsid w:val="00D33EF4"/>
    <w:rsid w:val="00D33F4D"/>
    <w:rsid w:val="00D33FF0"/>
    <w:rsid w:val="00D3417F"/>
    <w:rsid w:val="00D34195"/>
    <w:rsid w:val="00D3426F"/>
    <w:rsid w:val="00D3427C"/>
    <w:rsid w:val="00D3429A"/>
    <w:rsid w:val="00D343CB"/>
    <w:rsid w:val="00D343F2"/>
    <w:rsid w:val="00D344EC"/>
    <w:rsid w:val="00D34544"/>
    <w:rsid w:val="00D3461D"/>
    <w:rsid w:val="00D34657"/>
    <w:rsid w:val="00D3466D"/>
    <w:rsid w:val="00D3468F"/>
    <w:rsid w:val="00D346B1"/>
    <w:rsid w:val="00D346DF"/>
    <w:rsid w:val="00D3473E"/>
    <w:rsid w:val="00D347C7"/>
    <w:rsid w:val="00D3485A"/>
    <w:rsid w:val="00D34A4D"/>
    <w:rsid w:val="00D34A84"/>
    <w:rsid w:val="00D34B1B"/>
    <w:rsid w:val="00D34B7E"/>
    <w:rsid w:val="00D34C48"/>
    <w:rsid w:val="00D34C88"/>
    <w:rsid w:val="00D34C97"/>
    <w:rsid w:val="00D34D1B"/>
    <w:rsid w:val="00D34E0B"/>
    <w:rsid w:val="00D34E63"/>
    <w:rsid w:val="00D34EDC"/>
    <w:rsid w:val="00D34EDE"/>
    <w:rsid w:val="00D34EF0"/>
    <w:rsid w:val="00D34F2A"/>
    <w:rsid w:val="00D34F32"/>
    <w:rsid w:val="00D34F4E"/>
    <w:rsid w:val="00D34F65"/>
    <w:rsid w:val="00D34FB1"/>
    <w:rsid w:val="00D34FEA"/>
    <w:rsid w:val="00D351EE"/>
    <w:rsid w:val="00D3525B"/>
    <w:rsid w:val="00D352B4"/>
    <w:rsid w:val="00D35302"/>
    <w:rsid w:val="00D35319"/>
    <w:rsid w:val="00D3532F"/>
    <w:rsid w:val="00D35635"/>
    <w:rsid w:val="00D3564E"/>
    <w:rsid w:val="00D3574F"/>
    <w:rsid w:val="00D357DA"/>
    <w:rsid w:val="00D357F0"/>
    <w:rsid w:val="00D35833"/>
    <w:rsid w:val="00D3587E"/>
    <w:rsid w:val="00D35882"/>
    <w:rsid w:val="00D35A2B"/>
    <w:rsid w:val="00D35A91"/>
    <w:rsid w:val="00D35C0C"/>
    <w:rsid w:val="00D35CCB"/>
    <w:rsid w:val="00D35E6C"/>
    <w:rsid w:val="00D35ED0"/>
    <w:rsid w:val="00D35EEB"/>
    <w:rsid w:val="00D35F9F"/>
    <w:rsid w:val="00D35FD7"/>
    <w:rsid w:val="00D36054"/>
    <w:rsid w:val="00D36225"/>
    <w:rsid w:val="00D36239"/>
    <w:rsid w:val="00D362F4"/>
    <w:rsid w:val="00D36331"/>
    <w:rsid w:val="00D3640E"/>
    <w:rsid w:val="00D365B4"/>
    <w:rsid w:val="00D36621"/>
    <w:rsid w:val="00D3665C"/>
    <w:rsid w:val="00D3671F"/>
    <w:rsid w:val="00D36893"/>
    <w:rsid w:val="00D36981"/>
    <w:rsid w:val="00D36982"/>
    <w:rsid w:val="00D36AA0"/>
    <w:rsid w:val="00D36AB4"/>
    <w:rsid w:val="00D36B0C"/>
    <w:rsid w:val="00D36C5A"/>
    <w:rsid w:val="00D36C8F"/>
    <w:rsid w:val="00D36CE6"/>
    <w:rsid w:val="00D36D1C"/>
    <w:rsid w:val="00D36D2C"/>
    <w:rsid w:val="00D36DD4"/>
    <w:rsid w:val="00D36DDC"/>
    <w:rsid w:val="00D371B5"/>
    <w:rsid w:val="00D372FF"/>
    <w:rsid w:val="00D37317"/>
    <w:rsid w:val="00D37379"/>
    <w:rsid w:val="00D373D5"/>
    <w:rsid w:val="00D373E2"/>
    <w:rsid w:val="00D37408"/>
    <w:rsid w:val="00D374A9"/>
    <w:rsid w:val="00D3753D"/>
    <w:rsid w:val="00D375A1"/>
    <w:rsid w:val="00D375DE"/>
    <w:rsid w:val="00D3761E"/>
    <w:rsid w:val="00D37790"/>
    <w:rsid w:val="00D3782C"/>
    <w:rsid w:val="00D37840"/>
    <w:rsid w:val="00D3784C"/>
    <w:rsid w:val="00D37900"/>
    <w:rsid w:val="00D3790E"/>
    <w:rsid w:val="00D37933"/>
    <w:rsid w:val="00D379ED"/>
    <w:rsid w:val="00D37AE9"/>
    <w:rsid w:val="00D37AF0"/>
    <w:rsid w:val="00D37B06"/>
    <w:rsid w:val="00D37C5F"/>
    <w:rsid w:val="00D37C72"/>
    <w:rsid w:val="00D37D70"/>
    <w:rsid w:val="00D37DE4"/>
    <w:rsid w:val="00D37E7A"/>
    <w:rsid w:val="00D37EA6"/>
    <w:rsid w:val="00D37FD4"/>
    <w:rsid w:val="00D40018"/>
    <w:rsid w:val="00D40064"/>
    <w:rsid w:val="00D4015E"/>
    <w:rsid w:val="00D40168"/>
    <w:rsid w:val="00D40178"/>
    <w:rsid w:val="00D401DE"/>
    <w:rsid w:val="00D40250"/>
    <w:rsid w:val="00D40518"/>
    <w:rsid w:val="00D40524"/>
    <w:rsid w:val="00D40655"/>
    <w:rsid w:val="00D4078D"/>
    <w:rsid w:val="00D407D6"/>
    <w:rsid w:val="00D407F1"/>
    <w:rsid w:val="00D40897"/>
    <w:rsid w:val="00D40949"/>
    <w:rsid w:val="00D409E6"/>
    <w:rsid w:val="00D409FD"/>
    <w:rsid w:val="00D40A0F"/>
    <w:rsid w:val="00D40AAF"/>
    <w:rsid w:val="00D40AB3"/>
    <w:rsid w:val="00D40B66"/>
    <w:rsid w:val="00D40BD8"/>
    <w:rsid w:val="00D40CD5"/>
    <w:rsid w:val="00D40D28"/>
    <w:rsid w:val="00D40E3A"/>
    <w:rsid w:val="00D40E88"/>
    <w:rsid w:val="00D40EE7"/>
    <w:rsid w:val="00D40F21"/>
    <w:rsid w:val="00D40F72"/>
    <w:rsid w:val="00D410D6"/>
    <w:rsid w:val="00D411E1"/>
    <w:rsid w:val="00D41201"/>
    <w:rsid w:val="00D4125A"/>
    <w:rsid w:val="00D41282"/>
    <w:rsid w:val="00D412BF"/>
    <w:rsid w:val="00D41337"/>
    <w:rsid w:val="00D41398"/>
    <w:rsid w:val="00D413CD"/>
    <w:rsid w:val="00D41464"/>
    <w:rsid w:val="00D41466"/>
    <w:rsid w:val="00D4146D"/>
    <w:rsid w:val="00D414C8"/>
    <w:rsid w:val="00D41569"/>
    <w:rsid w:val="00D416B4"/>
    <w:rsid w:val="00D41734"/>
    <w:rsid w:val="00D4177A"/>
    <w:rsid w:val="00D4187B"/>
    <w:rsid w:val="00D4189D"/>
    <w:rsid w:val="00D4189F"/>
    <w:rsid w:val="00D419B4"/>
    <w:rsid w:val="00D41BAC"/>
    <w:rsid w:val="00D41CBE"/>
    <w:rsid w:val="00D41D57"/>
    <w:rsid w:val="00D41DDB"/>
    <w:rsid w:val="00D41E29"/>
    <w:rsid w:val="00D41F3A"/>
    <w:rsid w:val="00D42116"/>
    <w:rsid w:val="00D42298"/>
    <w:rsid w:val="00D42340"/>
    <w:rsid w:val="00D42364"/>
    <w:rsid w:val="00D42369"/>
    <w:rsid w:val="00D4238E"/>
    <w:rsid w:val="00D42488"/>
    <w:rsid w:val="00D424CC"/>
    <w:rsid w:val="00D4252E"/>
    <w:rsid w:val="00D42657"/>
    <w:rsid w:val="00D42669"/>
    <w:rsid w:val="00D42683"/>
    <w:rsid w:val="00D42692"/>
    <w:rsid w:val="00D4272C"/>
    <w:rsid w:val="00D429E1"/>
    <w:rsid w:val="00D42B04"/>
    <w:rsid w:val="00D42C2C"/>
    <w:rsid w:val="00D42C34"/>
    <w:rsid w:val="00D42CAB"/>
    <w:rsid w:val="00D42CCD"/>
    <w:rsid w:val="00D42CDA"/>
    <w:rsid w:val="00D42D69"/>
    <w:rsid w:val="00D42E0C"/>
    <w:rsid w:val="00D42ED4"/>
    <w:rsid w:val="00D42EDC"/>
    <w:rsid w:val="00D43174"/>
    <w:rsid w:val="00D434A3"/>
    <w:rsid w:val="00D434E6"/>
    <w:rsid w:val="00D43542"/>
    <w:rsid w:val="00D435AD"/>
    <w:rsid w:val="00D43679"/>
    <w:rsid w:val="00D436A1"/>
    <w:rsid w:val="00D4375E"/>
    <w:rsid w:val="00D437A7"/>
    <w:rsid w:val="00D437EA"/>
    <w:rsid w:val="00D43857"/>
    <w:rsid w:val="00D4386F"/>
    <w:rsid w:val="00D438A2"/>
    <w:rsid w:val="00D43908"/>
    <w:rsid w:val="00D439AE"/>
    <w:rsid w:val="00D439C4"/>
    <w:rsid w:val="00D43A87"/>
    <w:rsid w:val="00D43ADC"/>
    <w:rsid w:val="00D43BBD"/>
    <w:rsid w:val="00D43BCD"/>
    <w:rsid w:val="00D43C27"/>
    <w:rsid w:val="00D43C33"/>
    <w:rsid w:val="00D43CCA"/>
    <w:rsid w:val="00D43DC0"/>
    <w:rsid w:val="00D43E0C"/>
    <w:rsid w:val="00D43FE9"/>
    <w:rsid w:val="00D44001"/>
    <w:rsid w:val="00D440B3"/>
    <w:rsid w:val="00D441F7"/>
    <w:rsid w:val="00D4425A"/>
    <w:rsid w:val="00D44306"/>
    <w:rsid w:val="00D44355"/>
    <w:rsid w:val="00D443C7"/>
    <w:rsid w:val="00D443D5"/>
    <w:rsid w:val="00D444C4"/>
    <w:rsid w:val="00D4457C"/>
    <w:rsid w:val="00D445B6"/>
    <w:rsid w:val="00D445FD"/>
    <w:rsid w:val="00D4461A"/>
    <w:rsid w:val="00D44689"/>
    <w:rsid w:val="00D4468D"/>
    <w:rsid w:val="00D4486B"/>
    <w:rsid w:val="00D4488A"/>
    <w:rsid w:val="00D448E3"/>
    <w:rsid w:val="00D44910"/>
    <w:rsid w:val="00D44911"/>
    <w:rsid w:val="00D44A5C"/>
    <w:rsid w:val="00D44A8E"/>
    <w:rsid w:val="00D44B14"/>
    <w:rsid w:val="00D44BAF"/>
    <w:rsid w:val="00D44BB3"/>
    <w:rsid w:val="00D44C18"/>
    <w:rsid w:val="00D44C83"/>
    <w:rsid w:val="00D44D76"/>
    <w:rsid w:val="00D44DFD"/>
    <w:rsid w:val="00D44E54"/>
    <w:rsid w:val="00D450CF"/>
    <w:rsid w:val="00D45105"/>
    <w:rsid w:val="00D45179"/>
    <w:rsid w:val="00D451D6"/>
    <w:rsid w:val="00D45293"/>
    <w:rsid w:val="00D45320"/>
    <w:rsid w:val="00D4533A"/>
    <w:rsid w:val="00D4548C"/>
    <w:rsid w:val="00D45499"/>
    <w:rsid w:val="00D45507"/>
    <w:rsid w:val="00D455C7"/>
    <w:rsid w:val="00D456DE"/>
    <w:rsid w:val="00D45714"/>
    <w:rsid w:val="00D4574A"/>
    <w:rsid w:val="00D457B0"/>
    <w:rsid w:val="00D458FB"/>
    <w:rsid w:val="00D45958"/>
    <w:rsid w:val="00D45A2A"/>
    <w:rsid w:val="00D45AC3"/>
    <w:rsid w:val="00D45B2D"/>
    <w:rsid w:val="00D45BEC"/>
    <w:rsid w:val="00D45D60"/>
    <w:rsid w:val="00D45D96"/>
    <w:rsid w:val="00D45E8E"/>
    <w:rsid w:val="00D45EB4"/>
    <w:rsid w:val="00D45EBB"/>
    <w:rsid w:val="00D45EDA"/>
    <w:rsid w:val="00D45FFD"/>
    <w:rsid w:val="00D4603B"/>
    <w:rsid w:val="00D46083"/>
    <w:rsid w:val="00D460E0"/>
    <w:rsid w:val="00D46107"/>
    <w:rsid w:val="00D46164"/>
    <w:rsid w:val="00D461C4"/>
    <w:rsid w:val="00D46231"/>
    <w:rsid w:val="00D46279"/>
    <w:rsid w:val="00D462E0"/>
    <w:rsid w:val="00D4634C"/>
    <w:rsid w:val="00D46391"/>
    <w:rsid w:val="00D4639A"/>
    <w:rsid w:val="00D463D4"/>
    <w:rsid w:val="00D46490"/>
    <w:rsid w:val="00D464FE"/>
    <w:rsid w:val="00D46588"/>
    <w:rsid w:val="00D46594"/>
    <w:rsid w:val="00D465CA"/>
    <w:rsid w:val="00D465D1"/>
    <w:rsid w:val="00D46617"/>
    <w:rsid w:val="00D466C2"/>
    <w:rsid w:val="00D46738"/>
    <w:rsid w:val="00D46787"/>
    <w:rsid w:val="00D467C9"/>
    <w:rsid w:val="00D46808"/>
    <w:rsid w:val="00D468AA"/>
    <w:rsid w:val="00D4698E"/>
    <w:rsid w:val="00D469DB"/>
    <w:rsid w:val="00D46A1F"/>
    <w:rsid w:val="00D46A33"/>
    <w:rsid w:val="00D46BC2"/>
    <w:rsid w:val="00D46C18"/>
    <w:rsid w:val="00D46C43"/>
    <w:rsid w:val="00D46DBB"/>
    <w:rsid w:val="00D46DE8"/>
    <w:rsid w:val="00D46E32"/>
    <w:rsid w:val="00D46E9F"/>
    <w:rsid w:val="00D46F12"/>
    <w:rsid w:val="00D4704D"/>
    <w:rsid w:val="00D470D3"/>
    <w:rsid w:val="00D47137"/>
    <w:rsid w:val="00D471DE"/>
    <w:rsid w:val="00D47263"/>
    <w:rsid w:val="00D472AC"/>
    <w:rsid w:val="00D47335"/>
    <w:rsid w:val="00D4740B"/>
    <w:rsid w:val="00D47423"/>
    <w:rsid w:val="00D4748A"/>
    <w:rsid w:val="00D47549"/>
    <w:rsid w:val="00D47563"/>
    <w:rsid w:val="00D475A9"/>
    <w:rsid w:val="00D47620"/>
    <w:rsid w:val="00D476D7"/>
    <w:rsid w:val="00D476F9"/>
    <w:rsid w:val="00D477B6"/>
    <w:rsid w:val="00D4788E"/>
    <w:rsid w:val="00D47897"/>
    <w:rsid w:val="00D478F3"/>
    <w:rsid w:val="00D479C0"/>
    <w:rsid w:val="00D47A7E"/>
    <w:rsid w:val="00D47B5F"/>
    <w:rsid w:val="00D47BDB"/>
    <w:rsid w:val="00D47BEA"/>
    <w:rsid w:val="00D47C1C"/>
    <w:rsid w:val="00D47C94"/>
    <w:rsid w:val="00D47D46"/>
    <w:rsid w:val="00D47EB4"/>
    <w:rsid w:val="00D50033"/>
    <w:rsid w:val="00D50128"/>
    <w:rsid w:val="00D501FE"/>
    <w:rsid w:val="00D50236"/>
    <w:rsid w:val="00D50288"/>
    <w:rsid w:val="00D502DB"/>
    <w:rsid w:val="00D50364"/>
    <w:rsid w:val="00D504BF"/>
    <w:rsid w:val="00D504C6"/>
    <w:rsid w:val="00D5055B"/>
    <w:rsid w:val="00D50566"/>
    <w:rsid w:val="00D505DB"/>
    <w:rsid w:val="00D50603"/>
    <w:rsid w:val="00D50652"/>
    <w:rsid w:val="00D5069E"/>
    <w:rsid w:val="00D506B6"/>
    <w:rsid w:val="00D50779"/>
    <w:rsid w:val="00D50784"/>
    <w:rsid w:val="00D5079B"/>
    <w:rsid w:val="00D507D2"/>
    <w:rsid w:val="00D508A1"/>
    <w:rsid w:val="00D508BC"/>
    <w:rsid w:val="00D50A9E"/>
    <w:rsid w:val="00D50B06"/>
    <w:rsid w:val="00D50B97"/>
    <w:rsid w:val="00D50BB6"/>
    <w:rsid w:val="00D50E69"/>
    <w:rsid w:val="00D50EBD"/>
    <w:rsid w:val="00D50F31"/>
    <w:rsid w:val="00D510E2"/>
    <w:rsid w:val="00D5144A"/>
    <w:rsid w:val="00D516C8"/>
    <w:rsid w:val="00D517C4"/>
    <w:rsid w:val="00D51804"/>
    <w:rsid w:val="00D51969"/>
    <w:rsid w:val="00D51995"/>
    <w:rsid w:val="00D51A05"/>
    <w:rsid w:val="00D51A73"/>
    <w:rsid w:val="00D51A83"/>
    <w:rsid w:val="00D51BA9"/>
    <w:rsid w:val="00D51BD2"/>
    <w:rsid w:val="00D51CB8"/>
    <w:rsid w:val="00D51D04"/>
    <w:rsid w:val="00D51D24"/>
    <w:rsid w:val="00D51E64"/>
    <w:rsid w:val="00D51F6E"/>
    <w:rsid w:val="00D51FC1"/>
    <w:rsid w:val="00D52086"/>
    <w:rsid w:val="00D52187"/>
    <w:rsid w:val="00D52216"/>
    <w:rsid w:val="00D52254"/>
    <w:rsid w:val="00D5231E"/>
    <w:rsid w:val="00D5234F"/>
    <w:rsid w:val="00D5251D"/>
    <w:rsid w:val="00D52567"/>
    <w:rsid w:val="00D52597"/>
    <w:rsid w:val="00D5272F"/>
    <w:rsid w:val="00D52790"/>
    <w:rsid w:val="00D5281A"/>
    <w:rsid w:val="00D52A7F"/>
    <w:rsid w:val="00D52B0C"/>
    <w:rsid w:val="00D52C6A"/>
    <w:rsid w:val="00D52C8D"/>
    <w:rsid w:val="00D52CD5"/>
    <w:rsid w:val="00D52D17"/>
    <w:rsid w:val="00D52D35"/>
    <w:rsid w:val="00D52D8A"/>
    <w:rsid w:val="00D52DE4"/>
    <w:rsid w:val="00D52F25"/>
    <w:rsid w:val="00D52FDB"/>
    <w:rsid w:val="00D5315B"/>
    <w:rsid w:val="00D531D3"/>
    <w:rsid w:val="00D53226"/>
    <w:rsid w:val="00D53315"/>
    <w:rsid w:val="00D53409"/>
    <w:rsid w:val="00D5341E"/>
    <w:rsid w:val="00D53447"/>
    <w:rsid w:val="00D5350F"/>
    <w:rsid w:val="00D53776"/>
    <w:rsid w:val="00D53784"/>
    <w:rsid w:val="00D5381F"/>
    <w:rsid w:val="00D5383B"/>
    <w:rsid w:val="00D538A1"/>
    <w:rsid w:val="00D538D4"/>
    <w:rsid w:val="00D53914"/>
    <w:rsid w:val="00D53944"/>
    <w:rsid w:val="00D5395B"/>
    <w:rsid w:val="00D53A33"/>
    <w:rsid w:val="00D53A62"/>
    <w:rsid w:val="00D53A7A"/>
    <w:rsid w:val="00D53AF2"/>
    <w:rsid w:val="00D53AFE"/>
    <w:rsid w:val="00D53B8C"/>
    <w:rsid w:val="00D53CA7"/>
    <w:rsid w:val="00D53D73"/>
    <w:rsid w:val="00D53E89"/>
    <w:rsid w:val="00D53EA5"/>
    <w:rsid w:val="00D53F70"/>
    <w:rsid w:val="00D53F89"/>
    <w:rsid w:val="00D53FB6"/>
    <w:rsid w:val="00D54005"/>
    <w:rsid w:val="00D54019"/>
    <w:rsid w:val="00D54051"/>
    <w:rsid w:val="00D540EC"/>
    <w:rsid w:val="00D5413F"/>
    <w:rsid w:val="00D5416F"/>
    <w:rsid w:val="00D54195"/>
    <w:rsid w:val="00D541D2"/>
    <w:rsid w:val="00D5427C"/>
    <w:rsid w:val="00D5428E"/>
    <w:rsid w:val="00D54300"/>
    <w:rsid w:val="00D54369"/>
    <w:rsid w:val="00D543D0"/>
    <w:rsid w:val="00D54595"/>
    <w:rsid w:val="00D545E4"/>
    <w:rsid w:val="00D545F4"/>
    <w:rsid w:val="00D547E9"/>
    <w:rsid w:val="00D547EA"/>
    <w:rsid w:val="00D54813"/>
    <w:rsid w:val="00D5496F"/>
    <w:rsid w:val="00D54B3D"/>
    <w:rsid w:val="00D54B5F"/>
    <w:rsid w:val="00D54C46"/>
    <w:rsid w:val="00D54C97"/>
    <w:rsid w:val="00D54CF8"/>
    <w:rsid w:val="00D54D0B"/>
    <w:rsid w:val="00D54F48"/>
    <w:rsid w:val="00D54FE8"/>
    <w:rsid w:val="00D55058"/>
    <w:rsid w:val="00D5507C"/>
    <w:rsid w:val="00D550B2"/>
    <w:rsid w:val="00D551AB"/>
    <w:rsid w:val="00D551FE"/>
    <w:rsid w:val="00D553A7"/>
    <w:rsid w:val="00D55421"/>
    <w:rsid w:val="00D55434"/>
    <w:rsid w:val="00D55516"/>
    <w:rsid w:val="00D555B0"/>
    <w:rsid w:val="00D556BC"/>
    <w:rsid w:val="00D5572B"/>
    <w:rsid w:val="00D55760"/>
    <w:rsid w:val="00D55874"/>
    <w:rsid w:val="00D55881"/>
    <w:rsid w:val="00D5589B"/>
    <w:rsid w:val="00D55A0D"/>
    <w:rsid w:val="00D55A27"/>
    <w:rsid w:val="00D55A66"/>
    <w:rsid w:val="00D55B47"/>
    <w:rsid w:val="00D55B86"/>
    <w:rsid w:val="00D55C10"/>
    <w:rsid w:val="00D55C71"/>
    <w:rsid w:val="00D55DBF"/>
    <w:rsid w:val="00D55E1D"/>
    <w:rsid w:val="00D55E6D"/>
    <w:rsid w:val="00D55EAF"/>
    <w:rsid w:val="00D55EEC"/>
    <w:rsid w:val="00D55F75"/>
    <w:rsid w:val="00D56110"/>
    <w:rsid w:val="00D56253"/>
    <w:rsid w:val="00D5651A"/>
    <w:rsid w:val="00D56520"/>
    <w:rsid w:val="00D5668D"/>
    <w:rsid w:val="00D56737"/>
    <w:rsid w:val="00D56742"/>
    <w:rsid w:val="00D56783"/>
    <w:rsid w:val="00D56857"/>
    <w:rsid w:val="00D568B6"/>
    <w:rsid w:val="00D5692B"/>
    <w:rsid w:val="00D5693D"/>
    <w:rsid w:val="00D56976"/>
    <w:rsid w:val="00D569AE"/>
    <w:rsid w:val="00D569FD"/>
    <w:rsid w:val="00D56B97"/>
    <w:rsid w:val="00D56BB0"/>
    <w:rsid w:val="00D56BC0"/>
    <w:rsid w:val="00D56D55"/>
    <w:rsid w:val="00D56E2B"/>
    <w:rsid w:val="00D56E84"/>
    <w:rsid w:val="00D56E8E"/>
    <w:rsid w:val="00D56EEF"/>
    <w:rsid w:val="00D56F11"/>
    <w:rsid w:val="00D56F2E"/>
    <w:rsid w:val="00D56FB7"/>
    <w:rsid w:val="00D57170"/>
    <w:rsid w:val="00D57247"/>
    <w:rsid w:val="00D572CB"/>
    <w:rsid w:val="00D572FD"/>
    <w:rsid w:val="00D57320"/>
    <w:rsid w:val="00D57447"/>
    <w:rsid w:val="00D5744C"/>
    <w:rsid w:val="00D574C0"/>
    <w:rsid w:val="00D575E8"/>
    <w:rsid w:val="00D57685"/>
    <w:rsid w:val="00D576B8"/>
    <w:rsid w:val="00D57720"/>
    <w:rsid w:val="00D5781D"/>
    <w:rsid w:val="00D578F8"/>
    <w:rsid w:val="00D57AC1"/>
    <w:rsid w:val="00D57AFC"/>
    <w:rsid w:val="00D57B4D"/>
    <w:rsid w:val="00D57B88"/>
    <w:rsid w:val="00D57BA6"/>
    <w:rsid w:val="00D57EB2"/>
    <w:rsid w:val="00D57F1B"/>
    <w:rsid w:val="00D60259"/>
    <w:rsid w:val="00D60391"/>
    <w:rsid w:val="00D60398"/>
    <w:rsid w:val="00D6062E"/>
    <w:rsid w:val="00D60709"/>
    <w:rsid w:val="00D607E8"/>
    <w:rsid w:val="00D60890"/>
    <w:rsid w:val="00D608B2"/>
    <w:rsid w:val="00D60917"/>
    <w:rsid w:val="00D609EF"/>
    <w:rsid w:val="00D60A0C"/>
    <w:rsid w:val="00D60A76"/>
    <w:rsid w:val="00D60AB2"/>
    <w:rsid w:val="00D60ABF"/>
    <w:rsid w:val="00D60C7C"/>
    <w:rsid w:val="00D60CC0"/>
    <w:rsid w:val="00D60D2E"/>
    <w:rsid w:val="00D60E28"/>
    <w:rsid w:val="00D60F13"/>
    <w:rsid w:val="00D60F28"/>
    <w:rsid w:val="00D61023"/>
    <w:rsid w:val="00D612A9"/>
    <w:rsid w:val="00D61339"/>
    <w:rsid w:val="00D6134B"/>
    <w:rsid w:val="00D6136F"/>
    <w:rsid w:val="00D61385"/>
    <w:rsid w:val="00D61684"/>
    <w:rsid w:val="00D6181F"/>
    <w:rsid w:val="00D61889"/>
    <w:rsid w:val="00D618D5"/>
    <w:rsid w:val="00D618EF"/>
    <w:rsid w:val="00D61934"/>
    <w:rsid w:val="00D619FF"/>
    <w:rsid w:val="00D61AB2"/>
    <w:rsid w:val="00D61AD0"/>
    <w:rsid w:val="00D61B75"/>
    <w:rsid w:val="00D61CB3"/>
    <w:rsid w:val="00D61CC4"/>
    <w:rsid w:val="00D61D3C"/>
    <w:rsid w:val="00D61DE5"/>
    <w:rsid w:val="00D61E5B"/>
    <w:rsid w:val="00D61F33"/>
    <w:rsid w:val="00D61F38"/>
    <w:rsid w:val="00D62028"/>
    <w:rsid w:val="00D620C4"/>
    <w:rsid w:val="00D6214F"/>
    <w:rsid w:val="00D62151"/>
    <w:rsid w:val="00D621E9"/>
    <w:rsid w:val="00D62359"/>
    <w:rsid w:val="00D623A0"/>
    <w:rsid w:val="00D623C4"/>
    <w:rsid w:val="00D623CE"/>
    <w:rsid w:val="00D623EE"/>
    <w:rsid w:val="00D62444"/>
    <w:rsid w:val="00D62457"/>
    <w:rsid w:val="00D62564"/>
    <w:rsid w:val="00D625CE"/>
    <w:rsid w:val="00D625D0"/>
    <w:rsid w:val="00D62618"/>
    <w:rsid w:val="00D6269A"/>
    <w:rsid w:val="00D6278D"/>
    <w:rsid w:val="00D6286A"/>
    <w:rsid w:val="00D628C1"/>
    <w:rsid w:val="00D6292A"/>
    <w:rsid w:val="00D6292D"/>
    <w:rsid w:val="00D62A00"/>
    <w:rsid w:val="00D62A22"/>
    <w:rsid w:val="00D62B54"/>
    <w:rsid w:val="00D62B7D"/>
    <w:rsid w:val="00D62CC0"/>
    <w:rsid w:val="00D62D19"/>
    <w:rsid w:val="00D62D71"/>
    <w:rsid w:val="00D62E79"/>
    <w:rsid w:val="00D62FDC"/>
    <w:rsid w:val="00D63078"/>
    <w:rsid w:val="00D630EE"/>
    <w:rsid w:val="00D63135"/>
    <w:rsid w:val="00D6316C"/>
    <w:rsid w:val="00D63178"/>
    <w:rsid w:val="00D631EE"/>
    <w:rsid w:val="00D63202"/>
    <w:rsid w:val="00D632CC"/>
    <w:rsid w:val="00D632DF"/>
    <w:rsid w:val="00D6351F"/>
    <w:rsid w:val="00D6352A"/>
    <w:rsid w:val="00D6354C"/>
    <w:rsid w:val="00D635A8"/>
    <w:rsid w:val="00D635BF"/>
    <w:rsid w:val="00D6363C"/>
    <w:rsid w:val="00D63667"/>
    <w:rsid w:val="00D6369E"/>
    <w:rsid w:val="00D636B8"/>
    <w:rsid w:val="00D63804"/>
    <w:rsid w:val="00D6384D"/>
    <w:rsid w:val="00D638D0"/>
    <w:rsid w:val="00D63924"/>
    <w:rsid w:val="00D63B7B"/>
    <w:rsid w:val="00D63BE7"/>
    <w:rsid w:val="00D63C85"/>
    <w:rsid w:val="00D63C96"/>
    <w:rsid w:val="00D63CCE"/>
    <w:rsid w:val="00D63D0D"/>
    <w:rsid w:val="00D63D62"/>
    <w:rsid w:val="00D63D85"/>
    <w:rsid w:val="00D63DDB"/>
    <w:rsid w:val="00D63E06"/>
    <w:rsid w:val="00D63F08"/>
    <w:rsid w:val="00D63F67"/>
    <w:rsid w:val="00D63FB0"/>
    <w:rsid w:val="00D6401E"/>
    <w:rsid w:val="00D64036"/>
    <w:rsid w:val="00D641DF"/>
    <w:rsid w:val="00D642BF"/>
    <w:rsid w:val="00D6430C"/>
    <w:rsid w:val="00D643A9"/>
    <w:rsid w:val="00D644E9"/>
    <w:rsid w:val="00D64554"/>
    <w:rsid w:val="00D64666"/>
    <w:rsid w:val="00D64672"/>
    <w:rsid w:val="00D647ED"/>
    <w:rsid w:val="00D64852"/>
    <w:rsid w:val="00D648E4"/>
    <w:rsid w:val="00D649C3"/>
    <w:rsid w:val="00D649D1"/>
    <w:rsid w:val="00D64AB5"/>
    <w:rsid w:val="00D64BF1"/>
    <w:rsid w:val="00D64C62"/>
    <w:rsid w:val="00D64C84"/>
    <w:rsid w:val="00D64CB6"/>
    <w:rsid w:val="00D64E02"/>
    <w:rsid w:val="00D64E76"/>
    <w:rsid w:val="00D64EA2"/>
    <w:rsid w:val="00D64ED4"/>
    <w:rsid w:val="00D64EEC"/>
    <w:rsid w:val="00D64F00"/>
    <w:rsid w:val="00D64F73"/>
    <w:rsid w:val="00D65002"/>
    <w:rsid w:val="00D6504D"/>
    <w:rsid w:val="00D650BD"/>
    <w:rsid w:val="00D6519A"/>
    <w:rsid w:val="00D651AD"/>
    <w:rsid w:val="00D651F0"/>
    <w:rsid w:val="00D6526B"/>
    <w:rsid w:val="00D6532E"/>
    <w:rsid w:val="00D65572"/>
    <w:rsid w:val="00D655AB"/>
    <w:rsid w:val="00D65638"/>
    <w:rsid w:val="00D65691"/>
    <w:rsid w:val="00D656CF"/>
    <w:rsid w:val="00D6570B"/>
    <w:rsid w:val="00D6571E"/>
    <w:rsid w:val="00D65722"/>
    <w:rsid w:val="00D657CB"/>
    <w:rsid w:val="00D6590B"/>
    <w:rsid w:val="00D65918"/>
    <w:rsid w:val="00D65AB9"/>
    <w:rsid w:val="00D65ABB"/>
    <w:rsid w:val="00D65AD3"/>
    <w:rsid w:val="00D65C0F"/>
    <w:rsid w:val="00D65C83"/>
    <w:rsid w:val="00D65CE4"/>
    <w:rsid w:val="00D65DA4"/>
    <w:rsid w:val="00D65E4F"/>
    <w:rsid w:val="00D65FDD"/>
    <w:rsid w:val="00D660E7"/>
    <w:rsid w:val="00D66307"/>
    <w:rsid w:val="00D66372"/>
    <w:rsid w:val="00D664D7"/>
    <w:rsid w:val="00D665B8"/>
    <w:rsid w:val="00D6667B"/>
    <w:rsid w:val="00D6680C"/>
    <w:rsid w:val="00D66834"/>
    <w:rsid w:val="00D6684E"/>
    <w:rsid w:val="00D66872"/>
    <w:rsid w:val="00D66876"/>
    <w:rsid w:val="00D6696C"/>
    <w:rsid w:val="00D66A42"/>
    <w:rsid w:val="00D66A7A"/>
    <w:rsid w:val="00D66A8E"/>
    <w:rsid w:val="00D66B67"/>
    <w:rsid w:val="00D66B83"/>
    <w:rsid w:val="00D66C2E"/>
    <w:rsid w:val="00D66D37"/>
    <w:rsid w:val="00D66DE6"/>
    <w:rsid w:val="00D66E27"/>
    <w:rsid w:val="00D66F0C"/>
    <w:rsid w:val="00D66F75"/>
    <w:rsid w:val="00D66F9C"/>
    <w:rsid w:val="00D66FF2"/>
    <w:rsid w:val="00D67035"/>
    <w:rsid w:val="00D67068"/>
    <w:rsid w:val="00D670C7"/>
    <w:rsid w:val="00D670E0"/>
    <w:rsid w:val="00D6715C"/>
    <w:rsid w:val="00D67247"/>
    <w:rsid w:val="00D67251"/>
    <w:rsid w:val="00D67287"/>
    <w:rsid w:val="00D6728B"/>
    <w:rsid w:val="00D672AB"/>
    <w:rsid w:val="00D672D3"/>
    <w:rsid w:val="00D67434"/>
    <w:rsid w:val="00D676A3"/>
    <w:rsid w:val="00D676B6"/>
    <w:rsid w:val="00D67749"/>
    <w:rsid w:val="00D67755"/>
    <w:rsid w:val="00D67973"/>
    <w:rsid w:val="00D67A52"/>
    <w:rsid w:val="00D67B2E"/>
    <w:rsid w:val="00D67B5E"/>
    <w:rsid w:val="00D67CCD"/>
    <w:rsid w:val="00D67D1D"/>
    <w:rsid w:val="00D67D8F"/>
    <w:rsid w:val="00D67D96"/>
    <w:rsid w:val="00D67D9A"/>
    <w:rsid w:val="00D67DEA"/>
    <w:rsid w:val="00D67E4B"/>
    <w:rsid w:val="00D67F2A"/>
    <w:rsid w:val="00D70010"/>
    <w:rsid w:val="00D700E5"/>
    <w:rsid w:val="00D70115"/>
    <w:rsid w:val="00D703C8"/>
    <w:rsid w:val="00D70481"/>
    <w:rsid w:val="00D70496"/>
    <w:rsid w:val="00D704D6"/>
    <w:rsid w:val="00D704D9"/>
    <w:rsid w:val="00D704FE"/>
    <w:rsid w:val="00D705ED"/>
    <w:rsid w:val="00D70622"/>
    <w:rsid w:val="00D706D4"/>
    <w:rsid w:val="00D7073F"/>
    <w:rsid w:val="00D70788"/>
    <w:rsid w:val="00D707A9"/>
    <w:rsid w:val="00D7085D"/>
    <w:rsid w:val="00D70868"/>
    <w:rsid w:val="00D70917"/>
    <w:rsid w:val="00D7092E"/>
    <w:rsid w:val="00D70AC0"/>
    <w:rsid w:val="00D70BC9"/>
    <w:rsid w:val="00D70C50"/>
    <w:rsid w:val="00D70C54"/>
    <w:rsid w:val="00D70C87"/>
    <w:rsid w:val="00D70D4A"/>
    <w:rsid w:val="00D70D7B"/>
    <w:rsid w:val="00D70ED9"/>
    <w:rsid w:val="00D70F0E"/>
    <w:rsid w:val="00D70F47"/>
    <w:rsid w:val="00D7102D"/>
    <w:rsid w:val="00D710B1"/>
    <w:rsid w:val="00D710D2"/>
    <w:rsid w:val="00D7119D"/>
    <w:rsid w:val="00D711CC"/>
    <w:rsid w:val="00D711DA"/>
    <w:rsid w:val="00D712A5"/>
    <w:rsid w:val="00D714C7"/>
    <w:rsid w:val="00D71521"/>
    <w:rsid w:val="00D71638"/>
    <w:rsid w:val="00D71775"/>
    <w:rsid w:val="00D71799"/>
    <w:rsid w:val="00D71832"/>
    <w:rsid w:val="00D71879"/>
    <w:rsid w:val="00D718E3"/>
    <w:rsid w:val="00D718F9"/>
    <w:rsid w:val="00D71954"/>
    <w:rsid w:val="00D71A54"/>
    <w:rsid w:val="00D71B0D"/>
    <w:rsid w:val="00D71B1D"/>
    <w:rsid w:val="00D71D9D"/>
    <w:rsid w:val="00D71F64"/>
    <w:rsid w:val="00D71F7D"/>
    <w:rsid w:val="00D72252"/>
    <w:rsid w:val="00D72294"/>
    <w:rsid w:val="00D722CF"/>
    <w:rsid w:val="00D72409"/>
    <w:rsid w:val="00D724DF"/>
    <w:rsid w:val="00D725CC"/>
    <w:rsid w:val="00D72677"/>
    <w:rsid w:val="00D7270F"/>
    <w:rsid w:val="00D727E1"/>
    <w:rsid w:val="00D7288A"/>
    <w:rsid w:val="00D72935"/>
    <w:rsid w:val="00D72964"/>
    <w:rsid w:val="00D72A17"/>
    <w:rsid w:val="00D72A81"/>
    <w:rsid w:val="00D72AD6"/>
    <w:rsid w:val="00D72B16"/>
    <w:rsid w:val="00D72B1D"/>
    <w:rsid w:val="00D72B2B"/>
    <w:rsid w:val="00D72B9E"/>
    <w:rsid w:val="00D72BCC"/>
    <w:rsid w:val="00D72BE1"/>
    <w:rsid w:val="00D72C73"/>
    <w:rsid w:val="00D72CF2"/>
    <w:rsid w:val="00D72D2E"/>
    <w:rsid w:val="00D72D31"/>
    <w:rsid w:val="00D72DA3"/>
    <w:rsid w:val="00D72DEE"/>
    <w:rsid w:val="00D72E3A"/>
    <w:rsid w:val="00D72EE7"/>
    <w:rsid w:val="00D72F3E"/>
    <w:rsid w:val="00D72F84"/>
    <w:rsid w:val="00D7302E"/>
    <w:rsid w:val="00D73038"/>
    <w:rsid w:val="00D7314F"/>
    <w:rsid w:val="00D73181"/>
    <w:rsid w:val="00D73216"/>
    <w:rsid w:val="00D7331A"/>
    <w:rsid w:val="00D7332B"/>
    <w:rsid w:val="00D7332F"/>
    <w:rsid w:val="00D7338D"/>
    <w:rsid w:val="00D73429"/>
    <w:rsid w:val="00D735A0"/>
    <w:rsid w:val="00D735F9"/>
    <w:rsid w:val="00D735FA"/>
    <w:rsid w:val="00D736FE"/>
    <w:rsid w:val="00D737B1"/>
    <w:rsid w:val="00D7388C"/>
    <w:rsid w:val="00D73899"/>
    <w:rsid w:val="00D738A0"/>
    <w:rsid w:val="00D739AC"/>
    <w:rsid w:val="00D73AC0"/>
    <w:rsid w:val="00D73AF0"/>
    <w:rsid w:val="00D73B29"/>
    <w:rsid w:val="00D73BDD"/>
    <w:rsid w:val="00D73C29"/>
    <w:rsid w:val="00D73C31"/>
    <w:rsid w:val="00D73D41"/>
    <w:rsid w:val="00D73DA4"/>
    <w:rsid w:val="00D73DAC"/>
    <w:rsid w:val="00D73E4B"/>
    <w:rsid w:val="00D73F9A"/>
    <w:rsid w:val="00D74037"/>
    <w:rsid w:val="00D74073"/>
    <w:rsid w:val="00D740F1"/>
    <w:rsid w:val="00D74297"/>
    <w:rsid w:val="00D7429B"/>
    <w:rsid w:val="00D742C5"/>
    <w:rsid w:val="00D7432B"/>
    <w:rsid w:val="00D7441C"/>
    <w:rsid w:val="00D7442E"/>
    <w:rsid w:val="00D744B9"/>
    <w:rsid w:val="00D74612"/>
    <w:rsid w:val="00D7476C"/>
    <w:rsid w:val="00D747D3"/>
    <w:rsid w:val="00D747E8"/>
    <w:rsid w:val="00D74821"/>
    <w:rsid w:val="00D74862"/>
    <w:rsid w:val="00D748A3"/>
    <w:rsid w:val="00D748EB"/>
    <w:rsid w:val="00D74989"/>
    <w:rsid w:val="00D749EB"/>
    <w:rsid w:val="00D74A01"/>
    <w:rsid w:val="00D74B54"/>
    <w:rsid w:val="00D74BA3"/>
    <w:rsid w:val="00D74C03"/>
    <w:rsid w:val="00D74C49"/>
    <w:rsid w:val="00D74CCB"/>
    <w:rsid w:val="00D74CF5"/>
    <w:rsid w:val="00D74F34"/>
    <w:rsid w:val="00D74F45"/>
    <w:rsid w:val="00D74F76"/>
    <w:rsid w:val="00D7501F"/>
    <w:rsid w:val="00D75094"/>
    <w:rsid w:val="00D75371"/>
    <w:rsid w:val="00D7546B"/>
    <w:rsid w:val="00D754BC"/>
    <w:rsid w:val="00D756B7"/>
    <w:rsid w:val="00D756FC"/>
    <w:rsid w:val="00D7587B"/>
    <w:rsid w:val="00D758A5"/>
    <w:rsid w:val="00D758D6"/>
    <w:rsid w:val="00D758D7"/>
    <w:rsid w:val="00D759B2"/>
    <w:rsid w:val="00D75B94"/>
    <w:rsid w:val="00D75C75"/>
    <w:rsid w:val="00D75CDD"/>
    <w:rsid w:val="00D75D92"/>
    <w:rsid w:val="00D75E91"/>
    <w:rsid w:val="00D7605F"/>
    <w:rsid w:val="00D760CE"/>
    <w:rsid w:val="00D76122"/>
    <w:rsid w:val="00D76185"/>
    <w:rsid w:val="00D76217"/>
    <w:rsid w:val="00D76270"/>
    <w:rsid w:val="00D7639B"/>
    <w:rsid w:val="00D763B4"/>
    <w:rsid w:val="00D7643B"/>
    <w:rsid w:val="00D764B5"/>
    <w:rsid w:val="00D765DA"/>
    <w:rsid w:val="00D7673B"/>
    <w:rsid w:val="00D7675C"/>
    <w:rsid w:val="00D76784"/>
    <w:rsid w:val="00D767E2"/>
    <w:rsid w:val="00D767EA"/>
    <w:rsid w:val="00D7681B"/>
    <w:rsid w:val="00D768B5"/>
    <w:rsid w:val="00D76907"/>
    <w:rsid w:val="00D7694D"/>
    <w:rsid w:val="00D769B8"/>
    <w:rsid w:val="00D769C6"/>
    <w:rsid w:val="00D769C8"/>
    <w:rsid w:val="00D76B55"/>
    <w:rsid w:val="00D76C01"/>
    <w:rsid w:val="00D76CD0"/>
    <w:rsid w:val="00D76CD8"/>
    <w:rsid w:val="00D76D43"/>
    <w:rsid w:val="00D76F57"/>
    <w:rsid w:val="00D76FC4"/>
    <w:rsid w:val="00D77074"/>
    <w:rsid w:val="00D77180"/>
    <w:rsid w:val="00D771D6"/>
    <w:rsid w:val="00D773C4"/>
    <w:rsid w:val="00D773C7"/>
    <w:rsid w:val="00D77429"/>
    <w:rsid w:val="00D77433"/>
    <w:rsid w:val="00D7747A"/>
    <w:rsid w:val="00D774AF"/>
    <w:rsid w:val="00D7750D"/>
    <w:rsid w:val="00D7756B"/>
    <w:rsid w:val="00D775ED"/>
    <w:rsid w:val="00D77654"/>
    <w:rsid w:val="00D7766C"/>
    <w:rsid w:val="00D776B4"/>
    <w:rsid w:val="00D776C2"/>
    <w:rsid w:val="00D776C8"/>
    <w:rsid w:val="00D776DD"/>
    <w:rsid w:val="00D776EA"/>
    <w:rsid w:val="00D776F5"/>
    <w:rsid w:val="00D7770C"/>
    <w:rsid w:val="00D7778C"/>
    <w:rsid w:val="00D77881"/>
    <w:rsid w:val="00D778BA"/>
    <w:rsid w:val="00D77927"/>
    <w:rsid w:val="00D77965"/>
    <w:rsid w:val="00D77974"/>
    <w:rsid w:val="00D77A66"/>
    <w:rsid w:val="00D77B71"/>
    <w:rsid w:val="00D77C6F"/>
    <w:rsid w:val="00D77C72"/>
    <w:rsid w:val="00D77CEC"/>
    <w:rsid w:val="00D77D1A"/>
    <w:rsid w:val="00D77E03"/>
    <w:rsid w:val="00D77E45"/>
    <w:rsid w:val="00D77E9E"/>
    <w:rsid w:val="00D77F18"/>
    <w:rsid w:val="00D77F6F"/>
    <w:rsid w:val="00D77FC4"/>
    <w:rsid w:val="00D80020"/>
    <w:rsid w:val="00D8010F"/>
    <w:rsid w:val="00D801E1"/>
    <w:rsid w:val="00D8025D"/>
    <w:rsid w:val="00D8029E"/>
    <w:rsid w:val="00D8034A"/>
    <w:rsid w:val="00D8041A"/>
    <w:rsid w:val="00D8054A"/>
    <w:rsid w:val="00D805CA"/>
    <w:rsid w:val="00D80696"/>
    <w:rsid w:val="00D80735"/>
    <w:rsid w:val="00D80859"/>
    <w:rsid w:val="00D808D6"/>
    <w:rsid w:val="00D8092D"/>
    <w:rsid w:val="00D809E5"/>
    <w:rsid w:val="00D809F0"/>
    <w:rsid w:val="00D80A59"/>
    <w:rsid w:val="00D80A75"/>
    <w:rsid w:val="00D80AB7"/>
    <w:rsid w:val="00D80ADF"/>
    <w:rsid w:val="00D80BFA"/>
    <w:rsid w:val="00D80C4B"/>
    <w:rsid w:val="00D80C7A"/>
    <w:rsid w:val="00D80CC2"/>
    <w:rsid w:val="00D80D54"/>
    <w:rsid w:val="00D80D6F"/>
    <w:rsid w:val="00D80DE4"/>
    <w:rsid w:val="00D80F07"/>
    <w:rsid w:val="00D80F59"/>
    <w:rsid w:val="00D80F68"/>
    <w:rsid w:val="00D80F97"/>
    <w:rsid w:val="00D80FCC"/>
    <w:rsid w:val="00D81005"/>
    <w:rsid w:val="00D812B6"/>
    <w:rsid w:val="00D812CE"/>
    <w:rsid w:val="00D8130B"/>
    <w:rsid w:val="00D81369"/>
    <w:rsid w:val="00D81440"/>
    <w:rsid w:val="00D81668"/>
    <w:rsid w:val="00D816B9"/>
    <w:rsid w:val="00D81706"/>
    <w:rsid w:val="00D81775"/>
    <w:rsid w:val="00D817C3"/>
    <w:rsid w:val="00D8186A"/>
    <w:rsid w:val="00D818A5"/>
    <w:rsid w:val="00D81977"/>
    <w:rsid w:val="00D81983"/>
    <w:rsid w:val="00D81A03"/>
    <w:rsid w:val="00D81A56"/>
    <w:rsid w:val="00D81ACB"/>
    <w:rsid w:val="00D81C1C"/>
    <w:rsid w:val="00D81C87"/>
    <w:rsid w:val="00D81D03"/>
    <w:rsid w:val="00D81D13"/>
    <w:rsid w:val="00D81D4A"/>
    <w:rsid w:val="00D81DE6"/>
    <w:rsid w:val="00D81E4E"/>
    <w:rsid w:val="00D81F25"/>
    <w:rsid w:val="00D81F3F"/>
    <w:rsid w:val="00D81F67"/>
    <w:rsid w:val="00D81F71"/>
    <w:rsid w:val="00D82003"/>
    <w:rsid w:val="00D82054"/>
    <w:rsid w:val="00D8208E"/>
    <w:rsid w:val="00D82090"/>
    <w:rsid w:val="00D82249"/>
    <w:rsid w:val="00D8232C"/>
    <w:rsid w:val="00D8233D"/>
    <w:rsid w:val="00D82392"/>
    <w:rsid w:val="00D82404"/>
    <w:rsid w:val="00D824C9"/>
    <w:rsid w:val="00D82534"/>
    <w:rsid w:val="00D8256D"/>
    <w:rsid w:val="00D82578"/>
    <w:rsid w:val="00D825ED"/>
    <w:rsid w:val="00D8284A"/>
    <w:rsid w:val="00D8290B"/>
    <w:rsid w:val="00D82919"/>
    <w:rsid w:val="00D829EA"/>
    <w:rsid w:val="00D82AC5"/>
    <w:rsid w:val="00D82B86"/>
    <w:rsid w:val="00D82C0D"/>
    <w:rsid w:val="00D82C3E"/>
    <w:rsid w:val="00D82C56"/>
    <w:rsid w:val="00D82C9A"/>
    <w:rsid w:val="00D82D38"/>
    <w:rsid w:val="00D82DC3"/>
    <w:rsid w:val="00D82E34"/>
    <w:rsid w:val="00D82E5D"/>
    <w:rsid w:val="00D82E91"/>
    <w:rsid w:val="00D82EAF"/>
    <w:rsid w:val="00D82F04"/>
    <w:rsid w:val="00D82F14"/>
    <w:rsid w:val="00D83049"/>
    <w:rsid w:val="00D8304B"/>
    <w:rsid w:val="00D8313F"/>
    <w:rsid w:val="00D83157"/>
    <w:rsid w:val="00D8325F"/>
    <w:rsid w:val="00D8340F"/>
    <w:rsid w:val="00D835EA"/>
    <w:rsid w:val="00D837D3"/>
    <w:rsid w:val="00D838C0"/>
    <w:rsid w:val="00D838D2"/>
    <w:rsid w:val="00D83915"/>
    <w:rsid w:val="00D8396C"/>
    <w:rsid w:val="00D83976"/>
    <w:rsid w:val="00D8398E"/>
    <w:rsid w:val="00D83AC9"/>
    <w:rsid w:val="00D83ADD"/>
    <w:rsid w:val="00D83C69"/>
    <w:rsid w:val="00D83D2D"/>
    <w:rsid w:val="00D83E02"/>
    <w:rsid w:val="00D83F82"/>
    <w:rsid w:val="00D83FBE"/>
    <w:rsid w:val="00D83FEE"/>
    <w:rsid w:val="00D8421F"/>
    <w:rsid w:val="00D84263"/>
    <w:rsid w:val="00D842BD"/>
    <w:rsid w:val="00D84316"/>
    <w:rsid w:val="00D843CE"/>
    <w:rsid w:val="00D844A5"/>
    <w:rsid w:val="00D844EE"/>
    <w:rsid w:val="00D84580"/>
    <w:rsid w:val="00D8458B"/>
    <w:rsid w:val="00D8466A"/>
    <w:rsid w:val="00D84709"/>
    <w:rsid w:val="00D84728"/>
    <w:rsid w:val="00D8488D"/>
    <w:rsid w:val="00D848FE"/>
    <w:rsid w:val="00D8493A"/>
    <w:rsid w:val="00D849E6"/>
    <w:rsid w:val="00D84A0F"/>
    <w:rsid w:val="00D84A7D"/>
    <w:rsid w:val="00D84C40"/>
    <w:rsid w:val="00D84DE2"/>
    <w:rsid w:val="00D84E62"/>
    <w:rsid w:val="00D84EB1"/>
    <w:rsid w:val="00D84F6E"/>
    <w:rsid w:val="00D850CA"/>
    <w:rsid w:val="00D8523A"/>
    <w:rsid w:val="00D85265"/>
    <w:rsid w:val="00D8532E"/>
    <w:rsid w:val="00D85455"/>
    <w:rsid w:val="00D85482"/>
    <w:rsid w:val="00D85484"/>
    <w:rsid w:val="00D85573"/>
    <w:rsid w:val="00D85613"/>
    <w:rsid w:val="00D856A9"/>
    <w:rsid w:val="00D856FB"/>
    <w:rsid w:val="00D85760"/>
    <w:rsid w:val="00D858B9"/>
    <w:rsid w:val="00D8590D"/>
    <w:rsid w:val="00D85950"/>
    <w:rsid w:val="00D85979"/>
    <w:rsid w:val="00D8597F"/>
    <w:rsid w:val="00D85ABB"/>
    <w:rsid w:val="00D85ADA"/>
    <w:rsid w:val="00D85B46"/>
    <w:rsid w:val="00D85B7C"/>
    <w:rsid w:val="00D85BC9"/>
    <w:rsid w:val="00D85BD8"/>
    <w:rsid w:val="00D85BDC"/>
    <w:rsid w:val="00D85C3E"/>
    <w:rsid w:val="00D85CA3"/>
    <w:rsid w:val="00D85CB9"/>
    <w:rsid w:val="00D85D72"/>
    <w:rsid w:val="00D85E43"/>
    <w:rsid w:val="00D85F6F"/>
    <w:rsid w:val="00D86031"/>
    <w:rsid w:val="00D860E7"/>
    <w:rsid w:val="00D86263"/>
    <w:rsid w:val="00D862DA"/>
    <w:rsid w:val="00D864DD"/>
    <w:rsid w:val="00D86529"/>
    <w:rsid w:val="00D86533"/>
    <w:rsid w:val="00D8653D"/>
    <w:rsid w:val="00D86670"/>
    <w:rsid w:val="00D866E4"/>
    <w:rsid w:val="00D86752"/>
    <w:rsid w:val="00D867BE"/>
    <w:rsid w:val="00D86874"/>
    <w:rsid w:val="00D868D6"/>
    <w:rsid w:val="00D86926"/>
    <w:rsid w:val="00D869AA"/>
    <w:rsid w:val="00D869BC"/>
    <w:rsid w:val="00D869EA"/>
    <w:rsid w:val="00D86A13"/>
    <w:rsid w:val="00D86A36"/>
    <w:rsid w:val="00D86A73"/>
    <w:rsid w:val="00D86A97"/>
    <w:rsid w:val="00D86AA8"/>
    <w:rsid w:val="00D86B47"/>
    <w:rsid w:val="00D86B63"/>
    <w:rsid w:val="00D86C04"/>
    <w:rsid w:val="00D86C7C"/>
    <w:rsid w:val="00D86C8D"/>
    <w:rsid w:val="00D86CB9"/>
    <w:rsid w:val="00D86DC1"/>
    <w:rsid w:val="00D86EF9"/>
    <w:rsid w:val="00D86F21"/>
    <w:rsid w:val="00D86F39"/>
    <w:rsid w:val="00D86FC4"/>
    <w:rsid w:val="00D87054"/>
    <w:rsid w:val="00D870F4"/>
    <w:rsid w:val="00D87173"/>
    <w:rsid w:val="00D87222"/>
    <w:rsid w:val="00D87363"/>
    <w:rsid w:val="00D87379"/>
    <w:rsid w:val="00D873B4"/>
    <w:rsid w:val="00D874C1"/>
    <w:rsid w:val="00D875BE"/>
    <w:rsid w:val="00D8772E"/>
    <w:rsid w:val="00D87748"/>
    <w:rsid w:val="00D87756"/>
    <w:rsid w:val="00D877B4"/>
    <w:rsid w:val="00D877E3"/>
    <w:rsid w:val="00D87976"/>
    <w:rsid w:val="00D87A9F"/>
    <w:rsid w:val="00D87AD9"/>
    <w:rsid w:val="00D87B08"/>
    <w:rsid w:val="00D87C0D"/>
    <w:rsid w:val="00D87C57"/>
    <w:rsid w:val="00D87C61"/>
    <w:rsid w:val="00D87CD7"/>
    <w:rsid w:val="00D87D4E"/>
    <w:rsid w:val="00D901ED"/>
    <w:rsid w:val="00D902CD"/>
    <w:rsid w:val="00D903AD"/>
    <w:rsid w:val="00D903CF"/>
    <w:rsid w:val="00D903DC"/>
    <w:rsid w:val="00D904D2"/>
    <w:rsid w:val="00D904F3"/>
    <w:rsid w:val="00D905F1"/>
    <w:rsid w:val="00D9061E"/>
    <w:rsid w:val="00D906B4"/>
    <w:rsid w:val="00D9070F"/>
    <w:rsid w:val="00D907D9"/>
    <w:rsid w:val="00D908B2"/>
    <w:rsid w:val="00D90913"/>
    <w:rsid w:val="00D90934"/>
    <w:rsid w:val="00D90987"/>
    <w:rsid w:val="00D909EC"/>
    <w:rsid w:val="00D90A5F"/>
    <w:rsid w:val="00D90AB4"/>
    <w:rsid w:val="00D90C1C"/>
    <w:rsid w:val="00D90C1E"/>
    <w:rsid w:val="00D90C62"/>
    <w:rsid w:val="00D90CA9"/>
    <w:rsid w:val="00D90E36"/>
    <w:rsid w:val="00D90E6B"/>
    <w:rsid w:val="00D90FCF"/>
    <w:rsid w:val="00D91002"/>
    <w:rsid w:val="00D91116"/>
    <w:rsid w:val="00D91189"/>
    <w:rsid w:val="00D911E7"/>
    <w:rsid w:val="00D912F7"/>
    <w:rsid w:val="00D9130B"/>
    <w:rsid w:val="00D91397"/>
    <w:rsid w:val="00D913D8"/>
    <w:rsid w:val="00D91409"/>
    <w:rsid w:val="00D91429"/>
    <w:rsid w:val="00D9147A"/>
    <w:rsid w:val="00D915D5"/>
    <w:rsid w:val="00D91956"/>
    <w:rsid w:val="00D91A3A"/>
    <w:rsid w:val="00D91A96"/>
    <w:rsid w:val="00D91B03"/>
    <w:rsid w:val="00D91B98"/>
    <w:rsid w:val="00D91C1C"/>
    <w:rsid w:val="00D91C41"/>
    <w:rsid w:val="00D91D1E"/>
    <w:rsid w:val="00D91D94"/>
    <w:rsid w:val="00D91DB6"/>
    <w:rsid w:val="00D92160"/>
    <w:rsid w:val="00D9216D"/>
    <w:rsid w:val="00D921C7"/>
    <w:rsid w:val="00D922D2"/>
    <w:rsid w:val="00D9237D"/>
    <w:rsid w:val="00D923AB"/>
    <w:rsid w:val="00D923E1"/>
    <w:rsid w:val="00D92450"/>
    <w:rsid w:val="00D924AD"/>
    <w:rsid w:val="00D924FD"/>
    <w:rsid w:val="00D92565"/>
    <w:rsid w:val="00D92673"/>
    <w:rsid w:val="00D92687"/>
    <w:rsid w:val="00D9282E"/>
    <w:rsid w:val="00D9284F"/>
    <w:rsid w:val="00D92962"/>
    <w:rsid w:val="00D92BA6"/>
    <w:rsid w:val="00D92E48"/>
    <w:rsid w:val="00D92EC0"/>
    <w:rsid w:val="00D92F5B"/>
    <w:rsid w:val="00D92F61"/>
    <w:rsid w:val="00D93125"/>
    <w:rsid w:val="00D93153"/>
    <w:rsid w:val="00D93226"/>
    <w:rsid w:val="00D9327A"/>
    <w:rsid w:val="00D932CE"/>
    <w:rsid w:val="00D93448"/>
    <w:rsid w:val="00D93474"/>
    <w:rsid w:val="00D935D1"/>
    <w:rsid w:val="00D936BC"/>
    <w:rsid w:val="00D937C0"/>
    <w:rsid w:val="00D93827"/>
    <w:rsid w:val="00D93837"/>
    <w:rsid w:val="00D9388F"/>
    <w:rsid w:val="00D938F4"/>
    <w:rsid w:val="00D939B5"/>
    <w:rsid w:val="00D93ADE"/>
    <w:rsid w:val="00D93B09"/>
    <w:rsid w:val="00D93B98"/>
    <w:rsid w:val="00D93DA0"/>
    <w:rsid w:val="00D93DF9"/>
    <w:rsid w:val="00D93E81"/>
    <w:rsid w:val="00D93ED2"/>
    <w:rsid w:val="00D93ED3"/>
    <w:rsid w:val="00D94009"/>
    <w:rsid w:val="00D9406F"/>
    <w:rsid w:val="00D9407E"/>
    <w:rsid w:val="00D94178"/>
    <w:rsid w:val="00D9417B"/>
    <w:rsid w:val="00D94291"/>
    <w:rsid w:val="00D9430C"/>
    <w:rsid w:val="00D94329"/>
    <w:rsid w:val="00D94368"/>
    <w:rsid w:val="00D943DB"/>
    <w:rsid w:val="00D943EA"/>
    <w:rsid w:val="00D94528"/>
    <w:rsid w:val="00D9455F"/>
    <w:rsid w:val="00D945F3"/>
    <w:rsid w:val="00D946C7"/>
    <w:rsid w:val="00D9477F"/>
    <w:rsid w:val="00D94799"/>
    <w:rsid w:val="00D947DF"/>
    <w:rsid w:val="00D947EB"/>
    <w:rsid w:val="00D94804"/>
    <w:rsid w:val="00D94850"/>
    <w:rsid w:val="00D94863"/>
    <w:rsid w:val="00D9486A"/>
    <w:rsid w:val="00D949EF"/>
    <w:rsid w:val="00D94AEC"/>
    <w:rsid w:val="00D94B14"/>
    <w:rsid w:val="00D94BAD"/>
    <w:rsid w:val="00D94C3D"/>
    <w:rsid w:val="00D94C6D"/>
    <w:rsid w:val="00D94C7B"/>
    <w:rsid w:val="00D94C9B"/>
    <w:rsid w:val="00D94D07"/>
    <w:rsid w:val="00D94E56"/>
    <w:rsid w:val="00D94F71"/>
    <w:rsid w:val="00D94FF4"/>
    <w:rsid w:val="00D9502F"/>
    <w:rsid w:val="00D95039"/>
    <w:rsid w:val="00D9507E"/>
    <w:rsid w:val="00D950CA"/>
    <w:rsid w:val="00D9521A"/>
    <w:rsid w:val="00D952AA"/>
    <w:rsid w:val="00D952BA"/>
    <w:rsid w:val="00D952C1"/>
    <w:rsid w:val="00D952DE"/>
    <w:rsid w:val="00D952EF"/>
    <w:rsid w:val="00D9534E"/>
    <w:rsid w:val="00D95368"/>
    <w:rsid w:val="00D9539F"/>
    <w:rsid w:val="00D953F9"/>
    <w:rsid w:val="00D95415"/>
    <w:rsid w:val="00D9542D"/>
    <w:rsid w:val="00D9545A"/>
    <w:rsid w:val="00D95477"/>
    <w:rsid w:val="00D954CC"/>
    <w:rsid w:val="00D95599"/>
    <w:rsid w:val="00D9564B"/>
    <w:rsid w:val="00D95678"/>
    <w:rsid w:val="00D957D2"/>
    <w:rsid w:val="00D95808"/>
    <w:rsid w:val="00D95844"/>
    <w:rsid w:val="00D958C7"/>
    <w:rsid w:val="00D959C9"/>
    <w:rsid w:val="00D95AC9"/>
    <w:rsid w:val="00D95AF5"/>
    <w:rsid w:val="00D95AFD"/>
    <w:rsid w:val="00D95BFC"/>
    <w:rsid w:val="00D95DDC"/>
    <w:rsid w:val="00D95E4E"/>
    <w:rsid w:val="00D95EEA"/>
    <w:rsid w:val="00D9608B"/>
    <w:rsid w:val="00D96272"/>
    <w:rsid w:val="00D963B5"/>
    <w:rsid w:val="00D964B1"/>
    <w:rsid w:val="00D964BC"/>
    <w:rsid w:val="00D964EF"/>
    <w:rsid w:val="00D96530"/>
    <w:rsid w:val="00D965FB"/>
    <w:rsid w:val="00D966DC"/>
    <w:rsid w:val="00D9686A"/>
    <w:rsid w:val="00D9691A"/>
    <w:rsid w:val="00D9696C"/>
    <w:rsid w:val="00D9696D"/>
    <w:rsid w:val="00D969C3"/>
    <w:rsid w:val="00D969D0"/>
    <w:rsid w:val="00D969FF"/>
    <w:rsid w:val="00D96A3C"/>
    <w:rsid w:val="00D96A43"/>
    <w:rsid w:val="00D96A8D"/>
    <w:rsid w:val="00D96AED"/>
    <w:rsid w:val="00D96BE2"/>
    <w:rsid w:val="00D96EE6"/>
    <w:rsid w:val="00D96EEF"/>
    <w:rsid w:val="00D96F34"/>
    <w:rsid w:val="00D96FF5"/>
    <w:rsid w:val="00D97010"/>
    <w:rsid w:val="00D97081"/>
    <w:rsid w:val="00D9716B"/>
    <w:rsid w:val="00D9721B"/>
    <w:rsid w:val="00D97283"/>
    <w:rsid w:val="00D973CC"/>
    <w:rsid w:val="00D973D4"/>
    <w:rsid w:val="00D976F8"/>
    <w:rsid w:val="00D977E4"/>
    <w:rsid w:val="00D9780B"/>
    <w:rsid w:val="00D97811"/>
    <w:rsid w:val="00D97826"/>
    <w:rsid w:val="00D9790E"/>
    <w:rsid w:val="00D979E9"/>
    <w:rsid w:val="00D97A0C"/>
    <w:rsid w:val="00D97A11"/>
    <w:rsid w:val="00D97A33"/>
    <w:rsid w:val="00D97A82"/>
    <w:rsid w:val="00D97B47"/>
    <w:rsid w:val="00D97B67"/>
    <w:rsid w:val="00D97C2B"/>
    <w:rsid w:val="00D97CC5"/>
    <w:rsid w:val="00D97D73"/>
    <w:rsid w:val="00DA0107"/>
    <w:rsid w:val="00DA01B4"/>
    <w:rsid w:val="00DA01BE"/>
    <w:rsid w:val="00DA021C"/>
    <w:rsid w:val="00DA0305"/>
    <w:rsid w:val="00DA034A"/>
    <w:rsid w:val="00DA04E5"/>
    <w:rsid w:val="00DA058B"/>
    <w:rsid w:val="00DA063C"/>
    <w:rsid w:val="00DA0699"/>
    <w:rsid w:val="00DA06B5"/>
    <w:rsid w:val="00DA06E1"/>
    <w:rsid w:val="00DA0771"/>
    <w:rsid w:val="00DA08F2"/>
    <w:rsid w:val="00DA0953"/>
    <w:rsid w:val="00DA09FF"/>
    <w:rsid w:val="00DA0A10"/>
    <w:rsid w:val="00DA0AE1"/>
    <w:rsid w:val="00DA0B26"/>
    <w:rsid w:val="00DA0BF1"/>
    <w:rsid w:val="00DA0BF4"/>
    <w:rsid w:val="00DA0C35"/>
    <w:rsid w:val="00DA0CAD"/>
    <w:rsid w:val="00DA0D47"/>
    <w:rsid w:val="00DA0DA6"/>
    <w:rsid w:val="00DA0E89"/>
    <w:rsid w:val="00DA0EAC"/>
    <w:rsid w:val="00DA0F57"/>
    <w:rsid w:val="00DA0F72"/>
    <w:rsid w:val="00DA0FFA"/>
    <w:rsid w:val="00DA1049"/>
    <w:rsid w:val="00DA10D6"/>
    <w:rsid w:val="00DA114D"/>
    <w:rsid w:val="00DA128F"/>
    <w:rsid w:val="00DA12FE"/>
    <w:rsid w:val="00DA139B"/>
    <w:rsid w:val="00DA1430"/>
    <w:rsid w:val="00DA1467"/>
    <w:rsid w:val="00DA1495"/>
    <w:rsid w:val="00DA15B7"/>
    <w:rsid w:val="00DA1726"/>
    <w:rsid w:val="00DA172E"/>
    <w:rsid w:val="00DA1771"/>
    <w:rsid w:val="00DA1975"/>
    <w:rsid w:val="00DA1998"/>
    <w:rsid w:val="00DA1A3F"/>
    <w:rsid w:val="00DA1A6C"/>
    <w:rsid w:val="00DA1A8C"/>
    <w:rsid w:val="00DA1B43"/>
    <w:rsid w:val="00DA1C06"/>
    <w:rsid w:val="00DA1C28"/>
    <w:rsid w:val="00DA1C79"/>
    <w:rsid w:val="00DA1D13"/>
    <w:rsid w:val="00DA1E10"/>
    <w:rsid w:val="00DA1E21"/>
    <w:rsid w:val="00DA1F75"/>
    <w:rsid w:val="00DA217D"/>
    <w:rsid w:val="00DA2205"/>
    <w:rsid w:val="00DA2253"/>
    <w:rsid w:val="00DA2398"/>
    <w:rsid w:val="00DA23AD"/>
    <w:rsid w:val="00DA23B1"/>
    <w:rsid w:val="00DA2470"/>
    <w:rsid w:val="00DA258B"/>
    <w:rsid w:val="00DA25CE"/>
    <w:rsid w:val="00DA2779"/>
    <w:rsid w:val="00DA27D4"/>
    <w:rsid w:val="00DA29B2"/>
    <w:rsid w:val="00DA29C5"/>
    <w:rsid w:val="00DA2A84"/>
    <w:rsid w:val="00DA2B3D"/>
    <w:rsid w:val="00DA2B64"/>
    <w:rsid w:val="00DA2BF0"/>
    <w:rsid w:val="00DA2C3F"/>
    <w:rsid w:val="00DA2DB8"/>
    <w:rsid w:val="00DA2E0E"/>
    <w:rsid w:val="00DA2F00"/>
    <w:rsid w:val="00DA2F1F"/>
    <w:rsid w:val="00DA2FD0"/>
    <w:rsid w:val="00DA3041"/>
    <w:rsid w:val="00DA306C"/>
    <w:rsid w:val="00DA309F"/>
    <w:rsid w:val="00DA30CA"/>
    <w:rsid w:val="00DA313C"/>
    <w:rsid w:val="00DA319C"/>
    <w:rsid w:val="00DA3279"/>
    <w:rsid w:val="00DA328F"/>
    <w:rsid w:val="00DA32A9"/>
    <w:rsid w:val="00DA3302"/>
    <w:rsid w:val="00DA3306"/>
    <w:rsid w:val="00DA331B"/>
    <w:rsid w:val="00DA335D"/>
    <w:rsid w:val="00DA3458"/>
    <w:rsid w:val="00DA34E2"/>
    <w:rsid w:val="00DA3557"/>
    <w:rsid w:val="00DA355B"/>
    <w:rsid w:val="00DA361B"/>
    <w:rsid w:val="00DA3633"/>
    <w:rsid w:val="00DA3690"/>
    <w:rsid w:val="00DA3876"/>
    <w:rsid w:val="00DA395E"/>
    <w:rsid w:val="00DA39DF"/>
    <w:rsid w:val="00DA3AF9"/>
    <w:rsid w:val="00DA3CC9"/>
    <w:rsid w:val="00DA3E29"/>
    <w:rsid w:val="00DA3E4C"/>
    <w:rsid w:val="00DA3E75"/>
    <w:rsid w:val="00DA3EF6"/>
    <w:rsid w:val="00DA3F43"/>
    <w:rsid w:val="00DA3F96"/>
    <w:rsid w:val="00DA4021"/>
    <w:rsid w:val="00DA4128"/>
    <w:rsid w:val="00DA418D"/>
    <w:rsid w:val="00DA4263"/>
    <w:rsid w:val="00DA43C0"/>
    <w:rsid w:val="00DA43C1"/>
    <w:rsid w:val="00DA445E"/>
    <w:rsid w:val="00DA449D"/>
    <w:rsid w:val="00DA4717"/>
    <w:rsid w:val="00DA4925"/>
    <w:rsid w:val="00DA49C4"/>
    <w:rsid w:val="00DA4AB3"/>
    <w:rsid w:val="00DA4CB6"/>
    <w:rsid w:val="00DA4CD4"/>
    <w:rsid w:val="00DA4DBB"/>
    <w:rsid w:val="00DA4DBD"/>
    <w:rsid w:val="00DA4DC9"/>
    <w:rsid w:val="00DA4E4C"/>
    <w:rsid w:val="00DA4E67"/>
    <w:rsid w:val="00DA4F72"/>
    <w:rsid w:val="00DA4FE0"/>
    <w:rsid w:val="00DA5068"/>
    <w:rsid w:val="00DA50C9"/>
    <w:rsid w:val="00DA5187"/>
    <w:rsid w:val="00DA5304"/>
    <w:rsid w:val="00DA545E"/>
    <w:rsid w:val="00DA54F6"/>
    <w:rsid w:val="00DA551F"/>
    <w:rsid w:val="00DA5549"/>
    <w:rsid w:val="00DA55E0"/>
    <w:rsid w:val="00DA57BD"/>
    <w:rsid w:val="00DA5849"/>
    <w:rsid w:val="00DA58C2"/>
    <w:rsid w:val="00DA596B"/>
    <w:rsid w:val="00DA5971"/>
    <w:rsid w:val="00DA597D"/>
    <w:rsid w:val="00DA598C"/>
    <w:rsid w:val="00DA598E"/>
    <w:rsid w:val="00DA59CD"/>
    <w:rsid w:val="00DA5A60"/>
    <w:rsid w:val="00DA5BB3"/>
    <w:rsid w:val="00DA5CC9"/>
    <w:rsid w:val="00DA5F37"/>
    <w:rsid w:val="00DA5FE0"/>
    <w:rsid w:val="00DA602A"/>
    <w:rsid w:val="00DA6070"/>
    <w:rsid w:val="00DA629B"/>
    <w:rsid w:val="00DA633E"/>
    <w:rsid w:val="00DA635B"/>
    <w:rsid w:val="00DA64B1"/>
    <w:rsid w:val="00DA66AC"/>
    <w:rsid w:val="00DA6719"/>
    <w:rsid w:val="00DA672E"/>
    <w:rsid w:val="00DA6748"/>
    <w:rsid w:val="00DA67BD"/>
    <w:rsid w:val="00DA6894"/>
    <w:rsid w:val="00DA68B8"/>
    <w:rsid w:val="00DA698A"/>
    <w:rsid w:val="00DA69D0"/>
    <w:rsid w:val="00DA6A41"/>
    <w:rsid w:val="00DA6A43"/>
    <w:rsid w:val="00DA6A84"/>
    <w:rsid w:val="00DA6ACA"/>
    <w:rsid w:val="00DA6BAD"/>
    <w:rsid w:val="00DA6BE5"/>
    <w:rsid w:val="00DA6C4A"/>
    <w:rsid w:val="00DA6CDC"/>
    <w:rsid w:val="00DA6DA9"/>
    <w:rsid w:val="00DA6DB7"/>
    <w:rsid w:val="00DA6E29"/>
    <w:rsid w:val="00DA6EDC"/>
    <w:rsid w:val="00DA6FC9"/>
    <w:rsid w:val="00DA704E"/>
    <w:rsid w:val="00DA707A"/>
    <w:rsid w:val="00DA7106"/>
    <w:rsid w:val="00DA7314"/>
    <w:rsid w:val="00DA735D"/>
    <w:rsid w:val="00DA737C"/>
    <w:rsid w:val="00DA73C8"/>
    <w:rsid w:val="00DA7434"/>
    <w:rsid w:val="00DA743E"/>
    <w:rsid w:val="00DA74BD"/>
    <w:rsid w:val="00DA7531"/>
    <w:rsid w:val="00DA753C"/>
    <w:rsid w:val="00DA755D"/>
    <w:rsid w:val="00DA775A"/>
    <w:rsid w:val="00DA77A3"/>
    <w:rsid w:val="00DA77DE"/>
    <w:rsid w:val="00DA780B"/>
    <w:rsid w:val="00DA78D3"/>
    <w:rsid w:val="00DA798D"/>
    <w:rsid w:val="00DA7A09"/>
    <w:rsid w:val="00DA7B11"/>
    <w:rsid w:val="00DA7C6F"/>
    <w:rsid w:val="00DA7D7E"/>
    <w:rsid w:val="00DA7DE5"/>
    <w:rsid w:val="00DA7E3F"/>
    <w:rsid w:val="00DA7E64"/>
    <w:rsid w:val="00DA7E99"/>
    <w:rsid w:val="00DA7EB7"/>
    <w:rsid w:val="00DA7EBF"/>
    <w:rsid w:val="00DA7F3A"/>
    <w:rsid w:val="00DA7F73"/>
    <w:rsid w:val="00DA7FC2"/>
    <w:rsid w:val="00DB0022"/>
    <w:rsid w:val="00DB005F"/>
    <w:rsid w:val="00DB0087"/>
    <w:rsid w:val="00DB009D"/>
    <w:rsid w:val="00DB0105"/>
    <w:rsid w:val="00DB0193"/>
    <w:rsid w:val="00DB01B9"/>
    <w:rsid w:val="00DB02FD"/>
    <w:rsid w:val="00DB039A"/>
    <w:rsid w:val="00DB0403"/>
    <w:rsid w:val="00DB0551"/>
    <w:rsid w:val="00DB06B2"/>
    <w:rsid w:val="00DB0754"/>
    <w:rsid w:val="00DB0755"/>
    <w:rsid w:val="00DB085C"/>
    <w:rsid w:val="00DB0883"/>
    <w:rsid w:val="00DB088C"/>
    <w:rsid w:val="00DB096C"/>
    <w:rsid w:val="00DB09B4"/>
    <w:rsid w:val="00DB0A3C"/>
    <w:rsid w:val="00DB0A3F"/>
    <w:rsid w:val="00DB0B02"/>
    <w:rsid w:val="00DB0B0A"/>
    <w:rsid w:val="00DB0C39"/>
    <w:rsid w:val="00DB0C4D"/>
    <w:rsid w:val="00DB0CC2"/>
    <w:rsid w:val="00DB0E5A"/>
    <w:rsid w:val="00DB0F79"/>
    <w:rsid w:val="00DB1126"/>
    <w:rsid w:val="00DB11CC"/>
    <w:rsid w:val="00DB1253"/>
    <w:rsid w:val="00DB135B"/>
    <w:rsid w:val="00DB14E1"/>
    <w:rsid w:val="00DB15B6"/>
    <w:rsid w:val="00DB1612"/>
    <w:rsid w:val="00DB1655"/>
    <w:rsid w:val="00DB168E"/>
    <w:rsid w:val="00DB1791"/>
    <w:rsid w:val="00DB1797"/>
    <w:rsid w:val="00DB1885"/>
    <w:rsid w:val="00DB1893"/>
    <w:rsid w:val="00DB1927"/>
    <w:rsid w:val="00DB1A73"/>
    <w:rsid w:val="00DB1AB5"/>
    <w:rsid w:val="00DB1B30"/>
    <w:rsid w:val="00DB1B51"/>
    <w:rsid w:val="00DB1BDC"/>
    <w:rsid w:val="00DB1C6E"/>
    <w:rsid w:val="00DB1CE6"/>
    <w:rsid w:val="00DB1D80"/>
    <w:rsid w:val="00DB1E3B"/>
    <w:rsid w:val="00DB1EE6"/>
    <w:rsid w:val="00DB1F5A"/>
    <w:rsid w:val="00DB1F79"/>
    <w:rsid w:val="00DB1FCE"/>
    <w:rsid w:val="00DB1FDA"/>
    <w:rsid w:val="00DB2059"/>
    <w:rsid w:val="00DB21AB"/>
    <w:rsid w:val="00DB22C2"/>
    <w:rsid w:val="00DB25C3"/>
    <w:rsid w:val="00DB264E"/>
    <w:rsid w:val="00DB265C"/>
    <w:rsid w:val="00DB271C"/>
    <w:rsid w:val="00DB27C0"/>
    <w:rsid w:val="00DB2850"/>
    <w:rsid w:val="00DB2AB2"/>
    <w:rsid w:val="00DB2D9B"/>
    <w:rsid w:val="00DB2DF6"/>
    <w:rsid w:val="00DB2E3A"/>
    <w:rsid w:val="00DB2FA1"/>
    <w:rsid w:val="00DB31C0"/>
    <w:rsid w:val="00DB3219"/>
    <w:rsid w:val="00DB3265"/>
    <w:rsid w:val="00DB32B0"/>
    <w:rsid w:val="00DB32CC"/>
    <w:rsid w:val="00DB33EA"/>
    <w:rsid w:val="00DB3493"/>
    <w:rsid w:val="00DB350E"/>
    <w:rsid w:val="00DB36E2"/>
    <w:rsid w:val="00DB376E"/>
    <w:rsid w:val="00DB3789"/>
    <w:rsid w:val="00DB3849"/>
    <w:rsid w:val="00DB38EC"/>
    <w:rsid w:val="00DB3957"/>
    <w:rsid w:val="00DB3A45"/>
    <w:rsid w:val="00DB3D3C"/>
    <w:rsid w:val="00DB3E7D"/>
    <w:rsid w:val="00DB3EBA"/>
    <w:rsid w:val="00DB3FB7"/>
    <w:rsid w:val="00DB3FD1"/>
    <w:rsid w:val="00DB4040"/>
    <w:rsid w:val="00DB405C"/>
    <w:rsid w:val="00DB409C"/>
    <w:rsid w:val="00DB40C2"/>
    <w:rsid w:val="00DB418E"/>
    <w:rsid w:val="00DB41D1"/>
    <w:rsid w:val="00DB41F3"/>
    <w:rsid w:val="00DB424C"/>
    <w:rsid w:val="00DB43E4"/>
    <w:rsid w:val="00DB4513"/>
    <w:rsid w:val="00DB4586"/>
    <w:rsid w:val="00DB4695"/>
    <w:rsid w:val="00DB474A"/>
    <w:rsid w:val="00DB47C4"/>
    <w:rsid w:val="00DB48F9"/>
    <w:rsid w:val="00DB49A4"/>
    <w:rsid w:val="00DB4A3C"/>
    <w:rsid w:val="00DB4A8A"/>
    <w:rsid w:val="00DB4AE1"/>
    <w:rsid w:val="00DB4BB6"/>
    <w:rsid w:val="00DB4C9A"/>
    <w:rsid w:val="00DB4D60"/>
    <w:rsid w:val="00DB4E5C"/>
    <w:rsid w:val="00DB4F42"/>
    <w:rsid w:val="00DB4F8F"/>
    <w:rsid w:val="00DB4FEA"/>
    <w:rsid w:val="00DB5004"/>
    <w:rsid w:val="00DB5063"/>
    <w:rsid w:val="00DB5078"/>
    <w:rsid w:val="00DB51B4"/>
    <w:rsid w:val="00DB532F"/>
    <w:rsid w:val="00DB548B"/>
    <w:rsid w:val="00DB5498"/>
    <w:rsid w:val="00DB5648"/>
    <w:rsid w:val="00DB565D"/>
    <w:rsid w:val="00DB56A4"/>
    <w:rsid w:val="00DB57A2"/>
    <w:rsid w:val="00DB580D"/>
    <w:rsid w:val="00DB5817"/>
    <w:rsid w:val="00DB5A32"/>
    <w:rsid w:val="00DB5AE4"/>
    <w:rsid w:val="00DB5B16"/>
    <w:rsid w:val="00DB5BD7"/>
    <w:rsid w:val="00DB5C92"/>
    <w:rsid w:val="00DB5CF5"/>
    <w:rsid w:val="00DB5DBD"/>
    <w:rsid w:val="00DB6015"/>
    <w:rsid w:val="00DB60DD"/>
    <w:rsid w:val="00DB614A"/>
    <w:rsid w:val="00DB6154"/>
    <w:rsid w:val="00DB61CF"/>
    <w:rsid w:val="00DB6415"/>
    <w:rsid w:val="00DB641B"/>
    <w:rsid w:val="00DB6439"/>
    <w:rsid w:val="00DB65DC"/>
    <w:rsid w:val="00DB65F7"/>
    <w:rsid w:val="00DB6657"/>
    <w:rsid w:val="00DB679B"/>
    <w:rsid w:val="00DB67BA"/>
    <w:rsid w:val="00DB67EB"/>
    <w:rsid w:val="00DB680C"/>
    <w:rsid w:val="00DB68AD"/>
    <w:rsid w:val="00DB68C3"/>
    <w:rsid w:val="00DB68E0"/>
    <w:rsid w:val="00DB69F8"/>
    <w:rsid w:val="00DB6A76"/>
    <w:rsid w:val="00DB6AF9"/>
    <w:rsid w:val="00DB6B21"/>
    <w:rsid w:val="00DB6BD5"/>
    <w:rsid w:val="00DB6C10"/>
    <w:rsid w:val="00DB6C5E"/>
    <w:rsid w:val="00DB6C84"/>
    <w:rsid w:val="00DB6D6D"/>
    <w:rsid w:val="00DB6DB5"/>
    <w:rsid w:val="00DB6DD0"/>
    <w:rsid w:val="00DB6E5B"/>
    <w:rsid w:val="00DB6E9A"/>
    <w:rsid w:val="00DB7013"/>
    <w:rsid w:val="00DB7045"/>
    <w:rsid w:val="00DB7174"/>
    <w:rsid w:val="00DB71A7"/>
    <w:rsid w:val="00DB71F9"/>
    <w:rsid w:val="00DB7216"/>
    <w:rsid w:val="00DB7256"/>
    <w:rsid w:val="00DB72EF"/>
    <w:rsid w:val="00DB72FD"/>
    <w:rsid w:val="00DB7620"/>
    <w:rsid w:val="00DB76C7"/>
    <w:rsid w:val="00DB76FF"/>
    <w:rsid w:val="00DB7729"/>
    <w:rsid w:val="00DB774F"/>
    <w:rsid w:val="00DB77AC"/>
    <w:rsid w:val="00DB77C1"/>
    <w:rsid w:val="00DB7852"/>
    <w:rsid w:val="00DB789F"/>
    <w:rsid w:val="00DB78A4"/>
    <w:rsid w:val="00DB78EF"/>
    <w:rsid w:val="00DB7A08"/>
    <w:rsid w:val="00DB7B24"/>
    <w:rsid w:val="00DB7B2C"/>
    <w:rsid w:val="00DB7B30"/>
    <w:rsid w:val="00DB7E52"/>
    <w:rsid w:val="00DB7F03"/>
    <w:rsid w:val="00DB7F19"/>
    <w:rsid w:val="00DB7F5A"/>
    <w:rsid w:val="00DC0038"/>
    <w:rsid w:val="00DC0043"/>
    <w:rsid w:val="00DC0174"/>
    <w:rsid w:val="00DC01D9"/>
    <w:rsid w:val="00DC0212"/>
    <w:rsid w:val="00DC035A"/>
    <w:rsid w:val="00DC0385"/>
    <w:rsid w:val="00DC0454"/>
    <w:rsid w:val="00DC048C"/>
    <w:rsid w:val="00DC051F"/>
    <w:rsid w:val="00DC0587"/>
    <w:rsid w:val="00DC05DF"/>
    <w:rsid w:val="00DC0646"/>
    <w:rsid w:val="00DC0741"/>
    <w:rsid w:val="00DC07D7"/>
    <w:rsid w:val="00DC08E1"/>
    <w:rsid w:val="00DC08E8"/>
    <w:rsid w:val="00DC08F3"/>
    <w:rsid w:val="00DC0930"/>
    <w:rsid w:val="00DC0958"/>
    <w:rsid w:val="00DC09C8"/>
    <w:rsid w:val="00DC0BE6"/>
    <w:rsid w:val="00DC0D15"/>
    <w:rsid w:val="00DC0F16"/>
    <w:rsid w:val="00DC123E"/>
    <w:rsid w:val="00DC1310"/>
    <w:rsid w:val="00DC134A"/>
    <w:rsid w:val="00DC14A7"/>
    <w:rsid w:val="00DC14D5"/>
    <w:rsid w:val="00DC1511"/>
    <w:rsid w:val="00DC1550"/>
    <w:rsid w:val="00DC15D9"/>
    <w:rsid w:val="00DC1632"/>
    <w:rsid w:val="00DC16EA"/>
    <w:rsid w:val="00DC17E0"/>
    <w:rsid w:val="00DC18F7"/>
    <w:rsid w:val="00DC18FA"/>
    <w:rsid w:val="00DC1A45"/>
    <w:rsid w:val="00DC1AC3"/>
    <w:rsid w:val="00DC1AFD"/>
    <w:rsid w:val="00DC1B52"/>
    <w:rsid w:val="00DC1BCB"/>
    <w:rsid w:val="00DC1C05"/>
    <w:rsid w:val="00DC1C3C"/>
    <w:rsid w:val="00DC1CDE"/>
    <w:rsid w:val="00DC1D5E"/>
    <w:rsid w:val="00DC1DEE"/>
    <w:rsid w:val="00DC1E42"/>
    <w:rsid w:val="00DC1E81"/>
    <w:rsid w:val="00DC1F44"/>
    <w:rsid w:val="00DC1FAD"/>
    <w:rsid w:val="00DC21C7"/>
    <w:rsid w:val="00DC2229"/>
    <w:rsid w:val="00DC224B"/>
    <w:rsid w:val="00DC22ED"/>
    <w:rsid w:val="00DC22EE"/>
    <w:rsid w:val="00DC22F7"/>
    <w:rsid w:val="00DC248F"/>
    <w:rsid w:val="00DC25E6"/>
    <w:rsid w:val="00DC2602"/>
    <w:rsid w:val="00DC261C"/>
    <w:rsid w:val="00DC26A1"/>
    <w:rsid w:val="00DC26A6"/>
    <w:rsid w:val="00DC26AA"/>
    <w:rsid w:val="00DC2713"/>
    <w:rsid w:val="00DC285D"/>
    <w:rsid w:val="00DC2872"/>
    <w:rsid w:val="00DC2A24"/>
    <w:rsid w:val="00DC2B20"/>
    <w:rsid w:val="00DC2B61"/>
    <w:rsid w:val="00DC2B6F"/>
    <w:rsid w:val="00DC2C75"/>
    <w:rsid w:val="00DC2D70"/>
    <w:rsid w:val="00DC2DF4"/>
    <w:rsid w:val="00DC2E98"/>
    <w:rsid w:val="00DC2F31"/>
    <w:rsid w:val="00DC2F5B"/>
    <w:rsid w:val="00DC3023"/>
    <w:rsid w:val="00DC30B2"/>
    <w:rsid w:val="00DC30E2"/>
    <w:rsid w:val="00DC32A6"/>
    <w:rsid w:val="00DC3305"/>
    <w:rsid w:val="00DC3343"/>
    <w:rsid w:val="00DC33E6"/>
    <w:rsid w:val="00DC33F6"/>
    <w:rsid w:val="00DC341F"/>
    <w:rsid w:val="00DC345E"/>
    <w:rsid w:val="00DC3894"/>
    <w:rsid w:val="00DC38E9"/>
    <w:rsid w:val="00DC3915"/>
    <w:rsid w:val="00DC3948"/>
    <w:rsid w:val="00DC3978"/>
    <w:rsid w:val="00DC3C11"/>
    <w:rsid w:val="00DC3CC7"/>
    <w:rsid w:val="00DC3CD9"/>
    <w:rsid w:val="00DC3E67"/>
    <w:rsid w:val="00DC3E7C"/>
    <w:rsid w:val="00DC3EED"/>
    <w:rsid w:val="00DC3EFB"/>
    <w:rsid w:val="00DC3F71"/>
    <w:rsid w:val="00DC3FA7"/>
    <w:rsid w:val="00DC402D"/>
    <w:rsid w:val="00DC4060"/>
    <w:rsid w:val="00DC4086"/>
    <w:rsid w:val="00DC411D"/>
    <w:rsid w:val="00DC416B"/>
    <w:rsid w:val="00DC4261"/>
    <w:rsid w:val="00DC42ED"/>
    <w:rsid w:val="00DC434B"/>
    <w:rsid w:val="00DC43AB"/>
    <w:rsid w:val="00DC4405"/>
    <w:rsid w:val="00DC441F"/>
    <w:rsid w:val="00DC44F5"/>
    <w:rsid w:val="00DC4583"/>
    <w:rsid w:val="00DC45E3"/>
    <w:rsid w:val="00DC4630"/>
    <w:rsid w:val="00DC4722"/>
    <w:rsid w:val="00DC4736"/>
    <w:rsid w:val="00DC48DC"/>
    <w:rsid w:val="00DC4A04"/>
    <w:rsid w:val="00DC4B06"/>
    <w:rsid w:val="00DC4BEA"/>
    <w:rsid w:val="00DC4CA0"/>
    <w:rsid w:val="00DC4CA3"/>
    <w:rsid w:val="00DC4E94"/>
    <w:rsid w:val="00DC4F4D"/>
    <w:rsid w:val="00DC4F5E"/>
    <w:rsid w:val="00DC50BE"/>
    <w:rsid w:val="00DC5173"/>
    <w:rsid w:val="00DC5179"/>
    <w:rsid w:val="00DC522C"/>
    <w:rsid w:val="00DC5238"/>
    <w:rsid w:val="00DC52FD"/>
    <w:rsid w:val="00DC5398"/>
    <w:rsid w:val="00DC5452"/>
    <w:rsid w:val="00DC5472"/>
    <w:rsid w:val="00DC5483"/>
    <w:rsid w:val="00DC5514"/>
    <w:rsid w:val="00DC555D"/>
    <w:rsid w:val="00DC56C2"/>
    <w:rsid w:val="00DC576C"/>
    <w:rsid w:val="00DC57B3"/>
    <w:rsid w:val="00DC5849"/>
    <w:rsid w:val="00DC594F"/>
    <w:rsid w:val="00DC5A98"/>
    <w:rsid w:val="00DC5B84"/>
    <w:rsid w:val="00DC5C09"/>
    <w:rsid w:val="00DC5C2B"/>
    <w:rsid w:val="00DC5C70"/>
    <w:rsid w:val="00DC5D0C"/>
    <w:rsid w:val="00DC5DB9"/>
    <w:rsid w:val="00DC5DC2"/>
    <w:rsid w:val="00DC5DD3"/>
    <w:rsid w:val="00DC5DEE"/>
    <w:rsid w:val="00DC5E03"/>
    <w:rsid w:val="00DC5F11"/>
    <w:rsid w:val="00DC6030"/>
    <w:rsid w:val="00DC6053"/>
    <w:rsid w:val="00DC613E"/>
    <w:rsid w:val="00DC617E"/>
    <w:rsid w:val="00DC61F9"/>
    <w:rsid w:val="00DC6292"/>
    <w:rsid w:val="00DC62A3"/>
    <w:rsid w:val="00DC648E"/>
    <w:rsid w:val="00DC6506"/>
    <w:rsid w:val="00DC6510"/>
    <w:rsid w:val="00DC6540"/>
    <w:rsid w:val="00DC6556"/>
    <w:rsid w:val="00DC65A8"/>
    <w:rsid w:val="00DC6697"/>
    <w:rsid w:val="00DC682D"/>
    <w:rsid w:val="00DC6847"/>
    <w:rsid w:val="00DC68DB"/>
    <w:rsid w:val="00DC6954"/>
    <w:rsid w:val="00DC69C7"/>
    <w:rsid w:val="00DC6AC4"/>
    <w:rsid w:val="00DC6C1C"/>
    <w:rsid w:val="00DC6D66"/>
    <w:rsid w:val="00DC6E36"/>
    <w:rsid w:val="00DC6ED2"/>
    <w:rsid w:val="00DC6F84"/>
    <w:rsid w:val="00DC6F9C"/>
    <w:rsid w:val="00DC6FDA"/>
    <w:rsid w:val="00DC70AE"/>
    <w:rsid w:val="00DC70CC"/>
    <w:rsid w:val="00DC7143"/>
    <w:rsid w:val="00DC719B"/>
    <w:rsid w:val="00DC71DF"/>
    <w:rsid w:val="00DC723B"/>
    <w:rsid w:val="00DC7247"/>
    <w:rsid w:val="00DC7279"/>
    <w:rsid w:val="00DC72CD"/>
    <w:rsid w:val="00DC7377"/>
    <w:rsid w:val="00DC73A4"/>
    <w:rsid w:val="00DC745F"/>
    <w:rsid w:val="00DC74AA"/>
    <w:rsid w:val="00DC75CA"/>
    <w:rsid w:val="00DC775B"/>
    <w:rsid w:val="00DC77A5"/>
    <w:rsid w:val="00DC781D"/>
    <w:rsid w:val="00DC781E"/>
    <w:rsid w:val="00DC7856"/>
    <w:rsid w:val="00DC78D2"/>
    <w:rsid w:val="00DC7996"/>
    <w:rsid w:val="00DC79DD"/>
    <w:rsid w:val="00DC7A16"/>
    <w:rsid w:val="00DC7A4F"/>
    <w:rsid w:val="00DC7A52"/>
    <w:rsid w:val="00DC7B22"/>
    <w:rsid w:val="00DC7C00"/>
    <w:rsid w:val="00DC7C2C"/>
    <w:rsid w:val="00DC7D3F"/>
    <w:rsid w:val="00DC7D74"/>
    <w:rsid w:val="00DC7DCE"/>
    <w:rsid w:val="00DC7F43"/>
    <w:rsid w:val="00DC7FA5"/>
    <w:rsid w:val="00DD00B4"/>
    <w:rsid w:val="00DD0286"/>
    <w:rsid w:val="00DD02B1"/>
    <w:rsid w:val="00DD02D6"/>
    <w:rsid w:val="00DD02E9"/>
    <w:rsid w:val="00DD0302"/>
    <w:rsid w:val="00DD0337"/>
    <w:rsid w:val="00DD042A"/>
    <w:rsid w:val="00DD04E8"/>
    <w:rsid w:val="00DD0542"/>
    <w:rsid w:val="00DD05C7"/>
    <w:rsid w:val="00DD060A"/>
    <w:rsid w:val="00DD0729"/>
    <w:rsid w:val="00DD07D7"/>
    <w:rsid w:val="00DD07F8"/>
    <w:rsid w:val="00DD08D2"/>
    <w:rsid w:val="00DD08F4"/>
    <w:rsid w:val="00DD08F5"/>
    <w:rsid w:val="00DD09F3"/>
    <w:rsid w:val="00DD0A39"/>
    <w:rsid w:val="00DD0A43"/>
    <w:rsid w:val="00DD0AE2"/>
    <w:rsid w:val="00DD0B04"/>
    <w:rsid w:val="00DD0B9A"/>
    <w:rsid w:val="00DD0C27"/>
    <w:rsid w:val="00DD0C5E"/>
    <w:rsid w:val="00DD0CA2"/>
    <w:rsid w:val="00DD0CB6"/>
    <w:rsid w:val="00DD0D44"/>
    <w:rsid w:val="00DD0DB4"/>
    <w:rsid w:val="00DD0E0A"/>
    <w:rsid w:val="00DD0EAF"/>
    <w:rsid w:val="00DD0F18"/>
    <w:rsid w:val="00DD0F5E"/>
    <w:rsid w:val="00DD0FAD"/>
    <w:rsid w:val="00DD0FB8"/>
    <w:rsid w:val="00DD1063"/>
    <w:rsid w:val="00DD11FD"/>
    <w:rsid w:val="00DD141E"/>
    <w:rsid w:val="00DD142A"/>
    <w:rsid w:val="00DD14F1"/>
    <w:rsid w:val="00DD1512"/>
    <w:rsid w:val="00DD1895"/>
    <w:rsid w:val="00DD19D5"/>
    <w:rsid w:val="00DD1A39"/>
    <w:rsid w:val="00DD1A74"/>
    <w:rsid w:val="00DD1AE2"/>
    <w:rsid w:val="00DD1B6F"/>
    <w:rsid w:val="00DD1B8F"/>
    <w:rsid w:val="00DD1C23"/>
    <w:rsid w:val="00DD1C8F"/>
    <w:rsid w:val="00DD1D0C"/>
    <w:rsid w:val="00DD1D7C"/>
    <w:rsid w:val="00DD1DAA"/>
    <w:rsid w:val="00DD1E24"/>
    <w:rsid w:val="00DD1E66"/>
    <w:rsid w:val="00DD1EBE"/>
    <w:rsid w:val="00DD1F45"/>
    <w:rsid w:val="00DD1F7D"/>
    <w:rsid w:val="00DD2003"/>
    <w:rsid w:val="00DD2013"/>
    <w:rsid w:val="00DD20BB"/>
    <w:rsid w:val="00DD2162"/>
    <w:rsid w:val="00DD21D0"/>
    <w:rsid w:val="00DD22D3"/>
    <w:rsid w:val="00DD22EB"/>
    <w:rsid w:val="00DD22FD"/>
    <w:rsid w:val="00DD2301"/>
    <w:rsid w:val="00DD2479"/>
    <w:rsid w:val="00DD25C8"/>
    <w:rsid w:val="00DD2640"/>
    <w:rsid w:val="00DD2670"/>
    <w:rsid w:val="00DD26A3"/>
    <w:rsid w:val="00DD2712"/>
    <w:rsid w:val="00DD28E7"/>
    <w:rsid w:val="00DD291C"/>
    <w:rsid w:val="00DD2944"/>
    <w:rsid w:val="00DD29B5"/>
    <w:rsid w:val="00DD29BE"/>
    <w:rsid w:val="00DD29C4"/>
    <w:rsid w:val="00DD2A1E"/>
    <w:rsid w:val="00DD2A97"/>
    <w:rsid w:val="00DD2A99"/>
    <w:rsid w:val="00DD2AEE"/>
    <w:rsid w:val="00DD2B5E"/>
    <w:rsid w:val="00DD2C9C"/>
    <w:rsid w:val="00DD2CD8"/>
    <w:rsid w:val="00DD2D54"/>
    <w:rsid w:val="00DD2DD7"/>
    <w:rsid w:val="00DD2E71"/>
    <w:rsid w:val="00DD31D9"/>
    <w:rsid w:val="00DD336D"/>
    <w:rsid w:val="00DD33EF"/>
    <w:rsid w:val="00DD33FB"/>
    <w:rsid w:val="00DD341D"/>
    <w:rsid w:val="00DD3478"/>
    <w:rsid w:val="00DD3567"/>
    <w:rsid w:val="00DD35E1"/>
    <w:rsid w:val="00DD3609"/>
    <w:rsid w:val="00DD3613"/>
    <w:rsid w:val="00DD3627"/>
    <w:rsid w:val="00DD365B"/>
    <w:rsid w:val="00DD3662"/>
    <w:rsid w:val="00DD3726"/>
    <w:rsid w:val="00DD37E0"/>
    <w:rsid w:val="00DD3818"/>
    <w:rsid w:val="00DD382C"/>
    <w:rsid w:val="00DD3839"/>
    <w:rsid w:val="00DD3A40"/>
    <w:rsid w:val="00DD3BBB"/>
    <w:rsid w:val="00DD3C4D"/>
    <w:rsid w:val="00DD3C55"/>
    <w:rsid w:val="00DD3DF9"/>
    <w:rsid w:val="00DD3F15"/>
    <w:rsid w:val="00DD3F65"/>
    <w:rsid w:val="00DD41AE"/>
    <w:rsid w:val="00DD41CB"/>
    <w:rsid w:val="00DD4211"/>
    <w:rsid w:val="00DD421F"/>
    <w:rsid w:val="00DD4272"/>
    <w:rsid w:val="00DD42C3"/>
    <w:rsid w:val="00DD42D8"/>
    <w:rsid w:val="00DD4305"/>
    <w:rsid w:val="00DD4349"/>
    <w:rsid w:val="00DD43B6"/>
    <w:rsid w:val="00DD43CA"/>
    <w:rsid w:val="00DD444B"/>
    <w:rsid w:val="00DD44CD"/>
    <w:rsid w:val="00DD452E"/>
    <w:rsid w:val="00DD4560"/>
    <w:rsid w:val="00DD47C6"/>
    <w:rsid w:val="00DD489F"/>
    <w:rsid w:val="00DD48BF"/>
    <w:rsid w:val="00DD48C1"/>
    <w:rsid w:val="00DD48C5"/>
    <w:rsid w:val="00DD4964"/>
    <w:rsid w:val="00DD4995"/>
    <w:rsid w:val="00DD499B"/>
    <w:rsid w:val="00DD49FC"/>
    <w:rsid w:val="00DD4A06"/>
    <w:rsid w:val="00DD4A72"/>
    <w:rsid w:val="00DD4B83"/>
    <w:rsid w:val="00DD4BAF"/>
    <w:rsid w:val="00DD4BEB"/>
    <w:rsid w:val="00DD4BF3"/>
    <w:rsid w:val="00DD4C99"/>
    <w:rsid w:val="00DD4CBC"/>
    <w:rsid w:val="00DD4DB4"/>
    <w:rsid w:val="00DD4E03"/>
    <w:rsid w:val="00DD4FCB"/>
    <w:rsid w:val="00DD5089"/>
    <w:rsid w:val="00DD509B"/>
    <w:rsid w:val="00DD50EA"/>
    <w:rsid w:val="00DD51CA"/>
    <w:rsid w:val="00DD51E2"/>
    <w:rsid w:val="00DD5278"/>
    <w:rsid w:val="00DD52C8"/>
    <w:rsid w:val="00DD534A"/>
    <w:rsid w:val="00DD5406"/>
    <w:rsid w:val="00DD5545"/>
    <w:rsid w:val="00DD56F2"/>
    <w:rsid w:val="00DD5774"/>
    <w:rsid w:val="00DD57FD"/>
    <w:rsid w:val="00DD581E"/>
    <w:rsid w:val="00DD5871"/>
    <w:rsid w:val="00DD5987"/>
    <w:rsid w:val="00DD5999"/>
    <w:rsid w:val="00DD59A9"/>
    <w:rsid w:val="00DD5A87"/>
    <w:rsid w:val="00DD5AA5"/>
    <w:rsid w:val="00DD5ACE"/>
    <w:rsid w:val="00DD5B71"/>
    <w:rsid w:val="00DD5BCA"/>
    <w:rsid w:val="00DD5BE9"/>
    <w:rsid w:val="00DD5C87"/>
    <w:rsid w:val="00DD5D72"/>
    <w:rsid w:val="00DD5E2F"/>
    <w:rsid w:val="00DD601E"/>
    <w:rsid w:val="00DD607B"/>
    <w:rsid w:val="00DD60F1"/>
    <w:rsid w:val="00DD61C9"/>
    <w:rsid w:val="00DD626E"/>
    <w:rsid w:val="00DD62DD"/>
    <w:rsid w:val="00DD6538"/>
    <w:rsid w:val="00DD668B"/>
    <w:rsid w:val="00DD6799"/>
    <w:rsid w:val="00DD67F5"/>
    <w:rsid w:val="00DD68A6"/>
    <w:rsid w:val="00DD6915"/>
    <w:rsid w:val="00DD697A"/>
    <w:rsid w:val="00DD69F3"/>
    <w:rsid w:val="00DD6A78"/>
    <w:rsid w:val="00DD6A80"/>
    <w:rsid w:val="00DD6AF3"/>
    <w:rsid w:val="00DD6B24"/>
    <w:rsid w:val="00DD6B77"/>
    <w:rsid w:val="00DD6C82"/>
    <w:rsid w:val="00DD6CA8"/>
    <w:rsid w:val="00DD6CD2"/>
    <w:rsid w:val="00DD6D93"/>
    <w:rsid w:val="00DD6DC8"/>
    <w:rsid w:val="00DD6E7E"/>
    <w:rsid w:val="00DD6F35"/>
    <w:rsid w:val="00DD6F86"/>
    <w:rsid w:val="00DD6F96"/>
    <w:rsid w:val="00DD6FAA"/>
    <w:rsid w:val="00DD72BC"/>
    <w:rsid w:val="00DD72C5"/>
    <w:rsid w:val="00DD7385"/>
    <w:rsid w:val="00DD73FC"/>
    <w:rsid w:val="00DD741C"/>
    <w:rsid w:val="00DD74BC"/>
    <w:rsid w:val="00DD761D"/>
    <w:rsid w:val="00DD763A"/>
    <w:rsid w:val="00DD766D"/>
    <w:rsid w:val="00DD76A3"/>
    <w:rsid w:val="00DD7712"/>
    <w:rsid w:val="00DD7788"/>
    <w:rsid w:val="00DD77E3"/>
    <w:rsid w:val="00DD78A2"/>
    <w:rsid w:val="00DD7938"/>
    <w:rsid w:val="00DD79F7"/>
    <w:rsid w:val="00DD7B64"/>
    <w:rsid w:val="00DD7BF1"/>
    <w:rsid w:val="00DD7C36"/>
    <w:rsid w:val="00DD7C69"/>
    <w:rsid w:val="00DD7CE4"/>
    <w:rsid w:val="00DD7F1F"/>
    <w:rsid w:val="00DD7F39"/>
    <w:rsid w:val="00DD7F73"/>
    <w:rsid w:val="00DE00A6"/>
    <w:rsid w:val="00DE0117"/>
    <w:rsid w:val="00DE02C3"/>
    <w:rsid w:val="00DE02E1"/>
    <w:rsid w:val="00DE030A"/>
    <w:rsid w:val="00DE0318"/>
    <w:rsid w:val="00DE034F"/>
    <w:rsid w:val="00DE03CE"/>
    <w:rsid w:val="00DE0409"/>
    <w:rsid w:val="00DE042E"/>
    <w:rsid w:val="00DE0438"/>
    <w:rsid w:val="00DE0571"/>
    <w:rsid w:val="00DE05AD"/>
    <w:rsid w:val="00DE05CA"/>
    <w:rsid w:val="00DE05F4"/>
    <w:rsid w:val="00DE06D9"/>
    <w:rsid w:val="00DE06F3"/>
    <w:rsid w:val="00DE0883"/>
    <w:rsid w:val="00DE09E8"/>
    <w:rsid w:val="00DE0B8A"/>
    <w:rsid w:val="00DE0C5D"/>
    <w:rsid w:val="00DE0C99"/>
    <w:rsid w:val="00DE0C9C"/>
    <w:rsid w:val="00DE0CB9"/>
    <w:rsid w:val="00DE0CE0"/>
    <w:rsid w:val="00DE0CEE"/>
    <w:rsid w:val="00DE0D21"/>
    <w:rsid w:val="00DE0D6B"/>
    <w:rsid w:val="00DE0DE4"/>
    <w:rsid w:val="00DE0EBA"/>
    <w:rsid w:val="00DE0FC9"/>
    <w:rsid w:val="00DE1072"/>
    <w:rsid w:val="00DE10C0"/>
    <w:rsid w:val="00DE113C"/>
    <w:rsid w:val="00DE119E"/>
    <w:rsid w:val="00DE1209"/>
    <w:rsid w:val="00DE120E"/>
    <w:rsid w:val="00DE1270"/>
    <w:rsid w:val="00DE13F9"/>
    <w:rsid w:val="00DE14A0"/>
    <w:rsid w:val="00DE1555"/>
    <w:rsid w:val="00DE1730"/>
    <w:rsid w:val="00DE182D"/>
    <w:rsid w:val="00DE1872"/>
    <w:rsid w:val="00DE1973"/>
    <w:rsid w:val="00DE1A17"/>
    <w:rsid w:val="00DE1ABA"/>
    <w:rsid w:val="00DE1BA5"/>
    <w:rsid w:val="00DE1C3E"/>
    <w:rsid w:val="00DE1C72"/>
    <w:rsid w:val="00DE1CBB"/>
    <w:rsid w:val="00DE1DD6"/>
    <w:rsid w:val="00DE1E24"/>
    <w:rsid w:val="00DE1F9B"/>
    <w:rsid w:val="00DE20E7"/>
    <w:rsid w:val="00DE214F"/>
    <w:rsid w:val="00DE21C8"/>
    <w:rsid w:val="00DE21D0"/>
    <w:rsid w:val="00DE22AB"/>
    <w:rsid w:val="00DE2425"/>
    <w:rsid w:val="00DE2445"/>
    <w:rsid w:val="00DE244C"/>
    <w:rsid w:val="00DE24A2"/>
    <w:rsid w:val="00DE25AB"/>
    <w:rsid w:val="00DE2630"/>
    <w:rsid w:val="00DE2655"/>
    <w:rsid w:val="00DE2711"/>
    <w:rsid w:val="00DE27D5"/>
    <w:rsid w:val="00DE27F6"/>
    <w:rsid w:val="00DE282D"/>
    <w:rsid w:val="00DE285C"/>
    <w:rsid w:val="00DE2912"/>
    <w:rsid w:val="00DE2946"/>
    <w:rsid w:val="00DE2C7A"/>
    <w:rsid w:val="00DE2EAE"/>
    <w:rsid w:val="00DE2ED4"/>
    <w:rsid w:val="00DE300F"/>
    <w:rsid w:val="00DE308B"/>
    <w:rsid w:val="00DE30C1"/>
    <w:rsid w:val="00DE30C8"/>
    <w:rsid w:val="00DE3104"/>
    <w:rsid w:val="00DE31E9"/>
    <w:rsid w:val="00DE324C"/>
    <w:rsid w:val="00DE3307"/>
    <w:rsid w:val="00DE3364"/>
    <w:rsid w:val="00DE3418"/>
    <w:rsid w:val="00DE3423"/>
    <w:rsid w:val="00DE35CF"/>
    <w:rsid w:val="00DE3698"/>
    <w:rsid w:val="00DE36C2"/>
    <w:rsid w:val="00DE3702"/>
    <w:rsid w:val="00DE372A"/>
    <w:rsid w:val="00DE37B4"/>
    <w:rsid w:val="00DE37FD"/>
    <w:rsid w:val="00DE389D"/>
    <w:rsid w:val="00DE38BF"/>
    <w:rsid w:val="00DE38E1"/>
    <w:rsid w:val="00DE38F3"/>
    <w:rsid w:val="00DE39F9"/>
    <w:rsid w:val="00DE3B61"/>
    <w:rsid w:val="00DE3B92"/>
    <w:rsid w:val="00DE3C4A"/>
    <w:rsid w:val="00DE3CB2"/>
    <w:rsid w:val="00DE3CC2"/>
    <w:rsid w:val="00DE3CD4"/>
    <w:rsid w:val="00DE3D01"/>
    <w:rsid w:val="00DE3E17"/>
    <w:rsid w:val="00DE3EAD"/>
    <w:rsid w:val="00DE3FC3"/>
    <w:rsid w:val="00DE4174"/>
    <w:rsid w:val="00DE43DF"/>
    <w:rsid w:val="00DE447A"/>
    <w:rsid w:val="00DE4636"/>
    <w:rsid w:val="00DE4700"/>
    <w:rsid w:val="00DE4712"/>
    <w:rsid w:val="00DE4775"/>
    <w:rsid w:val="00DE47C4"/>
    <w:rsid w:val="00DE4991"/>
    <w:rsid w:val="00DE4A0D"/>
    <w:rsid w:val="00DE4B6F"/>
    <w:rsid w:val="00DE4CB8"/>
    <w:rsid w:val="00DE4CEE"/>
    <w:rsid w:val="00DE4D05"/>
    <w:rsid w:val="00DE4D3D"/>
    <w:rsid w:val="00DE4D7B"/>
    <w:rsid w:val="00DE4E46"/>
    <w:rsid w:val="00DE4F22"/>
    <w:rsid w:val="00DE4F76"/>
    <w:rsid w:val="00DE4F93"/>
    <w:rsid w:val="00DE504C"/>
    <w:rsid w:val="00DE509B"/>
    <w:rsid w:val="00DE513A"/>
    <w:rsid w:val="00DE523C"/>
    <w:rsid w:val="00DE55FD"/>
    <w:rsid w:val="00DE55FF"/>
    <w:rsid w:val="00DE5638"/>
    <w:rsid w:val="00DE56B2"/>
    <w:rsid w:val="00DE5778"/>
    <w:rsid w:val="00DE581B"/>
    <w:rsid w:val="00DE592B"/>
    <w:rsid w:val="00DE5A6D"/>
    <w:rsid w:val="00DE5BA3"/>
    <w:rsid w:val="00DE5BC0"/>
    <w:rsid w:val="00DE5D9D"/>
    <w:rsid w:val="00DE5DE1"/>
    <w:rsid w:val="00DE5E07"/>
    <w:rsid w:val="00DE5E24"/>
    <w:rsid w:val="00DE5F21"/>
    <w:rsid w:val="00DE5F86"/>
    <w:rsid w:val="00DE61AC"/>
    <w:rsid w:val="00DE61D9"/>
    <w:rsid w:val="00DE6205"/>
    <w:rsid w:val="00DE655D"/>
    <w:rsid w:val="00DE656E"/>
    <w:rsid w:val="00DE65D8"/>
    <w:rsid w:val="00DE666E"/>
    <w:rsid w:val="00DE666F"/>
    <w:rsid w:val="00DE6689"/>
    <w:rsid w:val="00DE66BF"/>
    <w:rsid w:val="00DE67C8"/>
    <w:rsid w:val="00DE6808"/>
    <w:rsid w:val="00DE6833"/>
    <w:rsid w:val="00DE68C9"/>
    <w:rsid w:val="00DE696C"/>
    <w:rsid w:val="00DE6B99"/>
    <w:rsid w:val="00DE6C0F"/>
    <w:rsid w:val="00DE6C5D"/>
    <w:rsid w:val="00DE6C6D"/>
    <w:rsid w:val="00DE6DEE"/>
    <w:rsid w:val="00DE6E51"/>
    <w:rsid w:val="00DE7085"/>
    <w:rsid w:val="00DE71B0"/>
    <w:rsid w:val="00DE71EE"/>
    <w:rsid w:val="00DE72E6"/>
    <w:rsid w:val="00DE72E7"/>
    <w:rsid w:val="00DE7398"/>
    <w:rsid w:val="00DE74BE"/>
    <w:rsid w:val="00DE7560"/>
    <w:rsid w:val="00DE7680"/>
    <w:rsid w:val="00DE76A3"/>
    <w:rsid w:val="00DE76F7"/>
    <w:rsid w:val="00DE7747"/>
    <w:rsid w:val="00DE77DB"/>
    <w:rsid w:val="00DE7882"/>
    <w:rsid w:val="00DE78DD"/>
    <w:rsid w:val="00DE78FD"/>
    <w:rsid w:val="00DE7948"/>
    <w:rsid w:val="00DE7964"/>
    <w:rsid w:val="00DE7A8F"/>
    <w:rsid w:val="00DE7A9F"/>
    <w:rsid w:val="00DE7ADA"/>
    <w:rsid w:val="00DE7B4B"/>
    <w:rsid w:val="00DE7B80"/>
    <w:rsid w:val="00DE7C48"/>
    <w:rsid w:val="00DE7CF5"/>
    <w:rsid w:val="00DE7D62"/>
    <w:rsid w:val="00DE7F53"/>
    <w:rsid w:val="00DE7F67"/>
    <w:rsid w:val="00DF00BD"/>
    <w:rsid w:val="00DF011F"/>
    <w:rsid w:val="00DF0148"/>
    <w:rsid w:val="00DF0164"/>
    <w:rsid w:val="00DF0217"/>
    <w:rsid w:val="00DF0259"/>
    <w:rsid w:val="00DF02A3"/>
    <w:rsid w:val="00DF033D"/>
    <w:rsid w:val="00DF03E6"/>
    <w:rsid w:val="00DF04D9"/>
    <w:rsid w:val="00DF050F"/>
    <w:rsid w:val="00DF051B"/>
    <w:rsid w:val="00DF0549"/>
    <w:rsid w:val="00DF05CD"/>
    <w:rsid w:val="00DF0629"/>
    <w:rsid w:val="00DF0741"/>
    <w:rsid w:val="00DF0757"/>
    <w:rsid w:val="00DF0760"/>
    <w:rsid w:val="00DF089C"/>
    <w:rsid w:val="00DF094B"/>
    <w:rsid w:val="00DF0B17"/>
    <w:rsid w:val="00DF0B32"/>
    <w:rsid w:val="00DF0BC5"/>
    <w:rsid w:val="00DF0BD0"/>
    <w:rsid w:val="00DF0BEF"/>
    <w:rsid w:val="00DF0C3B"/>
    <w:rsid w:val="00DF0C44"/>
    <w:rsid w:val="00DF0C4F"/>
    <w:rsid w:val="00DF0E34"/>
    <w:rsid w:val="00DF0E48"/>
    <w:rsid w:val="00DF0E5C"/>
    <w:rsid w:val="00DF0EF7"/>
    <w:rsid w:val="00DF0F11"/>
    <w:rsid w:val="00DF0F91"/>
    <w:rsid w:val="00DF1012"/>
    <w:rsid w:val="00DF1140"/>
    <w:rsid w:val="00DF11D6"/>
    <w:rsid w:val="00DF1216"/>
    <w:rsid w:val="00DF1232"/>
    <w:rsid w:val="00DF1234"/>
    <w:rsid w:val="00DF128D"/>
    <w:rsid w:val="00DF12C4"/>
    <w:rsid w:val="00DF13B2"/>
    <w:rsid w:val="00DF13E7"/>
    <w:rsid w:val="00DF1517"/>
    <w:rsid w:val="00DF15DD"/>
    <w:rsid w:val="00DF163F"/>
    <w:rsid w:val="00DF1661"/>
    <w:rsid w:val="00DF168C"/>
    <w:rsid w:val="00DF169C"/>
    <w:rsid w:val="00DF16C3"/>
    <w:rsid w:val="00DF17AA"/>
    <w:rsid w:val="00DF1825"/>
    <w:rsid w:val="00DF1874"/>
    <w:rsid w:val="00DF1986"/>
    <w:rsid w:val="00DF1992"/>
    <w:rsid w:val="00DF19BA"/>
    <w:rsid w:val="00DF1A41"/>
    <w:rsid w:val="00DF1B21"/>
    <w:rsid w:val="00DF1BC2"/>
    <w:rsid w:val="00DF1C51"/>
    <w:rsid w:val="00DF1CBF"/>
    <w:rsid w:val="00DF1E47"/>
    <w:rsid w:val="00DF1ED1"/>
    <w:rsid w:val="00DF1EFF"/>
    <w:rsid w:val="00DF1F1D"/>
    <w:rsid w:val="00DF217C"/>
    <w:rsid w:val="00DF21C6"/>
    <w:rsid w:val="00DF21CC"/>
    <w:rsid w:val="00DF2265"/>
    <w:rsid w:val="00DF23A8"/>
    <w:rsid w:val="00DF24F1"/>
    <w:rsid w:val="00DF24F6"/>
    <w:rsid w:val="00DF25E7"/>
    <w:rsid w:val="00DF2647"/>
    <w:rsid w:val="00DF2654"/>
    <w:rsid w:val="00DF26A4"/>
    <w:rsid w:val="00DF26FF"/>
    <w:rsid w:val="00DF28A0"/>
    <w:rsid w:val="00DF28FF"/>
    <w:rsid w:val="00DF29B1"/>
    <w:rsid w:val="00DF29E1"/>
    <w:rsid w:val="00DF2A35"/>
    <w:rsid w:val="00DF2A3F"/>
    <w:rsid w:val="00DF2A88"/>
    <w:rsid w:val="00DF2B9F"/>
    <w:rsid w:val="00DF2BF8"/>
    <w:rsid w:val="00DF2C96"/>
    <w:rsid w:val="00DF2DF7"/>
    <w:rsid w:val="00DF2F1C"/>
    <w:rsid w:val="00DF2F21"/>
    <w:rsid w:val="00DF2F30"/>
    <w:rsid w:val="00DF2F4C"/>
    <w:rsid w:val="00DF2F63"/>
    <w:rsid w:val="00DF2F91"/>
    <w:rsid w:val="00DF2FC1"/>
    <w:rsid w:val="00DF2FE3"/>
    <w:rsid w:val="00DF309B"/>
    <w:rsid w:val="00DF30BC"/>
    <w:rsid w:val="00DF30FF"/>
    <w:rsid w:val="00DF3218"/>
    <w:rsid w:val="00DF3505"/>
    <w:rsid w:val="00DF36CC"/>
    <w:rsid w:val="00DF3738"/>
    <w:rsid w:val="00DF37F3"/>
    <w:rsid w:val="00DF380D"/>
    <w:rsid w:val="00DF3894"/>
    <w:rsid w:val="00DF3909"/>
    <w:rsid w:val="00DF3932"/>
    <w:rsid w:val="00DF3936"/>
    <w:rsid w:val="00DF3999"/>
    <w:rsid w:val="00DF399E"/>
    <w:rsid w:val="00DF3A6F"/>
    <w:rsid w:val="00DF3A96"/>
    <w:rsid w:val="00DF3BE5"/>
    <w:rsid w:val="00DF3C06"/>
    <w:rsid w:val="00DF3C7A"/>
    <w:rsid w:val="00DF3C8A"/>
    <w:rsid w:val="00DF3D54"/>
    <w:rsid w:val="00DF3DF9"/>
    <w:rsid w:val="00DF3E6D"/>
    <w:rsid w:val="00DF3F25"/>
    <w:rsid w:val="00DF3FCE"/>
    <w:rsid w:val="00DF4040"/>
    <w:rsid w:val="00DF406F"/>
    <w:rsid w:val="00DF44BF"/>
    <w:rsid w:val="00DF4589"/>
    <w:rsid w:val="00DF4660"/>
    <w:rsid w:val="00DF4685"/>
    <w:rsid w:val="00DF47EE"/>
    <w:rsid w:val="00DF4825"/>
    <w:rsid w:val="00DF4841"/>
    <w:rsid w:val="00DF4857"/>
    <w:rsid w:val="00DF4A17"/>
    <w:rsid w:val="00DF4ADF"/>
    <w:rsid w:val="00DF4CB3"/>
    <w:rsid w:val="00DF4CE1"/>
    <w:rsid w:val="00DF4D61"/>
    <w:rsid w:val="00DF4DEF"/>
    <w:rsid w:val="00DF4E22"/>
    <w:rsid w:val="00DF4EB1"/>
    <w:rsid w:val="00DF4ECB"/>
    <w:rsid w:val="00DF4F58"/>
    <w:rsid w:val="00DF5144"/>
    <w:rsid w:val="00DF5169"/>
    <w:rsid w:val="00DF516B"/>
    <w:rsid w:val="00DF5194"/>
    <w:rsid w:val="00DF51A6"/>
    <w:rsid w:val="00DF51B2"/>
    <w:rsid w:val="00DF547A"/>
    <w:rsid w:val="00DF5489"/>
    <w:rsid w:val="00DF5581"/>
    <w:rsid w:val="00DF559D"/>
    <w:rsid w:val="00DF565E"/>
    <w:rsid w:val="00DF5675"/>
    <w:rsid w:val="00DF573F"/>
    <w:rsid w:val="00DF5883"/>
    <w:rsid w:val="00DF58F4"/>
    <w:rsid w:val="00DF5928"/>
    <w:rsid w:val="00DF597F"/>
    <w:rsid w:val="00DF5996"/>
    <w:rsid w:val="00DF59D8"/>
    <w:rsid w:val="00DF5A8A"/>
    <w:rsid w:val="00DF5B23"/>
    <w:rsid w:val="00DF5D20"/>
    <w:rsid w:val="00DF5D6B"/>
    <w:rsid w:val="00DF5E80"/>
    <w:rsid w:val="00DF5FC7"/>
    <w:rsid w:val="00DF5FF0"/>
    <w:rsid w:val="00DF6074"/>
    <w:rsid w:val="00DF61AA"/>
    <w:rsid w:val="00DF6221"/>
    <w:rsid w:val="00DF62BD"/>
    <w:rsid w:val="00DF62D9"/>
    <w:rsid w:val="00DF632E"/>
    <w:rsid w:val="00DF645A"/>
    <w:rsid w:val="00DF6489"/>
    <w:rsid w:val="00DF6504"/>
    <w:rsid w:val="00DF6599"/>
    <w:rsid w:val="00DF66C7"/>
    <w:rsid w:val="00DF6738"/>
    <w:rsid w:val="00DF683A"/>
    <w:rsid w:val="00DF6869"/>
    <w:rsid w:val="00DF689B"/>
    <w:rsid w:val="00DF68B0"/>
    <w:rsid w:val="00DF68C8"/>
    <w:rsid w:val="00DF6920"/>
    <w:rsid w:val="00DF693D"/>
    <w:rsid w:val="00DF6A1E"/>
    <w:rsid w:val="00DF6A44"/>
    <w:rsid w:val="00DF6B1F"/>
    <w:rsid w:val="00DF6B4B"/>
    <w:rsid w:val="00DF6B6A"/>
    <w:rsid w:val="00DF6F77"/>
    <w:rsid w:val="00DF6FEE"/>
    <w:rsid w:val="00DF7034"/>
    <w:rsid w:val="00DF707C"/>
    <w:rsid w:val="00DF7101"/>
    <w:rsid w:val="00DF72CE"/>
    <w:rsid w:val="00DF731A"/>
    <w:rsid w:val="00DF7331"/>
    <w:rsid w:val="00DF7332"/>
    <w:rsid w:val="00DF7363"/>
    <w:rsid w:val="00DF737D"/>
    <w:rsid w:val="00DF749D"/>
    <w:rsid w:val="00DF764D"/>
    <w:rsid w:val="00DF7735"/>
    <w:rsid w:val="00DF7756"/>
    <w:rsid w:val="00DF77C9"/>
    <w:rsid w:val="00DF77F9"/>
    <w:rsid w:val="00DF78A7"/>
    <w:rsid w:val="00DF78B5"/>
    <w:rsid w:val="00DF7947"/>
    <w:rsid w:val="00DF7975"/>
    <w:rsid w:val="00DF7991"/>
    <w:rsid w:val="00DF7A97"/>
    <w:rsid w:val="00DF7AA0"/>
    <w:rsid w:val="00DF7B1F"/>
    <w:rsid w:val="00DF7B84"/>
    <w:rsid w:val="00DF7C24"/>
    <w:rsid w:val="00DF7D15"/>
    <w:rsid w:val="00DF7D16"/>
    <w:rsid w:val="00DF7EAA"/>
    <w:rsid w:val="00DF7ECA"/>
    <w:rsid w:val="00DF7F38"/>
    <w:rsid w:val="00DF7F69"/>
    <w:rsid w:val="00DF7FA9"/>
    <w:rsid w:val="00E00027"/>
    <w:rsid w:val="00E000B5"/>
    <w:rsid w:val="00E00113"/>
    <w:rsid w:val="00E00208"/>
    <w:rsid w:val="00E002DA"/>
    <w:rsid w:val="00E00326"/>
    <w:rsid w:val="00E00409"/>
    <w:rsid w:val="00E00433"/>
    <w:rsid w:val="00E0052D"/>
    <w:rsid w:val="00E00545"/>
    <w:rsid w:val="00E00551"/>
    <w:rsid w:val="00E0058A"/>
    <w:rsid w:val="00E005BD"/>
    <w:rsid w:val="00E0073F"/>
    <w:rsid w:val="00E00786"/>
    <w:rsid w:val="00E007DB"/>
    <w:rsid w:val="00E00885"/>
    <w:rsid w:val="00E008A2"/>
    <w:rsid w:val="00E008F7"/>
    <w:rsid w:val="00E00957"/>
    <w:rsid w:val="00E00ADE"/>
    <w:rsid w:val="00E00BC9"/>
    <w:rsid w:val="00E00BCC"/>
    <w:rsid w:val="00E00BE8"/>
    <w:rsid w:val="00E00CF0"/>
    <w:rsid w:val="00E00D72"/>
    <w:rsid w:val="00E00DDF"/>
    <w:rsid w:val="00E00ED6"/>
    <w:rsid w:val="00E00F6A"/>
    <w:rsid w:val="00E00F8F"/>
    <w:rsid w:val="00E00F9F"/>
    <w:rsid w:val="00E0107A"/>
    <w:rsid w:val="00E01209"/>
    <w:rsid w:val="00E012BC"/>
    <w:rsid w:val="00E0140F"/>
    <w:rsid w:val="00E01559"/>
    <w:rsid w:val="00E016F8"/>
    <w:rsid w:val="00E0171A"/>
    <w:rsid w:val="00E017FE"/>
    <w:rsid w:val="00E01820"/>
    <w:rsid w:val="00E01830"/>
    <w:rsid w:val="00E01849"/>
    <w:rsid w:val="00E01993"/>
    <w:rsid w:val="00E019B1"/>
    <w:rsid w:val="00E01A13"/>
    <w:rsid w:val="00E01A7A"/>
    <w:rsid w:val="00E01ABD"/>
    <w:rsid w:val="00E01B22"/>
    <w:rsid w:val="00E01C82"/>
    <w:rsid w:val="00E01FD3"/>
    <w:rsid w:val="00E02074"/>
    <w:rsid w:val="00E020AB"/>
    <w:rsid w:val="00E021A3"/>
    <w:rsid w:val="00E02256"/>
    <w:rsid w:val="00E023D1"/>
    <w:rsid w:val="00E023FD"/>
    <w:rsid w:val="00E0240B"/>
    <w:rsid w:val="00E02459"/>
    <w:rsid w:val="00E02465"/>
    <w:rsid w:val="00E02467"/>
    <w:rsid w:val="00E0249E"/>
    <w:rsid w:val="00E024F3"/>
    <w:rsid w:val="00E025C1"/>
    <w:rsid w:val="00E02665"/>
    <w:rsid w:val="00E02847"/>
    <w:rsid w:val="00E0286F"/>
    <w:rsid w:val="00E02872"/>
    <w:rsid w:val="00E028F4"/>
    <w:rsid w:val="00E02A16"/>
    <w:rsid w:val="00E02A3F"/>
    <w:rsid w:val="00E02B27"/>
    <w:rsid w:val="00E02B89"/>
    <w:rsid w:val="00E02C93"/>
    <w:rsid w:val="00E02D66"/>
    <w:rsid w:val="00E02DAF"/>
    <w:rsid w:val="00E02DBF"/>
    <w:rsid w:val="00E02E2E"/>
    <w:rsid w:val="00E02F7B"/>
    <w:rsid w:val="00E02FF7"/>
    <w:rsid w:val="00E0304A"/>
    <w:rsid w:val="00E0305D"/>
    <w:rsid w:val="00E03100"/>
    <w:rsid w:val="00E031C1"/>
    <w:rsid w:val="00E031E1"/>
    <w:rsid w:val="00E0333D"/>
    <w:rsid w:val="00E033D9"/>
    <w:rsid w:val="00E03579"/>
    <w:rsid w:val="00E0366B"/>
    <w:rsid w:val="00E037A4"/>
    <w:rsid w:val="00E03807"/>
    <w:rsid w:val="00E03909"/>
    <w:rsid w:val="00E0394B"/>
    <w:rsid w:val="00E03976"/>
    <w:rsid w:val="00E03996"/>
    <w:rsid w:val="00E0399E"/>
    <w:rsid w:val="00E039C2"/>
    <w:rsid w:val="00E039C7"/>
    <w:rsid w:val="00E039D1"/>
    <w:rsid w:val="00E039FE"/>
    <w:rsid w:val="00E03B00"/>
    <w:rsid w:val="00E03B4E"/>
    <w:rsid w:val="00E03D3E"/>
    <w:rsid w:val="00E03D80"/>
    <w:rsid w:val="00E03E07"/>
    <w:rsid w:val="00E03E44"/>
    <w:rsid w:val="00E03E8C"/>
    <w:rsid w:val="00E03F5D"/>
    <w:rsid w:val="00E03FB4"/>
    <w:rsid w:val="00E04033"/>
    <w:rsid w:val="00E040C9"/>
    <w:rsid w:val="00E04113"/>
    <w:rsid w:val="00E041CE"/>
    <w:rsid w:val="00E0420D"/>
    <w:rsid w:val="00E042BC"/>
    <w:rsid w:val="00E042E2"/>
    <w:rsid w:val="00E04385"/>
    <w:rsid w:val="00E0442E"/>
    <w:rsid w:val="00E0444A"/>
    <w:rsid w:val="00E04469"/>
    <w:rsid w:val="00E044A8"/>
    <w:rsid w:val="00E044BD"/>
    <w:rsid w:val="00E0455A"/>
    <w:rsid w:val="00E04627"/>
    <w:rsid w:val="00E046B5"/>
    <w:rsid w:val="00E046C8"/>
    <w:rsid w:val="00E0473F"/>
    <w:rsid w:val="00E047E5"/>
    <w:rsid w:val="00E04885"/>
    <w:rsid w:val="00E04960"/>
    <w:rsid w:val="00E049A9"/>
    <w:rsid w:val="00E049B1"/>
    <w:rsid w:val="00E049D9"/>
    <w:rsid w:val="00E04A4E"/>
    <w:rsid w:val="00E04A74"/>
    <w:rsid w:val="00E04BA8"/>
    <w:rsid w:val="00E04CB1"/>
    <w:rsid w:val="00E04D6F"/>
    <w:rsid w:val="00E04D81"/>
    <w:rsid w:val="00E04E84"/>
    <w:rsid w:val="00E04F0A"/>
    <w:rsid w:val="00E05048"/>
    <w:rsid w:val="00E05068"/>
    <w:rsid w:val="00E05197"/>
    <w:rsid w:val="00E05213"/>
    <w:rsid w:val="00E052EB"/>
    <w:rsid w:val="00E05305"/>
    <w:rsid w:val="00E05492"/>
    <w:rsid w:val="00E054A2"/>
    <w:rsid w:val="00E0557E"/>
    <w:rsid w:val="00E05630"/>
    <w:rsid w:val="00E0566C"/>
    <w:rsid w:val="00E05762"/>
    <w:rsid w:val="00E05815"/>
    <w:rsid w:val="00E05857"/>
    <w:rsid w:val="00E0585E"/>
    <w:rsid w:val="00E059E6"/>
    <w:rsid w:val="00E05AB4"/>
    <w:rsid w:val="00E05B50"/>
    <w:rsid w:val="00E05B93"/>
    <w:rsid w:val="00E05BC5"/>
    <w:rsid w:val="00E05BDC"/>
    <w:rsid w:val="00E05CDC"/>
    <w:rsid w:val="00E05D88"/>
    <w:rsid w:val="00E05DA1"/>
    <w:rsid w:val="00E05DA8"/>
    <w:rsid w:val="00E05ED4"/>
    <w:rsid w:val="00E05F35"/>
    <w:rsid w:val="00E05FDF"/>
    <w:rsid w:val="00E0600F"/>
    <w:rsid w:val="00E060A9"/>
    <w:rsid w:val="00E060AA"/>
    <w:rsid w:val="00E060AD"/>
    <w:rsid w:val="00E060B3"/>
    <w:rsid w:val="00E0610D"/>
    <w:rsid w:val="00E0623E"/>
    <w:rsid w:val="00E06257"/>
    <w:rsid w:val="00E06322"/>
    <w:rsid w:val="00E06342"/>
    <w:rsid w:val="00E06378"/>
    <w:rsid w:val="00E063E0"/>
    <w:rsid w:val="00E06411"/>
    <w:rsid w:val="00E064BF"/>
    <w:rsid w:val="00E0651A"/>
    <w:rsid w:val="00E065FC"/>
    <w:rsid w:val="00E0665C"/>
    <w:rsid w:val="00E06822"/>
    <w:rsid w:val="00E0686A"/>
    <w:rsid w:val="00E068C2"/>
    <w:rsid w:val="00E06996"/>
    <w:rsid w:val="00E069BD"/>
    <w:rsid w:val="00E06B00"/>
    <w:rsid w:val="00E06B9A"/>
    <w:rsid w:val="00E06BC7"/>
    <w:rsid w:val="00E06C31"/>
    <w:rsid w:val="00E06C94"/>
    <w:rsid w:val="00E06CB3"/>
    <w:rsid w:val="00E06D0C"/>
    <w:rsid w:val="00E06EC1"/>
    <w:rsid w:val="00E06FB5"/>
    <w:rsid w:val="00E07063"/>
    <w:rsid w:val="00E074DB"/>
    <w:rsid w:val="00E07520"/>
    <w:rsid w:val="00E07593"/>
    <w:rsid w:val="00E075C2"/>
    <w:rsid w:val="00E07747"/>
    <w:rsid w:val="00E077F5"/>
    <w:rsid w:val="00E0788E"/>
    <w:rsid w:val="00E07892"/>
    <w:rsid w:val="00E07977"/>
    <w:rsid w:val="00E07994"/>
    <w:rsid w:val="00E07A08"/>
    <w:rsid w:val="00E07A49"/>
    <w:rsid w:val="00E07AB4"/>
    <w:rsid w:val="00E07AD4"/>
    <w:rsid w:val="00E07B16"/>
    <w:rsid w:val="00E07B8C"/>
    <w:rsid w:val="00E07C6E"/>
    <w:rsid w:val="00E07D02"/>
    <w:rsid w:val="00E07DF1"/>
    <w:rsid w:val="00E07F0F"/>
    <w:rsid w:val="00E100F9"/>
    <w:rsid w:val="00E10149"/>
    <w:rsid w:val="00E102D9"/>
    <w:rsid w:val="00E10319"/>
    <w:rsid w:val="00E103C5"/>
    <w:rsid w:val="00E103D2"/>
    <w:rsid w:val="00E1043F"/>
    <w:rsid w:val="00E1045F"/>
    <w:rsid w:val="00E104A1"/>
    <w:rsid w:val="00E10571"/>
    <w:rsid w:val="00E105A8"/>
    <w:rsid w:val="00E105D8"/>
    <w:rsid w:val="00E105DE"/>
    <w:rsid w:val="00E106B1"/>
    <w:rsid w:val="00E108B6"/>
    <w:rsid w:val="00E108C5"/>
    <w:rsid w:val="00E1091B"/>
    <w:rsid w:val="00E10A2E"/>
    <w:rsid w:val="00E10A82"/>
    <w:rsid w:val="00E10A8F"/>
    <w:rsid w:val="00E10AAB"/>
    <w:rsid w:val="00E10D11"/>
    <w:rsid w:val="00E10DF1"/>
    <w:rsid w:val="00E10EA0"/>
    <w:rsid w:val="00E10F96"/>
    <w:rsid w:val="00E10FCE"/>
    <w:rsid w:val="00E1102F"/>
    <w:rsid w:val="00E11080"/>
    <w:rsid w:val="00E1120B"/>
    <w:rsid w:val="00E112E5"/>
    <w:rsid w:val="00E113B8"/>
    <w:rsid w:val="00E113DB"/>
    <w:rsid w:val="00E115B3"/>
    <w:rsid w:val="00E115E3"/>
    <w:rsid w:val="00E117B6"/>
    <w:rsid w:val="00E118AE"/>
    <w:rsid w:val="00E11AD9"/>
    <w:rsid w:val="00E11B88"/>
    <w:rsid w:val="00E11BB6"/>
    <w:rsid w:val="00E11BBF"/>
    <w:rsid w:val="00E11C3F"/>
    <w:rsid w:val="00E11CE2"/>
    <w:rsid w:val="00E11E1D"/>
    <w:rsid w:val="00E11E9F"/>
    <w:rsid w:val="00E11F1D"/>
    <w:rsid w:val="00E11F24"/>
    <w:rsid w:val="00E11FE6"/>
    <w:rsid w:val="00E12021"/>
    <w:rsid w:val="00E12042"/>
    <w:rsid w:val="00E12105"/>
    <w:rsid w:val="00E12112"/>
    <w:rsid w:val="00E12176"/>
    <w:rsid w:val="00E1219E"/>
    <w:rsid w:val="00E12204"/>
    <w:rsid w:val="00E1222A"/>
    <w:rsid w:val="00E12282"/>
    <w:rsid w:val="00E12320"/>
    <w:rsid w:val="00E1234C"/>
    <w:rsid w:val="00E1235A"/>
    <w:rsid w:val="00E12361"/>
    <w:rsid w:val="00E125D9"/>
    <w:rsid w:val="00E12740"/>
    <w:rsid w:val="00E1288D"/>
    <w:rsid w:val="00E12926"/>
    <w:rsid w:val="00E12953"/>
    <w:rsid w:val="00E12A18"/>
    <w:rsid w:val="00E12A98"/>
    <w:rsid w:val="00E12C6D"/>
    <w:rsid w:val="00E12DA0"/>
    <w:rsid w:val="00E12E28"/>
    <w:rsid w:val="00E12E30"/>
    <w:rsid w:val="00E12E78"/>
    <w:rsid w:val="00E12EF1"/>
    <w:rsid w:val="00E12F3D"/>
    <w:rsid w:val="00E13132"/>
    <w:rsid w:val="00E13134"/>
    <w:rsid w:val="00E13137"/>
    <w:rsid w:val="00E13285"/>
    <w:rsid w:val="00E132B2"/>
    <w:rsid w:val="00E13335"/>
    <w:rsid w:val="00E1339B"/>
    <w:rsid w:val="00E133E6"/>
    <w:rsid w:val="00E1340A"/>
    <w:rsid w:val="00E134FD"/>
    <w:rsid w:val="00E1358A"/>
    <w:rsid w:val="00E13607"/>
    <w:rsid w:val="00E1362A"/>
    <w:rsid w:val="00E1363E"/>
    <w:rsid w:val="00E13716"/>
    <w:rsid w:val="00E1384E"/>
    <w:rsid w:val="00E138F8"/>
    <w:rsid w:val="00E13999"/>
    <w:rsid w:val="00E139A6"/>
    <w:rsid w:val="00E139FF"/>
    <w:rsid w:val="00E13ABB"/>
    <w:rsid w:val="00E13AFC"/>
    <w:rsid w:val="00E13B7C"/>
    <w:rsid w:val="00E13BE0"/>
    <w:rsid w:val="00E13D7A"/>
    <w:rsid w:val="00E13D9C"/>
    <w:rsid w:val="00E13F53"/>
    <w:rsid w:val="00E13FD2"/>
    <w:rsid w:val="00E13FE2"/>
    <w:rsid w:val="00E14044"/>
    <w:rsid w:val="00E14069"/>
    <w:rsid w:val="00E140A8"/>
    <w:rsid w:val="00E140D2"/>
    <w:rsid w:val="00E14183"/>
    <w:rsid w:val="00E14230"/>
    <w:rsid w:val="00E14247"/>
    <w:rsid w:val="00E14338"/>
    <w:rsid w:val="00E1438B"/>
    <w:rsid w:val="00E14411"/>
    <w:rsid w:val="00E14564"/>
    <w:rsid w:val="00E14623"/>
    <w:rsid w:val="00E146AC"/>
    <w:rsid w:val="00E147A9"/>
    <w:rsid w:val="00E14849"/>
    <w:rsid w:val="00E1488E"/>
    <w:rsid w:val="00E14A4D"/>
    <w:rsid w:val="00E14B84"/>
    <w:rsid w:val="00E14C87"/>
    <w:rsid w:val="00E14DB5"/>
    <w:rsid w:val="00E14DCF"/>
    <w:rsid w:val="00E14E64"/>
    <w:rsid w:val="00E14EEF"/>
    <w:rsid w:val="00E14EF8"/>
    <w:rsid w:val="00E14F7B"/>
    <w:rsid w:val="00E14FF7"/>
    <w:rsid w:val="00E1505E"/>
    <w:rsid w:val="00E150EB"/>
    <w:rsid w:val="00E15119"/>
    <w:rsid w:val="00E1519C"/>
    <w:rsid w:val="00E15333"/>
    <w:rsid w:val="00E15343"/>
    <w:rsid w:val="00E153DA"/>
    <w:rsid w:val="00E15435"/>
    <w:rsid w:val="00E154C9"/>
    <w:rsid w:val="00E15564"/>
    <w:rsid w:val="00E1556F"/>
    <w:rsid w:val="00E1559B"/>
    <w:rsid w:val="00E15786"/>
    <w:rsid w:val="00E157B5"/>
    <w:rsid w:val="00E1595C"/>
    <w:rsid w:val="00E1598B"/>
    <w:rsid w:val="00E159E3"/>
    <w:rsid w:val="00E15A37"/>
    <w:rsid w:val="00E15A86"/>
    <w:rsid w:val="00E15AE9"/>
    <w:rsid w:val="00E15C63"/>
    <w:rsid w:val="00E15C74"/>
    <w:rsid w:val="00E15EFC"/>
    <w:rsid w:val="00E16096"/>
    <w:rsid w:val="00E160D1"/>
    <w:rsid w:val="00E161BA"/>
    <w:rsid w:val="00E162E7"/>
    <w:rsid w:val="00E1635D"/>
    <w:rsid w:val="00E16376"/>
    <w:rsid w:val="00E163A2"/>
    <w:rsid w:val="00E16571"/>
    <w:rsid w:val="00E165E4"/>
    <w:rsid w:val="00E167B9"/>
    <w:rsid w:val="00E16898"/>
    <w:rsid w:val="00E168F7"/>
    <w:rsid w:val="00E169BB"/>
    <w:rsid w:val="00E16AA3"/>
    <w:rsid w:val="00E16B1D"/>
    <w:rsid w:val="00E16B3A"/>
    <w:rsid w:val="00E16B40"/>
    <w:rsid w:val="00E16C65"/>
    <w:rsid w:val="00E16C85"/>
    <w:rsid w:val="00E16D24"/>
    <w:rsid w:val="00E16D35"/>
    <w:rsid w:val="00E16DCD"/>
    <w:rsid w:val="00E16E1E"/>
    <w:rsid w:val="00E16E74"/>
    <w:rsid w:val="00E16EFD"/>
    <w:rsid w:val="00E16FA6"/>
    <w:rsid w:val="00E16FC6"/>
    <w:rsid w:val="00E16FD5"/>
    <w:rsid w:val="00E16FED"/>
    <w:rsid w:val="00E17018"/>
    <w:rsid w:val="00E1707E"/>
    <w:rsid w:val="00E172B8"/>
    <w:rsid w:val="00E174F0"/>
    <w:rsid w:val="00E1756B"/>
    <w:rsid w:val="00E17634"/>
    <w:rsid w:val="00E17779"/>
    <w:rsid w:val="00E17931"/>
    <w:rsid w:val="00E179E7"/>
    <w:rsid w:val="00E17A39"/>
    <w:rsid w:val="00E17E29"/>
    <w:rsid w:val="00E17EB7"/>
    <w:rsid w:val="00E17F22"/>
    <w:rsid w:val="00E17F87"/>
    <w:rsid w:val="00E200F2"/>
    <w:rsid w:val="00E2028F"/>
    <w:rsid w:val="00E203E2"/>
    <w:rsid w:val="00E2047B"/>
    <w:rsid w:val="00E2048D"/>
    <w:rsid w:val="00E204D9"/>
    <w:rsid w:val="00E20572"/>
    <w:rsid w:val="00E20605"/>
    <w:rsid w:val="00E206E8"/>
    <w:rsid w:val="00E20905"/>
    <w:rsid w:val="00E209D5"/>
    <w:rsid w:val="00E20B15"/>
    <w:rsid w:val="00E20D2E"/>
    <w:rsid w:val="00E20E0B"/>
    <w:rsid w:val="00E20E5A"/>
    <w:rsid w:val="00E20F29"/>
    <w:rsid w:val="00E210AB"/>
    <w:rsid w:val="00E2116F"/>
    <w:rsid w:val="00E212AF"/>
    <w:rsid w:val="00E212C5"/>
    <w:rsid w:val="00E21379"/>
    <w:rsid w:val="00E21429"/>
    <w:rsid w:val="00E214C0"/>
    <w:rsid w:val="00E21717"/>
    <w:rsid w:val="00E21733"/>
    <w:rsid w:val="00E21767"/>
    <w:rsid w:val="00E21789"/>
    <w:rsid w:val="00E21808"/>
    <w:rsid w:val="00E2181C"/>
    <w:rsid w:val="00E21836"/>
    <w:rsid w:val="00E21890"/>
    <w:rsid w:val="00E2192F"/>
    <w:rsid w:val="00E219EA"/>
    <w:rsid w:val="00E219F1"/>
    <w:rsid w:val="00E21A23"/>
    <w:rsid w:val="00E21A60"/>
    <w:rsid w:val="00E21AAE"/>
    <w:rsid w:val="00E21ADF"/>
    <w:rsid w:val="00E21BD6"/>
    <w:rsid w:val="00E21C37"/>
    <w:rsid w:val="00E21C67"/>
    <w:rsid w:val="00E21CBD"/>
    <w:rsid w:val="00E21CEC"/>
    <w:rsid w:val="00E21D02"/>
    <w:rsid w:val="00E21D9F"/>
    <w:rsid w:val="00E21DCE"/>
    <w:rsid w:val="00E21DF4"/>
    <w:rsid w:val="00E21DF8"/>
    <w:rsid w:val="00E21E58"/>
    <w:rsid w:val="00E2205C"/>
    <w:rsid w:val="00E22078"/>
    <w:rsid w:val="00E22101"/>
    <w:rsid w:val="00E221AF"/>
    <w:rsid w:val="00E22235"/>
    <w:rsid w:val="00E22292"/>
    <w:rsid w:val="00E223FC"/>
    <w:rsid w:val="00E22407"/>
    <w:rsid w:val="00E2249E"/>
    <w:rsid w:val="00E2249F"/>
    <w:rsid w:val="00E2255D"/>
    <w:rsid w:val="00E22589"/>
    <w:rsid w:val="00E225C8"/>
    <w:rsid w:val="00E225F8"/>
    <w:rsid w:val="00E2265F"/>
    <w:rsid w:val="00E226FE"/>
    <w:rsid w:val="00E2276F"/>
    <w:rsid w:val="00E22897"/>
    <w:rsid w:val="00E2289F"/>
    <w:rsid w:val="00E22971"/>
    <w:rsid w:val="00E2297F"/>
    <w:rsid w:val="00E22AC7"/>
    <w:rsid w:val="00E22AFE"/>
    <w:rsid w:val="00E22BA4"/>
    <w:rsid w:val="00E22BA7"/>
    <w:rsid w:val="00E22BC0"/>
    <w:rsid w:val="00E22C94"/>
    <w:rsid w:val="00E22CAB"/>
    <w:rsid w:val="00E22CEF"/>
    <w:rsid w:val="00E22CF2"/>
    <w:rsid w:val="00E22D97"/>
    <w:rsid w:val="00E22EEA"/>
    <w:rsid w:val="00E22F2B"/>
    <w:rsid w:val="00E22F59"/>
    <w:rsid w:val="00E23020"/>
    <w:rsid w:val="00E230ED"/>
    <w:rsid w:val="00E231EA"/>
    <w:rsid w:val="00E233DA"/>
    <w:rsid w:val="00E23415"/>
    <w:rsid w:val="00E23466"/>
    <w:rsid w:val="00E234B8"/>
    <w:rsid w:val="00E234D6"/>
    <w:rsid w:val="00E234D8"/>
    <w:rsid w:val="00E23504"/>
    <w:rsid w:val="00E23585"/>
    <w:rsid w:val="00E235C9"/>
    <w:rsid w:val="00E2368A"/>
    <w:rsid w:val="00E237A1"/>
    <w:rsid w:val="00E23910"/>
    <w:rsid w:val="00E2392F"/>
    <w:rsid w:val="00E2398F"/>
    <w:rsid w:val="00E239B7"/>
    <w:rsid w:val="00E239D3"/>
    <w:rsid w:val="00E23A64"/>
    <w:rsid w:val="00E23B2A"/>
    <w:rsid w:val="00E23BBA"/>
    <w:rsid w:val="00E23BED"/>
    <w:rsid w:val="00E23C87"/>
    <w:rsid w:val="00E23DB3"/>
    <w:rsid w:val="00E23F36"/>
    <w:rsid w:val="00E23F80"/>
    <w:rsid w:val="00E24155"/>
    <w:rsid w:val="00E24245"/>
    <w:rsid w:val="00E242A5"/>
    <w:rsid w:val="00E243FC"/>
    <w:rsid w:val="00E24603"/>
    <w:rsid w:val="00E2460D"/>
    <w:rsid w:val="00E24724"/>
    <w:rsid w:val="00E247A4"/>
    <w:rsid w:val="00E249D3"/>
    <w:rsid w:val="00E24A1E"/>
    <w:rsid w:val="00E24AD6"/>
    <w:rsid w:val="00E24AE5"/>
    <w:rsid w:val="00E24AEF"/>
    <w:rsid w:val="00E24C39"/>
    <w:rsid w:val="00E24C74"/>
    <w:rsid w:val="00E24DCC"/>
    <w:rsid w:val="00E24DF4"/>
    <w:rsid w:val="00E2507F"/>
    <w:rsid w:val="00E25084"/>
    <w:rsid w:val="00E2508A"/>
    <w:rsid w:val="00E25173"/>
    <w:rsid w:val="00E251C0"/>
    <w:rsid w:val="00E251E9"/>
    <w:rsid w:val="00E2521A"/>
    <w:rsid w:val="00E25269"/>
    <w:rsid w:val="00E2532F"/>
    <w:rsid w:val="00E253AA"/>
    <w:rsid w:val="00E25464"/>
    <w:rsid w:val="00E2547A"/>
    <w:rsid w:val="00E25560"/>
    <w:rsid w:val="00E25656"/>
    <w:rsid w:val="00E25676"/>
    <w:rsid w:val="00E2577C"/>
    <w:rsid w:val="00E258FA"/>
    <w:rsid w:val="00E25AB6"/>
    <w:rsid w:val="00E25B08"/>
    <w:rsid w:val="00E25B25"/>
    <w:rsid w:val="00E25B37"/>
    <w:rsid w:val="00E25B41"/>
    <w:rsid w:val="00E25CDD"/>
    <w:rsid w:val="00E25D65"/>
    <w:rsid w:val="00E25DA1"/>
    <w:rsid w:val="00E25DE8"/>
    <w:rsid w:val="00E25E8B"/>
    <w:rsid w:val="00E25F0C"/>
    <w:rsid w:val="00E25F2C"/>
    <w:rsid w:val="00E25F60"/>
    <w:rsid w:val="00E25FCE"/>
    <w:rsid w:val="00E26018"/>
    <w:rsid w:val="00E26044"/>
    <w:rsid w:val="00E2610D"/>
    <w:rsid w:val="00E26315"/>
    <w:rsid w:val="00E2648C"/>
    <w:rsid w:val="00E264D2"/>
    <w:rsid w:val="00E26541"/>
    <w:rsid w:val="00E2654D"/>
    <w:rsid w:val="00E2657D"/>
    <w:rsid w:val="00E2663E"/>
    <w:rsid w:val="00E2668D"/>
    <w:rsid w:val="00E266A2"/>
    <w:rsid w:val="00E2670E"/>
    <w:rsid w:val="00E26719"/>
    <w:rsid w:val="00E267E1"/>
    <w:rsid w:val="00E26852"/>
    <w:rsid w:val="00E268AD"/>
    <w:rsid w:val="00E268FA"/>
    <w:rsid w:val="00E26929"/>
    <w:rsid w:val="00E26971"/>
    <w:rsid w:val="00E269FF"/>
    <w:rsid w:val="00E26A91"/>
    <w:rsid w:val="00E26AD3"/>
    <w:rsid w:val="00E26AFD"/>
    <w:rsid w:val="00E26BA9"/>
    <w:rsid w:val="00E26BB0"/>
    <w:rsid w:val="00E26C16"/>
    <w:rsid w:val="00E26E22"/>
    <w:rsid w:val="00E26E3A"/>
    <w:rsid w:val="00E26E52"/>
    <w:rsid w:val="00E26E89"/>
    <w:rsid w:val="00E27075"/>
    <w:rsid w:val="00E27091"/>
    <w:rsid w:val="00E27178"/>
    <w:rsid w:val="00E271C8"/>
    <w:rsid w:val="00E271D0"/>
    <w:rsid w:val="00E272CC"/>
    <w:rsid w:val="00E2731E"/>
    <w:rsid w:val="00E27515"/>
    <w:rsid w:val="00E27683"/>
    <w:rsid w:val="00E277BB"/>
    <w:rsid w:val="00E2782C"/>
    <w:rsid w:val="00E278A2"/>
    <w:rsid w:val="00E27902"/>
    <w:rsid w:val="00E27BB5"/>
    <w:rsid w:val="00E27C37"/>
    <w:rsid w:val="00E27E4E"/>
    <w:rsid w:val="00E27E89"/>
    <w:rsid w:val="00E30094"/>
    <w:rsid w:val="00E300CD"/>
    <w:rsid w:val="00E300F9"/>
    <w:rsid w:val="00E3015C"/>
    <w:rsid w:val="00E3016E"/>
    <w:rsid w:val="00E301D3"/>
    <w:rsid w:val="00E30221"/>
    <w:rsid w:val="00E3026C"/>
    <w:rsid w:val="00E30363"/>
    <w:rsid w:val="00E30375"/>
    <w:rsid w:val="00E3042D"/>
    <w:rsid w:val="00E30457"/>
    <w:rsid w:val="00E3051C"/>
    <w:rsid w:val="00E307B6"/>
    <w:rsid w:val="00E3084A"/>
    <w:rsid w:val="00E3084D"/>
    <w:rsid w:val="00E30853"/>
    <w:rsid w:val="00E3094F"/>
    <w:rsid w:val="00E309CC"/>
    <w:rsid w:val="00E309E1"/>
    <w:rsid w:val="00E30A05"/>
    <w:rsid w:val="00E30A4B"/>
    <w:rsid w:val="00E30A4D"/>
    <w:rsid w:val="00E30B6B"/>
    <w:rsid w:val="00E30B97"/>
    <w:rsid w:val="00E30BA9"/>
    <w:rsid w:val="00E30CE1"/>
    <w:rsid w:val="00E30DFC"/>
    <w:rsid w:val="00E30E56"/>
    <w:rsid w:val="00E30E64"/>
    <w:rsid w:val="00E30E66"/>
    <w:rsid w:val="00E30E96"/>
    <w:rsid w:val="00E30EAC"/>
    <w:rsid w:val="00E30EBE"/>
    <w:rsid w:val="00E30F44"/>
    <w:rsid w:val="00E30F4D"/>
    <w:rsid w:val="00E3106D"/>
    <w:rsid w:val="00E310D2"/>
    <w:rsid w:val="00E31103"/>
    <w:rsid w:val="00E3111D"/>
    <w:rsid w:val="00E311F3"/>
    <w:rsid w:val="00E31221"/>
    <w:rsid w:val="00E312A0"/>
    <w:rsid w:val="00E3137C"/>
    <w:rsid w:val="00E3138B"/>
    <w:rsid w:val="00E3142C"/>
    <w:rsid w:val="00E31479"/>
    <w:rsid w:val="00E31487"/>
    <w:rsid w:val="00E31566"/>
    <w:rsid w:val="00E31A9A"/>
    <w:rsid w:val="00E31B47"/>
    <w:rsid w:val="00E31B49"/>
    <w:rsid w:val="00E31BD3"/>
    <w:rsid w:val="00E31CA5"/>
    <w:rsid w:val="00E31CE7"/>
    <w:rsid w:val="00E31D84"/>
    <w:rsid w:val="00E31DD7"/>
    <w:rsid w:val="00E31F5C"/>
    <w:rsid w:val="00E31FAD"/>
    <w:rsid w:val="00E32157"/>
    <w:rsid w:val="00E3215F"/>
    <w:rsid w:val="00E32241"/>
    <w:rsid w:val="00E32265"/>
    <w:rsid w:val="00E32301"/>
    <w:rsid w:val="00E324C8"/>
    <w:rsid w:val="00E32501"/>
    <w:rsid w:val="00E32510"/>
    <w:rsid w:val="00E325AA"/>
    <w:rsid w:val="00E32678"/>
    <w:rsid w:val="00E326C8"/>
    <w:rsid w:val="00E326F5"/>
    <w:rsid w:val="00E32714"/>
    <w:rsid w:val="00E32748"/>
    <w:rsid w:val="00E32768"/>
    <w:rsid w:val="00E327B3"/>
    <w:rsid w:val="00E329F2"/>
    <w:rsid w:val="00E329F8"/>
    <w:rsid w:val="00E32A4A"/>
    <w:rsid w:val="00E32AC1"/>
    <w:rsid w:val="00E32AE0"/>
    <w:rsid w:val="00E32B16"/>
    <w:rsid w:val="00E32C1F"/>
    <w:rsid w:val="00E32C42"/>
    <w:rsid w:val="00E32C5D"/>
    <w:rsid w:val="00E32CD1"/>
    <w:rsid w:val="00E32CF7"/>
    <w:rsid w:val="00E32D7A"/>
    <w:rsid w:val="00E32E92"/>
    <w:rsid w:val="00E32FEA"/>
    <w:rsid w:val="00E33074"/>
    <w:rsid w:val="00E33118"/>
    <w:rsid w:val="00E33129"/>
    <w:rsid w:val="00E33178"/>
    <w:rsid w:val="00E33209"/>
    <w:rsid w:val="00E334FD"/>
    <w:rsid w:val="00E3352E"/>
    <w:rsid w:val="00E33540"/>
    <w:rsid w:val="00E33755"/>
    <w:rsid w:val="00E33972"/>
    <w:rsid w:val="00E339C1"/>
    <w:rsid w:val="00E33A74"/>
    <w:rsid w:val="00E33B33"/>
    <w:rsid w:val="00E33B3D"/>
    <w:rsid w:val="00E33CA5"/>
    <w:rsid w:val="00E33E54"/>
    <w:rsid w:val="00E33EF5"/>
    <w:rsid w:val="00E34076"/>
    <w:rsid w:val="00E340F3"/>
    <w:rsid w:val="00E3416D"/>
    <w:rsid w:val="00E342ED"/>
    <w:rsid w:val="00E34319"/>
    <w:rsid w:val="00E34352"/>
    <w:rsid w:val="00E3438D"/>
    <w:rsid w:val="00E34395"/>
    <w:rsid w:val="00E34397"/>
    <w:rsid w:val="00E3445F"/>
    <w:rsid w:val="00E3457D"/>
    <w:rsid w:val="00E3457E"/>
    <w:rsid w:val="00E345E8"/>
    <w:rsid w:val="00E346CD"/>
    <w:rsid w:val="00E34968"/>
    <w:rsid w:val="00E349B8"/>
    <w:rsid w:val="00E34A8F"/>
    <w:rsid w:val="00E34AC7"/>
    <w:rsid w:val="00E34AE5"/>
    <w:rsid w:val="00E34C1F"/>
    <w:rsid w:val="00E34C76"/>
    <w:rsid w:val="00E34C86"/>
    <w:rsid w:val="00E34D34"/>
    <w:rsid w:val="00E34D62"/>
    <w:rsid w:val="00E34E80"/>
    <w:rsid w:val="00E34EBB"/>
    <w:rsid w:val="00E34FA1"/>
    <w:rsid w:val="00E350F6"/>
    <w:rsid w:val="00E3513A"/>
    <w:rsid w:val="00E3517D"/>
    <w:rsid w:val="00E3518D"/>
    <w:rsid w:val="00E351DB"/>
    <w:rsid w:val="00E353B3"/>
    <w:rsid w:val="00E355D0"/>
    <w:rsid w:val="00E355D6"/>
    <w:rsid w:val="00E35686"/>
    <w:rsid w:val="00E3570D"/>
    <w:rsid w:val="00E3586F"/>
    <w:rsid w:val="00E35972"/>
    <w:rsid w:val="00E359ED"/>
    <w:rsid w:val="00E35AAE"/>
    <w:rsid w:val="00E35B43"/>
    <w:rsid w:val="00E35B5B"/>
    <w:rsid w:val="00E35BB3"/>
    <w:rsid w:val="00E35BDA"/>
    <w:rsid w:val="00E35BDC"/>
    <w:rsid w:val="00E35D7A"/>
    <w:rsid w:val="00E35DF1"/>
    <w:rsid w:val="00E35EF2"/>
    <w:rsid w:val="00E35EFC"/>
    <w:rsid w:val="00E36027"/>
    <w:rsid w:val="00E3603D"/>
    <w:rsid w:val="00E36045"/>
    <w:rsid w:val="00E36097"/>
    <w:rsid w:val="00E36112"/>
    <w:rsid w:val="00E361BA"/>
    <w:rsid w:val="00E361FE"/>
    <w:rsid w:val="00E36203"/>
    <w:rsid w:val="00E36241"/>
    <w:rsid w:val="00E3630D"/>
    <w:rsid w:val="00E364A6"/>
    <w:rsid w:val="00E36567"/>
    <w:rsid w:val="00E3656D"/>
    <w:rsid w:val="00E365A5"/>
    <w:rsid w:val="00E36606"/>
    <w:rsid w:val="00E36632"/>
    <w:rsid w:val="00E36662"/>
    <w:rsid w:val="00E3667E"/>
    <w:rsid w:val="00E3684A"/>
    <w:rsid w:val="00E36852"/>
    <w:rsid w:val="00E36881"/>
    <w:rsid w:val="00E368A7"/>
    <w:rsid w:val="00E368D9"/>
    <w:rsid w:val="00E3696F"/>
    <w:rsid w:val="00E369B5"/>
    <w:rsid w:val="00E36B2F"/>
    <w:rsid w:val="00E36B7E"/>
    <w:rsid w:val="00E36BAF"/>
    <w:rsid w:val="00E36D36"/>
    <w:rsid w:val="00E36D59"/>
    <w:rsid w:val="00E36D61"/>
    <w:rsid w:val="00E36DB2"/>
    <w:rsid w:val="00E36EE3"/>
    <w:rsid w:val="00E36F28"/>
    <w:rsid w:val="00E36F75"/>
    <w:rsid w:val="00E36FD2"/>
    <w:rsid w:val="00E36FEF"/>
    <w:rsid w:val="00E37051"/>
    <w:rsid w:val="00E3714D"/>
    <w:rsid w:val="00E3726B"/>
    <w:rsid w:val="00E37274"/>
    <w:rsid w:val="00E37294"/>
    <w:rsid w:val="00E3740C"/>
    <w:rsid w:val="00E374CB"/>
    <w:rsid w:val="00E374FD"/>
    <w:rsid w:val="00E37527"/>
    <w:rsid w:val="00E37598"/>
    <w:rsid w:val="00E37607"/>
    <w:rsid w:val="00E377CD"/>
    <w:rsid w:val="00E378D8"/>
    <w:rsid w:val="00E37928"/>
    <w:rsid w:val="00E379FA"/>
    <w:rsid w:val="00E37A18"/>
    <w:rsid w:val="00E37A78"/>
    <w:rsid w:val="00E37B2E"/>
    <w:rsid w:val="00E37CA7"/>
    <w:rsid w:val="00E37CB8"/>
    <w:rsid w:val="00E37D05"/>
    <w:rsid w:val="00E37D59"/>
    <w:rsid w:val="00E37DAE"/>
    <w:rsid w:val="00E37DEA"/>
    <w:rsid w:val="00E37E1A"/>
    <w:rsid w:val="00E37E42"/>
    <w:rsid w:val="00E37EF3"/>
    <w:rsid w:val="00E37F62"/>
    <w:rsid w:val="00E37FC1"/>
    <w:rsid w:val="00E40045"/>
    <w:rsid w:val="00E400B2"/>
    <w:rsid w:val="00E40148"/>
    <w:rsid w:val="00E40180"/>
    <w:rsid w:val="00E4020E"/>
    <w:rsid w:val="00E4028D"/>
    <w:rsid w:val="00E4042E"/>
    <w:rsid w:val="00E40540"/>
    <w:rsid w:val="00E405E5"/>
    <w:rsid w:val="00E40643"/>
    <w:rsid w:val="00E40732"/>
    <w:rsid w:val="00E407B3"/>
    <w:rsid w:val="00E40867"/>
    <w:rsid w:val="00E408C5"/>
    <w:rsid w:val="00E40A43"/>
    <w:rsid w:val="00E40B0B"/>
    <w:rsid w:val="00E40B26"/>
    <w:rsid w:val="00E40B63"/>
    <w:rsid w:val="00E40B9E"/>
    <w:rsid w:val="00E40BCA"/>
    <w:rsid w:val="00E40C5B"/>
    <w:rsid w:val="00E40CC1"/>
    <w:rsid w:val="00E40F10"/>
    <w:rsid w:val="00E410E3"/>
    <w:rsid w:val="00E41192"/>
    <w:rsid w:val="00E411F4"/>
    <w:rsid w:val="00E411FB"/>
    <w:rsid w:val="00E41235"/>
    <w:rsid w:val="00E412E2"/>
    <w:rsid w:val="00E413CD"/>
    <w:rsid w:val="00E413F4"/>
    <w:rsid w:val="00E4147D"/>
    <w:rsid w:val="00E414C2"/>
    <w:rsid w:val="00E41571"/>
    <w:rsid w:val="00E41577"/>
    <w:rsid w:val="00E4174C"/>
    <w:rsid w:val="00E417B6"/>
    <w:rsid w:val="00E417F3"/>
    <w:rsid w:val="00E418A6"/>
    <w:rsid w:val="00E4194B"/>
    <w:rsid w:val="00E4196B"/>
    <w:rsid w:val="00E41990"/>
    <w:rsid w:val="00E41997"/>
    <w:rsid w:val="00E41A54"/>
    <w:rsid w:val="00E41AE4"/>
    <w:rsid w:val="00E41B3F"/>
    <w:rsid w:val="00E41B53"/>
    <w:rsid w:val="00E41D26"/>
    <w:rsid w:val="00E41D28"/>
    <w:rsid w:val="00E41D52"/>
    <w:rsid w:val="00E41DF6"/>
    <w:rsid w:val="00E41DF7"/>
    <w:rsid w:val="00E41F2C"/>
    <w:rsid w:val="00E41F72"/>
    <w:rsid w:val="00E42059"/>
    <w:rsid w:val="00E42065"/>
    <w:rsid w:val="00E42096"/>
    <w:rsid w:val="00E420E9"/>
    <w:rsid w:val="00E420EA"/>
    <w:rsid w:val="00E42140"/>
    <w:rsid w:val="00E4217F"/>
    <w:rsid w:val="00E4219F"/>
    <w:rsid w:val="00E4232B"/>
    <w:rsid w:val="00E42332"/>
    <w:rsid w:val="00E42423"/>
    <w:rsid w:val="00E42471"/>
    <w:rsid w:val="00E424D3"/>
    <w:rsid w:val="00E425B3"/>
    <w:rsid w:val="00E42643"/>
    <w:rsid w:val="00E42659"/>
    <w:rsid w:val="00E426C9"/>
    <w:rsid w:val="00E4273D"/>
    <w:rsid w:val="00E42851"/>
    <w:rsid w:val="00E4285B"/>
    <w:rsid w:val="00E428B8"/>
    <w:rsid w:val="00E4297A"/>
    <w:rsid w:val="00E42A04"/>
    <w:rsid w:val="00E42A71"/>
    <w:rsid w:val="00E42A72"/>
    <w:rsid w:val="00E42AE1"/>
    <w:rsid w:val="00E42B4C"/>
    <w:rsid w:val="00E42B78"/>
    <w:rsid w:val="00E42D5D"/>
    <w:rsid w:val="00E42E11"/>
    <w:rsid w:val="00E42EBA"/>
    <w:rsid w:val="00E42F14"/>
    <w:rsid w:val="00E42F54"/>
    <w:rsid w:val="00E42FD5"/>
    <w:rsid w:val="00E43129"/>
    <w:rsid w:val="00E43171"/>
    <w:rsid w:val="00E431C8"/>
    <w:rsid w:val="00E4322B"/>
    <w:rsid w:val="00E43271"/>
    <w:rsid w:val="00E433A4"/>
    <w:rsid w:val="00E433AC"/>
    <w:rsid w:val="00E433FA"/>
    <w:rsid w:val="00E43431"/>
    <w:rsid w:val="00E434E2"/>
    <w:rsid w:val="00E43511"/>
    <w:rsid w:val="00E43596"/>
    <w:rsid w:val="00E43650"/>
    <w:rsid w:val="00E437FC"/>
    <w:rsid w:val="00E43995"/>
    <w:rsid w:val="00E43A18"/>
    <w:rsid w:val="00E43A42"/>
    <w:rsid w:val="00E43A81"/>
    <w:rsid w:val="00E43ADA"/>
    <w:rsid w:val="00E43B1B"/>
    <w:rsid w:val="00E43C56"/>
    <w:rsid w:val="00E43CFC"/>
    <w:rsid w:val="00E43D3F"/>
    <w:rsid w:val="00E43DCF"/>
    <w:rsid w:val="00E44101"/>
    <w:rsid w:val="00E441A9"/>
    <w:rsid w:val="00E443FE"/>
    <w:rsid w:val="00E44413"/>
    <w:rsid w:val="00E4446A"/>
    <w:rsid w:val="00E44506"/>
    <w:rsid w:val="00E44507"/>
    <w:rsid w:val="00E4459E"/>
    <w:rsid w:val="00E44751"/>
    <w:rsid w:val="00E447A2"/>
    <w:rsid w:val="00E447A7"/>
    <w:rsid w:val="00E447AE"/>
    <w:rsid w:val="00E44863"/>
    <w:rsid w:val="00E44924"/>
    <w:rsid w:val="00E44961"/>
    <w:rsid w:val="00E44A83"/>
    <w:rsid w:val="00E44A87"/>
    <w:rsid w:val="00E44A8A"/>
    <w:rsid w:val="00E44AAE"/>
    <w:rsid w:val="00E44B42"/>
    <w:rsid w:val="00E44C6D"/>
    <w:rsid w:val="00E44CFA"/>
    <w:rsid w:val="00E44E3F"/>
    <w:rsid w:val="00E45052"/>
    <w:rsid w:val="00E45136"/>
    <w:rsid w:val="00E451D1"/>
    <w:rsid w:val="00E451FC"/>
    <w:rsid w:val="00E4522F"/>
    <w:rsid w:val="00E45253"/>
    <w:rsid w:val="00E45364"/>
    <w:rsid w:val="00E453E5"/>
    <w:rsid w:val="00E454B4"/>
    <w:rsid w:val="00E454C0"/>
    <w:rsid w:val="00E454C3"/>
    <w:rsid w:val="00E45564"/>
    <w:rsid w:val="00E455B7"/>
    <w:rsid w:val="00E45694"/>
    <w:rsid w:val="00E456DC"/>
    <w:rsid w:val="00E456E2"/>
    <w:rsid w:val="00E456F9"/>
    <w:rsid w:val="00E45889"/>
    <w:rsid w:val="00E458E1"/>
    <w:rsid w:val="00E4592E"/>
    <w:rsid w:val="00E459F1"/>
    <w:rsid w:val="00E45A91"/>
    <w:rsid w:val="00E45BFF"/>
    <w:rsid w:val="00E45C5A"/>
    <w:rsid w:val="00E45D6E"/>
    <w:rsid w:val="00E45DDD"/>
    <w:rsid w:val="00E45E75"/>
    <w:rsid w:val="00E45EFD"/>
    <w:rsid w:val="00E46047"/>
    <w:rsid w:val="00E461D1"/>
    <w:rsid w:val="00E463B6"/>
    <w:rsid w:val="00E463F7"/>
    <w:rsid w:val="00E4659B"/>
    <w:rsid w:val="00E4660C"/>
    <w:rsid w:val="00E46630"/>
    <w:rsid w:val="00E46639"/>
    <w:rsid w:val="00E466CD"/>
    <w:rsid w:val="00E4686B"/>
    <w:rsid w:val="00E46994"/>
    <w:rsid w:val="00E46C2F"/>
    <w:rsid w:val="00E46CE3"/>
    <w:rsid w:val="00E46D40"/>
    <w:rsid w:val="00E46DDF"/>
    <w:rsid w:val="00E46E10"/>
    <w:rsid w:val="00E46E4F"/>
    <w:rsid w:val="00E46EBF"/>
    <w:rsid w:val="00E46F04"/>
    <w:rsid w:val="00E46FDE"/>
    <w:rsid w:val="00E47049"/>
    <w:rsid w:val="00E4706F"/>
    <w:rsid w:val="00E470A3"/>
    <w:rsid w:val="00E471AC"/>
    <w:rsid w:val="00E47279"/>
    <w:rsid w:val="00E47290"/>
    <w:rsid w:val="00E47319"/>
    <w:rsid w:val="00E47474"/>
    <w:rsid w:val="00E47496"/>
    <w:rsid w:val="00E474DC"/>
    <w:rsid w:val="00E47513"/>
    <w:rsid w:val="00E475FB"/>
    <w:rsid w:val="00E47650"/>
    <w:rsid w:val="00E476E8"/>
    <w:rsid w:val="00E476F1"/>
    <w:rsid w:val="00E478B4"/>
    <w:rsid w:val="00E478BF"/>
    <w:rsid w:val="00E4796D"/>
    <w:rsid w:val="00E47D53"/>
    <w:rsid w:val="00E47E76"/>
    <w:rsid w:val="00E47F99"/>
    <w:rsid w:val="00E500DD"/>
    <w:rsid w:val="00E5012A"/>
    <w:rsid w:val="00E5014F"/>
    <w:rsid w:val="00E50213"/>
    <w:rsid w:val="00E50235"/>
    <w:rsid w:val="00E5023B"/>
    <w:rsid w:val="00E5027B"/>
    <w:rsid w:val="00E502B7"/>
    <w:rsid w:val="00E50309"/>
    <w:rsid w:val="00E50518"/>
    <w:rsid w:val="00E5069D"/>
    <w:rsid w:val="00E507ED"/>
    <w:rsid w:val="00E508CE"/>
    <w:rsid w:val="00E50971"/>
    <w:rsid w:val="00E5097D"/>
    <w:rsid w:val="00E50B07"/>
    <w:rsid w:val="00E50B3A"/>
    <w:rsid w:val="00E50B73"/>
    <w:rsid w:val="00E50D07"/>
    <w:rsid w:val="00E50D37"/>
    <w:rsid w:val="00E50E2D"/>
    <w:rsid w:val="00E50EEF"/>
    <w:rsid w:val="00E5100E"/>
    <w:rsid w:val="00E510A8"/>
    <w:rsid w:val="00E510C3"/>
    <w:rsid w:val="00E51165"/>
    <w:rsid w:val="00E5117F"/>
    <w:rsid w:val="00E511B8"/>
    <w:rsid w:val="00E511BC"/>
    <w:rsid w:val="00E512D9"/>
    <w:rsid w:val="00E5134B"/>
    <w:rsid w:val="00E5137D"/>
    <w:rsid w:val="00E5149D"/>
    <w:rsid w:val="00E51580"/>
    <w:rsid w:val="00E5164F"/>
    <w:rsid w:val="00E51655"/>
    <w:rsid w:val="00E5166D"/>
    <w:rsid w:val="00E517D5"/>
    <w:rsid w:val="00E51892"/>
    <w:rsid w:val="00E518FA"/>
    <w:rsid w:val="00E51921"/>
    <w:rsid w:val="00E51949"/>
    <w:rsid w:val="00E51A2F"/>
    <w:rsid w:val="00E51ADE"/>
    <w:rsid w:val="00E51B4C"/>
    <w:rsid w:val="00E51C13"/>
    <w:rsid w:val="00E51C61"/>
    <w:rsid w:val="00E51CDF"/>
    <w:rsid w:val="00E51EF9"/>
    <w:rsid w:val="00E51F3B"/>
    <w:rsid w:val="00E51F94"/>
    <w:rsid w:val="00E51FE8"/>
    <w:rsid w:val="00E52067"/>
    <w:rsid w:val="00E52130"/>
    <w:rsid w:val="00E52174"/>
    <w:rsid w:val="00E522F4"/>
    <w:rsid w:val="00E523A4"/>
    <w:rsid w:val="00E523EB"/>
    <w:rsid w:val="00E525F3"/>
    <w:rsid w:val="00E525FA"/>
    <w:rsid w:val="00E52834"/>
    <w:rsid w:val="00E528B7"/>
    <w:rsid w:val="00E529C6"/>
    <w:rsid w:val="00E529EE"/>
    <w:rsid w:val="00E52A93"/>
    <w:rsid w:val="00E52AC8"/>
    <w:rsid w:val="00E52B2D"/>
    <w:rsid w:val="00E52B7C"/>
    <w:rsid w:val="00E52DA0"/>
    <w:rsid w:val="00E52DBF"/>
    <w:rsid w:val="00E52EAB"/>
    <w:rsid w:val="00E52F74"/>
    <w:rsid w:val="00E53010"/>
    <w:rsid w:val="00E5305D"/>
    <w:rsid w:val="00E5308B"/>
    <w:rsid w:val="00E531D4"/>
    <w:rsid w:val="00E53227"/>
    <w:rsid w:val="00E532CC"/>
    <w:rsid w:val="00E534A7"/>
    <w:rsid w:val="00E534F9"/>
    <w:rsid w:val="00E53543"/>
    <w:rsid w:val="00E535CE"/>
    <w:rsid w:val="00E5369B"/>
    <w:rsid w:val="00E5371C"/>
    <w:rsid w:val="00E53761"/>
    <w:rsid w:val="00E53A19"/>
    <w:rsid w:val="00E53A75"/>
    <w:rsid w:val="00E53B04"/>
    <w:rsid w:val="00E53B29"/>
    <w:rsid w:val="00E53C4E"/>
    <w:rsid w:val="00E53E70"/>
    <w:rsid w:val="00E53F21"/>
    <w:rsid w:val="00E53F88"/>
    <w:rsid w:val="00E53FBB"/>
    <w:rsid w:val="00E54050"/>
    <w:rsid w:val="00E5406A"/>
    <w:rsid w:val="00E54177"/>
    <w:rsid w:val="00E5420B"/>
    <w:rsid w:val="00E54264"/>
    <w:rsid w:val="00E5427D"/>
    <w:rsid w:val="00E542A9"/>
    <w:rsid w:val="00E543E4"/>
    <w:rsid w:val="00E543F6"/>
    <w:rsid w:val="00E5448F"/>
    <w:rsid w:val="00E544C4"/>
    <w:rsid w:val="00E545F4"/>
    <w:rsid w:val="00E54662"/>
    <w:rsid w:val="00E546BA"/>
    <w:rsid w:val="00E546FE"/>
    <w:rsid w:val="00E54708"/>
    <w:rsid w:val="00E547F6"/>
    <w:rsid w:val="00E54825"/>
    <w:rsid w:val="00E54835"/>
    <w:rsid w:val="00E548D9"/>
    <w:rsid w:val="00E548E0"/>
    <w:rsid w:val="00E54952"/>
    <w:rsid w:val="00E54963"/>
    <w:rsid w:val="00E54968"/>
    <w:rsid w:val="00E549A7"/>
    <w:rsid w:val="00E549AD"/>
    <w:rsid w:val="00E549E5"/>
    <w:rsid w:val="00E549FF"/>
    <w:rsid w:val="00E54A80"/>
    <w:rsid w:val="00E54B17"/>
    <w:rsid w:val="00E54B3F"/>
    <w:rsid w:val="00E54B42"/>
    <w:rsid w:val="00E54B7D"/>
    <w:rsid w:val="00E54C2A"/>
    <w:rsid w:val="00E54D4A"/>
    <w:rsid w:val="00E54E04"/>
    <w:rsid w:val="00E54E1F"/>
    <w:rsid w:val="00E54E3D"/>
    <w:rsid w:val="00E54E74"/>
    <w:rsid w:val="00E54EA0"/>
    <w:rsid w:val="00E54EFA"/>
    <w:rsid w:val="00E551BF"/>
    <w:rsid w:val="00E55245"/>
    <w:rsid w:val="00E5537D"/>
    <w:rsid w:val="00E55399"/>
    <w:rsid w:val="00E55410"/>
    <w:rsid w:val="00E55497"/>
    <w:rsid w:val="00E55577"/>
    <w:rsid w:val="00E555DF"/>
    <w:rsid w:val="00E555EB"/>
    <w:rsid w:val="00E55677"/>
    <w:rsid w:val="00E55700"/>
    <w:rsid w:val="00E5580E"/>
    <w:rsid w:val="00E559E9"/>
    <w:rsid w:val="00E55A50"/>
    <w:rsid w:val="00E55B08"/>
    <w:rsid w:val="00E55B12"/>
    <w:rsid w:val="00E55B55"/>
    <w:rsid w:val="00E55CA9"/>
    <w:rsid w:val="00E55E37"/>
    <w:rsid w:val="00E55F42"/>
    <w:rsid w:val="00E55F96"/>
    <w:rsid w:val="00E56016"/>
    <w:rsid w:val="00E56054"/>
    <w:rsid w:val="00E56087"/>
    <w:rsid w:val="00E5619C"/>
    <w:rsid w:val="00E561CD"/>
    <w:rsid w:val="00E56203"/>
    <w:rsid w:val="00E56232"/>
    <w:rsid w:val="00E562DF"/>
    <w:rsid w:val="00E56385"/>
    <w:rsid w:val="00E56553"/>
    <w:rsid w:val="00E5657A"/>
    <w:rsid w:val="00E56581"/>
    <w:rsid w:val="00E565BD"/>
    <w:rsid w:val="00E566A7"/>
    <w:rsid w:val="00E567C8"/>
    <w:rsid w:val="00E567D4"/>
    <w:rsid w:val="00E56990"/>
    <w:rsid w:val="00E569CD"/>
    <w:rsid w:val="00E569DE"/>
    <w:rsid w:val="00E56A5C"/>
    <w:rsid w:val="00E56AC2"/>
    <w:rsid w:val="00E56AF6"/>
    <w:rsid w:val="00E56B1D"/>
    <w:rsid w:val="00E56B47"/>
    <w:rsid w:val="00E56B63"/>
    <w:rsid w:val="00E56B91"/>
    <w:rsid w:val="00E56DBE"/>
    <w:rsid w:val="00E56DF6"/>
    <w:rsid w:val="00E56E05"/>
    <w:rsid w:val="00E56E69"/>
    <w:rsid w:val="00E56FB9"/>
    <w:rsid w:val="00E57118"/>
    <w:rsid w:val="00E5720A"/>
    <w:rsid w:val="00E57242"/>
    <w:rsid w:val="00E572E8"/>
    <w:rsid w:val="00E572F4"/>
    <w:rsid w:val="00E57300"/>
    <w:rsid w:val="00E574B8"/>
    <w:rsid w:val="00E574F0"/>
    <w:rsid w:val="00E576CB"/>
    <w:rsid w:val="00E57869"/>
    <w:rsid w:val="00E579B7"/>
    <w:rsid w:val="00E57A36"/>
    <w:rsid w:val="00E57A6F"/>
    <w:rsid w:val="00E57A98"/>
    <w:rsid w:val="00E57AA5"/>
    <w:rsid w:val="00E57AD1"/>
    <w:rsid w:val="00E57B02"/>
    <w:rsid w:val="00E57B36"/>
    <w:rsid w:val="00E57BD9"/>
    <w:rsid w:val="00E57BE6"/>
    <w:rsid w:val="00E57C16"/>
    <w:rsid w:val="00E57C36"/>
    <w:rsid w:val="00E57C46"/>
    <w:rsid w:val="00E57C76"/>
    <w:rsid w:val="00E57D0A"/>
    <w:rsid w:val="00E57D88"/>
    <w:rsid w:val="00E57E1C"/>
    <w:rsid w:val="00E57E53"/>
    <w:rsid w:val="00E57E93"/>
    <w:rsid w:val="00E57F33"/>
    <w:rsid w:val="00E57F95"/>
    <w:rsid w:val="00E60074"/>
    <w:rsid w:val="00E600D7"/>
    <w:rsid w:val="00E600EB"/>
    <w:rsid w:val="00E60221"/>
    <w:rsid w:val="00E60222"/>
    <w:rsid w:val="00E60231"/>
    <w:rsid w:val="00E603B8"/>
    <w:rsid w:val="00E6041C"/>
    <w:rsid w:val="00E6044E"/>
    <w:rsid w:val="00E60466"/>
    <w:rsid w:val="00E6046C"/>
    <w:rsid w:val="00E60629"/>
    <w:rsid w:val="00E6072A"/>
    <w:rsid w:val="00E607A7"/>
    <w:rsid w:val="00E60854"/>
    <w:rsid w:val="00E60914"/>
    <w:rsid w:val="00E60AD2"/>
    <w:rsid w:val="00E60B33"/>
    <w:rsid w:val="00E60B9E"/>
    <w:rsid w:val="00E60CAE"/>
    <w:rsid w:val="00E60DD4"/>
    <w:rsid w:val="00E60DD5"/>
    <w:rsid w:val="00E60DF9"/>
    <w:rsid w:val="00E60E54"/>
    <w:rsid w:val="00E60EF9"/>
    <w:rsid w:val="00E60FA7"/>
    <w:rsid w:val="00E61057"/>
    <w:rsid w:val="00E610B0"/>
    <w:rsid w:val="00E61154"/>
    <w:rsid w:val="00E61156"/>
    <w:rsid w:val="00E61180"/>
    <w:rsid w:val="00E611A7"/>
    <w:rsid w:val="00E611BA"/>
    <w:rsid w:val="00E6122B"/>
    <w:rsid w:val="00E6122F"/>
    <w:rsid w:val="00E614B4"/>
    <w:rsid w:val="00E6165F"/>
    <w:rsid w:val="00E616CC"/>
    <w:rsid w:val="00E61736"/>
    <w:rsid w:val="00E6190A"/>
    <w:rsid w:val="00E61942"/>
    <w:rsid w:val="00E6194D"/>
    <w:rsid w:val="00E61A08"/>
    <w:rsid w:val="00E61A17"/>
    <w:rsid w:val="00E61B67"/>
    <w:rsid w:val="00E61B90"/>
    <w:rsid w:val="00E61CA9"/>
    <w:rsid w:val="00E61CE5"/>
    <w:rsid w:val="00E61D76"/>
    <w:rsid w:val="00E61E2B"/>
    <w:rsid w:val="00E61EC3"/>
    <w:rsid w:val="00E61EFB"/>
    <w:rsid w:val="00E61F93"/>
    <w:rsid w:val="00E620DC"/>
    <w:rsid w:val="00E62103"/>
    <w:rsid w:val="00E621AD"/>
    <w:rsid w:val="00E6223A"/>
    <w:rsid w:val="00E62256"/>
    <w:rsid w:val="00E62282"/>
    <w:rsid w:val="00E6231E"/>
    <w:rsid w:val="00E6232E"/>
    <w:rsid w:val="00E623DC"/>
    <w:rsid w:val="00E6249E"/>
    <w:rsid w:val="00E624A4"/>
    <w:rsid w:val="00E624B4"/>
    <w:rsid w:val="00E62569"/>
    <w:rsid w:val="00E62573"/>
    <w:rsid w:val="00E62593"/>
    <w:rsid w:val="00E625A4"/>
    <w:rsid w:val="00E62644"/>
    <w:rsid w:val="00E62647"/>
    <w:rsid w:val="00E62731"/>
    <w:rsid w:val="00E62751"/>
    <w:rsid w:val="00E628B0"/>
    <w:rsid w:val="00E629CD"/>
    <w:rsid w:val="00E62AD9"/>
    <w:rsid w:val="00E62AFD"/>
    <w:rsid w:val="00E62B4A"/>
    <w:rsid w:val="00E62B63"/>
    <w:rsid w:val="00E62B81"/>
    <w:rsid w:val="00E62DF3"/>
    <w:rsid w:val="00E62ED5"/>
    <w:rsid w:val="00E62EF0"/>
    <w:rsid w:val="00E62FB1"/>
    <w:rsid w:val="00E62FB5"/>
    <w:rsid w:val="00E63112"/>
    <w:rsid w:val="00E63115"/>
    <w:rsid w:val="00E631C8"/>
    <w:rsid w:val="00E63242"/>
    <w:rsid w:val="00E63267"/>
    <w:rsid w:val="00E633A7"/>
    <w:rsid w:val="00E633BA"/>
    <w:rsid w:val="00E633C1"/>
    <w:rsid w:val="00E6358F"/>
    <w:rsid w:val="00E63739"/>
    <w:rsid w:val="00E6387B"/>
    <w:rsid w:val="00E639A2"/>
    <w:rsid w:val="00E63A54"/>
    <w:rsid w:val="00E63A7B"/>
    <w:rsid w:val="00E63AD2"/>
    <w:rsid w:val="00E63AE3"/>
    <w:rsid w:val="00E63BD4"/>
    <w:rsid w:val="00E63C75"/>
    <w:rsid w:val="00E63D58"/>
    <w:rsid w:val="00E63DED"/>
    <w:rsid w:val="00E63E80"/>
    <w:rsid w:val="00E63EEE"/>
    <w:rsid w:val="00E63F1E"/>
    <w:rsid w:val="00E63F4B"/>
    <w:rsid w:val="00E64069"/>
    <w:rsid w:val="00E641C9"/>
    <w:rsid w:val="00E642F6"/>
    <w:rsid w:val="00E6434D"/>
    <w:rsid w:val="00E643A3"/>
    <w:rsid w:val="00E64549"/>
    <w:rsid w:val="00E64567"/>
    <w:rsid w:val="00E645C1"/>
    <w:rsid w:val="00E646F9"/>
    <w:rsid w:val="00E648C9"/>
    <w:rsid w:val="00E64922"/>
    <w:rsid w:val="00E64AFB"/>
    <w:rsid w:val="00E64C17"/>
    <w:rsid w:val="00E64C2D"/>
    <w:rsid w:val="00E64CA7"/>
    <w:rsid w:val="00E64CE0"/>
    <w:rsid w:val="00E64CF8"/>
    <w:rsid w:val="00E64D26"/>
    <w:rsid w:val="00E64D85"/>
    <w:rsid w:val="00E64F40"/>
    <w:rsid w:val="00E64F4D"/>
    <w:rsid w:val="00E64FD5"/>
    <w:rsid w:val="00E651A0"/>
    <w:rsid w:val="00E651BD"/>
    <w:rsid w:val="00E65366"/>
    <w:rsid w:val="00E65393"/>
    <w:rsid w:val="00E6544E"/>
    <w:rsid w:val="00E6546D"/>
    <w:rsid w:val="00E65497"/>
    <w:rsid w:val="00E654E0"/>
    <w:rsid w:val="00E65515"/>
    <w:rsid w:val="00E65524"/>
    <w:rsid w:val="00E655C9"/>
    <w:rsid w:val="00E655E6"/>
    <w:rsid w:val="00E657FD"/>
    <w:rsid w:val="00E6587D"/>
    <w:rsid w:val="00E658B7"/>
    <w:rsid w:val="00E65A17"/>
    <w:rsid w:val="00E65AB7"/>
    <w:rsid w:val="00E65AB9"/>
    <w:rsid w:val="00E65B0A"/>
    <w:rsid w:val="00E65CBF"/>
    <w:rsid w:val="00E65DF1"/>
    <w:rsid w:val="00E65E35"/>
    <w:rsid w:val="00E662CE"/>
    <w:rsid w:val="00E66419"/>
    <w:rsid w:val="00E664A9"/>
    <w:rsid w:val="00E6651C"/>
    <w:rsid w:val="00E66572"/>
    <w:rsid w:val="00E66604"/>
    <w:rsid w:val="00E666FE"/>
    <w:rsid w:val="00E66723"/>
    <w:rsid w:val="00E66817"/>
    <w:rsid w:val="00E6683E"/>
    <w:rsid w:val="00E6685A"/>
    <w:rsid w:val="00E668AD"/>
    <w:rsid w:val="00E668F4"/>
    <w:rsid w:val="00E6699F"/>
    <w:rsid w:val="00E669F0"/>
    <w:rsid w:val="00E66B61"/>
    <w:rsid w:val="00E66D5E"/>
    <w:rsid w:val="00E66DC5"/>
    <w:rsid w:val="00E67006"/>
    <w:rsid w:val="00E67025"/>
    <w:rsid w:val="00E671A0"/>
    <w:rsid w:val="00E67331"/>
    <w:rsid w:val="00E67335"/>
    <w:rsid w:val="00E67359"/>
    <w:rsid w:val="00E67517"/>
    <w:rsid w:val="00E6754F"/>
    <w:rsid w:val="00E675E6"/>
    <w:rsid w:val="00E677D2"/>
    <w:rsid w:val="00E6790B"/>
    <w:rsid w:val="00E6799A"/>
    <w:rsid w:val="00E679AF"/>
    <w:rsid w:val="00E679FE"/>
    <w:rsid w:val="00E67B0A"/>
    <w:rsid w:val="00E67C08"/>
    <w:rsid w:val="00E67C51"/>
    <w:rsid w:val="00E67C75"/>
    <w:rsid w:val="00E67CB2"/>
    <w:rsid w:val="00E67D98"/>
    <w:rsid w:val="00E67F23"/>
    <w:rsid w:val="00E70035"/>
    <w:rsid w:val="00E70048"/>
    <w:rsid w:val="00E700CB"/>
    <w:rsid w:val="00E700F2"/>
    <w:rsid w:val="00E70180"/>
    <w:rsid w:val="00E701A8"/>
    <w:rsid w:val="00E701C0"/>
    <w:rsid w:val="00E701D7"/>
    <w:rsid w:val="00E7035C"/>
    <w:rsid w:val="00E7040F"/>
    <w:rsid w:val="00E704D3"/>
    <w:rsid w:val="00E70665"/>
    <w:rsid w:val="00E70691"/>
    <w:rsid w:val="00E70731"/>
    <w:rsid w:val="00E70741"/>
    <w:rsid w:val="00E707A6"/>
    <w:rsid w:val="00E70921"/>
    <w:rsid w:val="00E70929"/>
    <w:rsid w:val="00E7092B"/>
    <w:rsid w:val="00E70943"/>
    <w:rsid w:val="00E70A70"/>
    <w:rsid w:val="00E70AC2"/>
    <w:rsid w:val="00E70B19"/>
    <w:rsid w:val="00E70B67"/>
    <w:rsid w:val="00E70BA7"/>
    <w:rsid w:val="00E70BD0"/>
    <w:rsid w:val="00E70BDE"/>
    <w:rsid w:val="00E70BEB"/>
    <w:rsid w:val="00E70C11"/>
    <w:rsid w:val="00E70C8E"/>
    <w:rsid w:val="00E70DF5"/>
    <w:rsid w:val="00E70E4E"/>
    <w:rsid w:val="00E70E9B"/>
    <w:rsid w:val="00E71021"/>
    <w:rsid w:val="00E710E1"/>
    <w:rsid w:val="00E71139"/>
    <w:rsid w:val="00E71144"/>
    <w:rsid w:val="00E711DE"/>
    <w:rsid w:val="00E71229"/>
    <w:rsid w:val="00E71242"/>
    <w:rsid w:val="00E71245"/>
    <w:rsid w:val="00E712E5"/>
    <w:rsid w:val="00E7132D"/>
    <w:rsid w:val="00E7165D"/>
    <w:rsid w:val="00E71757"/>
    <w:rsid w:val="00E71942"/>
    <w:rsid w:val="00E71A5D"/>
    <w:rsid w:val="00E71AA3"/>
    <w:rsid w:val="00E71B06"/>
    <w:rsid w:val="00E71B8C"/>
    <w:rsid w:val="00E71BCA"/>
    <w:rsid w:val="00E71BDF"/>
    <w:rsid w:val="00E71C25"/>
    <w:rsid w:val="00E71F49"/>
    <w:rsid w:val="00E71FC8"/>
    <w:rsid w:val="00E72038"/>
    <w:rsid w:val="00E7219D"/>
    <w:rsid w:val="00E721A8"/>
    <w:rsid w:val="00E722E3"/>
    <w:rsid w:val="00E722F4"/>
    <w:rsid w:val="00E72349"/>
    <w:rsid w:val="00E72454"/>
    <w:rsid w:val="00E724BC"/>
    <w:rsid w:val="00E72518"/>
    <w:rsid w:val="00E72625"/>
    <w:rsid w:val="00E7264A"/>
    <w:rsid w:val="00E726CC"/>
    <w:rsid w:val="00E7289C"/>
    <w:rsid w:val="00E728A3"/>
    <w:rsid w:val="00E7297C"/>
    <w:rsid w:val="00E72A8C"/>
    <w:rsid w:val="00E72B49"/>
    <w:rsid w:val="00E72BA3"/>
    <w:rsid w:val="00E72C3D"/>
    <w:rsid w:val="00E72CAE"/>
    <w:rsid w:val="00E72DBC"/>
    <w:rsid w:val="00E72DF8"/>
    <w:rsid w:val="00E72E59"/>
    <w:rsid w:val="00E72E60"/>
    <w:rsid w:val="00E72E78"/>
    <w:rsid w:val="00E72EE6"/>
    <w:rsid w:val="00E72EF5"/>
    <w:rsid w:val="00E72FD0"/>
    <w:rsid w:val="00E73003"/>
    <w:rsid w:val="00E73058"/>
    <w:rsid w:val="00E7314F"/>
    <w:rsid w:val="00E73151"/>
    <w:rsid w:val="00E73167"/>
    <w:rsid w:val="00E731F7"/>
    <w:rsid w:val="00E73299"/>
    <w:rsid w:val="00E73366"/>
    <w:rsid w:val="00E7340D"/>
    <w:rsid w:val="00E7344D"/>
    <w:rsid w:val="00E734D1"/>
    <w:rsid w:val="00E735D0"/>
    <w:rsid w:val="00E7362A"/>
    <w:rsid w:val="00E736F1"/>
    <w:rsid w:val="00E73913"/>
    <w:rsid w:val="00E7394A"/>
    <w:rsid w:val="00E739E0"/>
    <w:rsid w:val="00E73A06"/>
    <w:rsid w:val="00E73A18"/>
    <w:rsid w:val="00E73A4E"/>
    <w:rsid w:val="00E73A6C"/>
    <w:rsid w:val="00E73ACD"/>
    <w:rsid w:val="00E73AD3"/>
    <w:rsid w:val="00E73B05"/>
    <w:rsid w:val="00E73B66"/>
    <w:rsid w:val="00E73C53"/>
    <w:rsid w:val="00E73D2F"/>
    <w:rsid w:val="00E73DA1"/>
    <w:rsid w:val="00E74094"/>
    <w:rsid w:val="00E740D5"/>
    <w:rsid w:val="00E74104"/>
    <w:rsid w:val="00E74122"/>
    <w:rsid w:val="00E7419C"/>
    <w:rsid w:val="00E74260"/>
    <w:rsid w:val="00E742CD"/>
    <w:rsid w:val="00E74450"/>
    <w:rsid w:val="00E744E1"/>
    <w:rsid w:val="00E7453E"/>
    <w:rsid w:val="00E7465C"/>
    <w:rsid w:val="00E746A9"/>
    <w:rsid w:val="00E74746"/>
    <w:rsid w:val="00E7476E"/>
    <w:rsid w:val="00E747BA"/>
    <w:rsid w:val="00E747C9"/>
    <w:rsid w:val="00E74834"/>
    <w:rsid w:val="00E748A1"/>
    <w:rsid w:val="00E74988"/>
    <w:rsid w:val="00E749EE"/>
    <w:rsid w:val="00E74A06"/>
    <w:rsid w:val="00E74A11"/>
    <w:rsid w:val="00E74A2E"/>
    <w:rsid w:val="00E74AD9"/>
    <w:rsid w:val="00E74B8B"/>
    <w:rsid w:val="00E74BA1"/>
    <w:rsid w:val="00E74C08"/>
    <w:rsid w:val="00E74CC9"/>
    <w:rsid w:val="00E74D4A"/>
    <w:rsid w:val="00E74DF8"/>
    <w:rsid w:val="00E74EB1"/>
    <w:rsid w:val="00E74FA3"/>
    <w:rsid w:val="00E74FEE"/>
    <w:rsid w:val="00E750A1"/>
    <w:rsid w:val="00E7514F"/>
    <w:rsid w:val="00E75151"/>
    <w:rsid w:val="00E752BA"/>
    <w:rsid w:val="00E75306"/>
    <w:rsid w:val="00E7532E"/>
    <w:rsid w:val="00E75389"/>
    <w:rsid w:val="00E7540B"/>
    <w:rsid w:val="00E75460"/>
    <w:rsid w:val="00E75467"/>
    <w:rsid w:val="00E754A4"/>
    <w:rsid w:val="00E75512"/>
    <w:rsid w:val="00E75575"/>
    <w:rsid w:val="00E755B0"/>
    <w:rsid w:val="00E755FD"/>
    <w:rsid w:val="00E757E9"/>
    <w:rsid w:val="00E7581A"/>
    <w:rsid w:val="00E7585B"/>
    <w:rsid w:val="00E7590B"/>
    <w:rsid w:val="00E75A12"/>
    <w:rsid w:val="00E75AAA"/>
    <w:rsid w:val="00E75BAE"/>
    <w:rsid w:val="00E75BF7"/>
    <w:rsid w:val="00E75C0F"/>
    <w:rsid w:val="00E75D05"/>
    <w:rsid w:val="00E75D1B"/>
    <w:rsid w:val="00E75D4D"/>
    <w:rsid w:val="00E75D54"/>
    <w:rsid w:val="00E75DFE"/>
    <w:rsid w:val="00E75F1E"/>
    <w:rsid w:val="00E75F60"/>
    <w:rsid w:val="00E75FB9"/>
    <w:rsid w:val="00E76038"/>
    <w:rsid w:val="00E760D7"/>
    <w:rsid w:val="00E7625A"/>
    <w:rsid w:val="00E762AA"/>
    <w:rsid w:val="00E76318"/>
    <w:rsid w:val="00E76336"/>
    <w:rsid w:val="00E76456"/>
    <w:rsid w:val="00E7661F"/>
    <w:rsid w:val="00E76749"/>
    <w:rsid w:val="00E767AD"/>
    <w:rsid w:val="00E767FF"/>
    <w:rsid w:val="00E7681B"/>
    <w:rsid w:val="00E768AE"/>
    <w:rsid w:val="00E76A46"/>
    <w:rsid w:val="00E76A7B"/>
    <w:rsid w:val="00E76AA6"/>
    <w:rsid w:val="00E76B24"/>
    <w:rsid w:val="00E76D69"/>
    <w:rsid w:val="00E76D86"/>
    <w:rsid w:val="00E76E47"/>
    <w:rsid w:val="00E76F1A"/>
    <w:rsid w:val="00E76FAB"/>
    <w:rsid w:val="00E76FDD"/>
    <w:rsid w:val="00E76FDF"/>
    <w:rsid w:val="00E77046"/>
    <w:rsid w:val="00E7715C"/>
    <w:rsid w:val="00E771DB"/>
    <w:rsid w:val="00E772B5"/>
    <w:rsid w:val="00E773FF"/>
    <w:rsid w:val="00E77479"/>
    <w:rsid w:val="00E774F5"/>
    <w:rsid w:val="00E7754B"/>
    <w:rsid w:val="00E77599"/>
    <w:rsid w:val="00E775D1"/>
    <w:rsid w:val="00E775F0"/>
    <w:rsid w:val="00E7774A"/>
    <w:rsid w:val="00E77796"/>
    <w:rsid w:val="00E7780B"/>
    <w:rsid w:val="00E77882"/>
    <w:rsid w:val="00E77895"/>
    <w:rsid w:val="00E778A4"/>
    <w:rsid w:val="00E778D2"/>
    <w:rsid w:val="00E779AB"/>
    <w:rsid w:val="00E779F8"/>
    <w:rsid w:val="00E77A71"/>
    <w:rsid w:val="00E77B05"/>
    <w:rsid w:val="00E77BC4"/>
    <w:rsid w:val="00E77BFA"/>
    <w:rsid w:val="00E77C32"/>
    <w:rsid w:val="00E77C84"/>
    <w:rsid w:val="00E77E1F"/>
    <w:rsid w:val="00E801CA"/>
    <w:rsid w:val="00E8023F"/>
    <w:rsid w:val="00E80400"/>
    <w:rsid w:val="00E804B1"/>
    <w:rsid w:val="00E804C2"/>
    <w:rsid w:val="00E804ED"/>
    <w:rsid w:val="00E8057E"/>
    <w:rsid w:val="00E805CC"/>
    <w:rsid w:val="00E805E9"/>
    <w:rsid w:val="00E80606"/>
    <w:rsid w:val="00E8060F"/>
    <w:rsid w:val="00E80669"/>
    <w:rsid w:val="00E806F5"/>
    <w:rsid w:val="00E807F2"/>
    <w:rsid w:val="00E80829"/>
    <w:rsid w:val="00E808E8"/>
    <w:rsid w:val="00E8096B"/>
    <w:rsid w:val="00E80A1E"/>
    <w:rsid w:val="00E80A36"/>
    <w:rsid w:val="00E80B07"/>
    <w:rsid w:val="00E80B0A"/>
    <w:rsid w:val="00E80BA4"/>
    <w:rsid w:val="00E80CF0"/>
    <w:rsid w:val="00E80DB4"/>
    <w:rsid w:val="00E80DCD"/>
    <w:rsid w:val="00E80E00"/>
    <w:rsid w:val="00E80EB7"/>
    <w:rsid w:val="00E80F15"/>
    <w:rsid w:val="00E80FB9"/>
    <w:rsid w:val="00E81103"/>
    <w:rsid w:val="00E81135"/>
    <w:rsid w:val="00E81262"/>
    <w:rsid w:val="00E81396"/>
    <w:rsid w:val="00E81430"/>
    <w:rsid w:val="00E8162F"/>
    <w:rsid w:val="00E816F1"/>
    <w:rsid w:val="00E81707"/>
    <w:rsid w:val="00E817AA"/>
    <w:rsid w:val="00E817BE"/>
    <w:rsid w:val="00E8188E"/>
    <w:rsid w:val="00E81984"/>
    <w:rsid w:val="00E81987"/>
    <w:rsid w:val="00E819F1"/>
    <w:rsid w:val="00E81AE0"/>
    <w:rsid w:val="00E81B08"/>
    <w:rsid w:val="00E81B35"/>
    <w:rsid w:val="00E81BB5"/>
    <w:rsid w:val="00E81BD6"/>
    <w:rsid w:val="00E81CCD"/>
    <w:rsid w:val="00E81CCF"/>
    <w:rsid w:val="00E81CE9"/>
    <w:rsid w:val="00E81D5F"/>
    <w:rsid w:val="00E81DBC"/>
    <w:rsid w:val="00E81DF2"/>
    <w:rsid w:val="00E81E14"/>
    <w:rsid w:val="00E81EC0"/>
    <w:rsid w:val="00E81FAE"/>
    <w:rsid w:val="00E820A9"/>
    <w:rsid w:val="00E82140"/>
    <w:rsid w:val="00E821FF"/>
    <w:rsid w:val="00E82235"/>
    <w:rsid w:val="00E8227F"/>
    <w:rsid w:val="00E8231F"/>
    <w:rsid w:val="00E82347"/>
    <w:rsid w:val="00E82376"/>
    <w:rsid w:val="00E82409"/>
    <w:rsid w:val="00E82434"/>
    <w:rsid w:val="00E82450"/>
    <w:rsid w:val="00E82496"/>
    <w:rsid w:val="00E824A4"/>
    <w:rsid w:val="00E824AA"/>
    <w:rsid w:val="00E825C3"/>
    <w:rsid w:val="00E825F3"/>
    <w:rsid w:val="00E82659"/>
    <w:rsid w:val="00E8266B"/>
    <w:rsid w:val="00E8266E"/>
    <w:rsid w:val="00E826EB"/>
    <w:rsid w:val="00E8277E"/>
    <w:rsid w:val="00E827B1"/>
    <w:rsid w:val="00E828CC"/>
    <w:rsid w:val="00E8298B"/>
    <w:rsid w:val="00E82B31"/>
    <w:rsid w:val="00E82BAE"/>
    <w:rsid w:val="00E82C00"/>
    <w:rsid w:val="00E82C02"/>
    <w:rsid w:val="00E82E31"/>
    <w:rsid w:val="00E82F50"/>
    <w:rsid w:val="00E830CB"/>
    <w:rsid w:val="00E83168"/>
    <w:rsid w:val="00E83278"/>
    <w:rsid w:val="00E8348E"/>
    <w:rsid w:val="00E8352A"/>
    <w:rsid w:val="00E83582"/>
    <w:rsid w:val="00E836D0"/>
    <w:rsid w:val="00E836D3"/>
    <w:rsid w:val="00E83706"/>
    <w:rsid w:val="00E83718"/>
    <w:rsid w:val="00E837B9"/>
    <w:rsid w:val="00E83828"/>
    <w:rsid w:val="00E838C6"/>
    <w:rsid w:val="00E838F1"/>
    <w:rsid w:val="00E83933"/>
    <w:rsid w:val="00E839D8"/>
    <w:rsid w:val="00E83A1B"/>
    <w:rsid w:val="00E83A7D"/>
    <w:rsid w:val="00E83A90"/>
    <w:rsid w:val="00E83AA9"/>
    <w:rsid w:val="00E83C4A"/>
    <w:rsid w:val="00E83DEA"/>
    <w:rsid w:val="00E83E06"/>
    <w:rsid w:val="00E83E91"/>
    <w:rsid w:val="00E83F00"/>
    <w:rsid w:val="00E83F61"/>
    <w:rsid w:val="00E83F67"/>
    <w:rsid w:val="00E83FEE"/>
    <w:rsid w:val="00E8412F"/>
    <w:rsid w:val="00E84255"/>
    <w:rsid w:val="00E842B1"/>
    <w:rsid w:val="00E84328"/>
    <w:rsid w:val="00E8438A"/>
    <w:rsid w:val="00E84494"/>
    <w:rsid w:val="00E84542"/>
    <w:rsid w:val="00E84561"/>
    <w:rsid w:val="00E8464E"/>
    <w:rsid w:val="00E8473D"/>
    <w:rsid w:val="00E8477E"/>
    <w:rsid w:val="00E848F1"/>
    <w:rsid w:val="00E84A53"/>
    <w:rsid w:val="00E84B0A"/>
    <w:rsid w:val="00E84B29"/>
    <w:rsid w:val="00E84B60"/>
    <w:rsid w:val="00E84CAE"/>
    <w:rsid w:val="00E84DEF"/>
    <w:rsid w:val="00E84DFD"/>
    <w:rsid w:val="00E84F0F"/>
    <w:rsid w:val="00E84F53"/>
    <w:rsid w:val="00E85012"/>
    <w:rsid w:val="00E85078"/>
    <w:rsid w:val="00E850A8"/>
    <w:rsid w:val="00E850CD"/>
    <w:rsid w:val="00E85108"/>
    <w:rsid w:val="00E85171"/>
    <w:rsid w:val="00E85236"/>
    <w:rsid w:val="00E85343"/>
    <w:rsid w:val="00E853FC"/>
    <w:rsid w:val="00E85645"/>
    <w:rsid w:val="00E8565D"/>
    <w:rsid w:val="00E856B3"/>
    <w:rsid w:val="00E856D7"/>
    <w:rsid w:val="00E85757"/>
    <w:rsid w:val="00E85777"/>
    <w:rsid w:val="00E85858"/>
    <w:rsid w:val="00E858EE"/>
    <w:rsid w:val="00E8598C"/>
    <w:rsid w:val="00E859A0"/>
    <w:rsid w:val="00E85A48"/>
    <w:rsid w:val="00E85B7B"/>
    <w:rsid w:val="00E85B84"/>
    <w:rsid w:val="00E85BC9"/>
    <w:rsid w:val="00E85BE3"/>
    <w:rsid w:val="00E85CD4"/>
    <w:rsid w:val="00E85D73"/>
    <w:rsid w:val="00E85DB4"/>
    <w:rsid w:val="00E85DB7"/>
    <w:rsid w:val="00E85E1B"/>
    <w:rsid w:val="00E85FB1"/>
    <w:rsid w:val="00E8601E"/>
    <w:rsid w:val="00E8609B"/>
    <w:rsid w:val="00E86142"/>
    <w:rsid w:val="00E86249"/>
    <w:rsid w:val="00E8636F"/>
    <w:rsid w:val="00E864E3"/>
    <w:rsid w:val="00E86502"/>
    <w:rsid w:val="00E86741"/>
    <w:rsid w:val="00E867AF"/>
    <w:rsid w:val="00E868AB"/>
    <w:rsid w:val="00E868C6"/>
    <w:rsid w:val="00E869A8"/>
    <w:rsid w:val="00E86A4A"/>
    <w:rsid w:val="00E86A5A"/>
    <w:rsid w:val="00E86BAA"/>
    <w:rsid w:val="00E86C4D"/>
    <w:rsid w:val="00E86CA2"/>
    <w:rsid w:val="00E86D6C"/>
    <w:rsid w:val="00E86D99"/>
    <w:rsid w:val="00E86DD8"/>
    <w:rsid w:val="00E86E21"/>
    <w:rsid w:val="00E86E2D"/>
    <w:rsid w:val="00E86E62"/>
    <w:rsid w:val="00E86EB3"/>
    <w:rsid w:val="00E86FD6"/>
    <w:rsid w:val="00E87007"/>
    <w:rsid w:val="00E87162"/>
    <w:rsid w:val="00E87239"/>
    <w:rsid w:val="00E87249"/>
    <w:rsid w:val="00E87367"/>
    <w:rsid w:val="00E873AE"/>
    <w:rsid w:val="00E873F2"/>
    <w:rsid w:val="00E87543"/>
    <w:rsid w:val="00E87639"/>
    <w:rsid w:val="00E87750"/>
    <w:rsid w:val="00E87786"/>
    <w:rsid w:val="00E877D6"/>
    <w:rsid w:val="00E877DA"/>
    <w:rsid w:val="00E8786B"/>
    <w:rsid w:val="00E878D4"/>
    <w:rsid w:val="00E87973"/>
    <w:rsid w:val="00E87A0B"/>
    <w:rsid w:val="00E87A40"/>
    <w:rsid w:val="00E87AAF"/>
    <w:rsid w:val="00E87B8D"/>
    <w:rsid w:val="00E87C3D"/>
    <w:rsid w:val="00E87C42"/>
    <w:rsid w:val="00E87D54"/>
    <w:rsid w:val="00E87DB6"/>
    <w:rsid w:val="00E87E22"/>
    <w:rsid w:val="00E87E33"/>
    <w:rsid w:val="00E87E9E"/>
    <w:rsid w:val="00E87F26"/>
    <w:rsid w:val="00E87F5A"/>
    <w:rsid w:val="00E900B9"/>
    <w:rsid w:val="00E901E6"/>
    <w:rsid w:val="00E901FB"/>
    <w:rsid w:val="00E90241"/>
    <w:rsid w:val="00E9026E"/>
    <w:rsid w:val="00E9028C"/>
    <w:rsid w:val="00E9029B"/>
    <w:rsid w:val="00E9035C"/>
    <w:rsid w:val="00E9041E"/>
    <w:rsid w:val="00E90492"/>
    <w:rsid w:val="00E90520"/>
    <w:rsid w:val="00E90583"/>
    <w:rsid w:val="00E905DD"/>
    <w:rsid w:val="00E905E7"/>
    <w:rsid w:val="00E906C0"/>
    <w:rsid w:val="00E90844"/>
    <w:rsid w:val="00E90999"/>
    <w:rsid w:val="00E90A09"/>
    <w:rsid w:val="00E90AA0"/>
    <w:rsid w:val="00E90B16"/>
    <w:rsid w:val="00E90B1E"/>
    <w:rsid w:val="00E90C7E"/>
    <w:rsid w:val="00E90CDA"/>
    <w:rsid w:val="00E90D4C"/>
    <w:rsid w:val="00E90E94"/>
    <w:rsid w:val="00E90ED4"/>
    <w:rsid w:val="00E90EEE"/>
    <w:rsid w:val="00E90F17"/>
    <w:rsid w:val="00E90F5F"/>
    <w:rsid w:val="00E90F83"/>
    <w:rsid w:val="00E90FC4"/>
    <w:rsid w:val="00E91004"/>
    <w:rsid w:val="00E91036"/>
    <w:rsid w:val="00E9106E"/>
    <w:rsid w:val="00E911CC"/>
    <w:rsid w:val="00E911D0"/>
    <w:rsid w:val="00E912B0"/>
    <w:rsid w:val="00E912C9"/>
    <w:rsid w:val="00E91300"/>
    <w:rsid w:val="00E91322"/>
    <w:rsid w:val="00E91501"/>
    <w:rsid w:val="00E91596"/>
    <w:rsid w:val="00E91602"/>
    <w:rsid w:val="00E91703"/>
    <w:rsid w:val="00E9180D"/>
    <w:rsid w:val="00E91850"/>
    <w:rsid w:val="00E9187A"/>
    <w:rsid w:val="00E919AD"/>
    <w:rsid w:val="00E919B3"/>
    <w:rsid w:val="00E91A9E"/>
    <w:rsid w:val="00E91AE8"/>
    <w:rsid w:val="00E91D8B"/>
    <w:rsid w:val="00E91E3C"/>
    <w:rsid w:val="00E92014"/>
    <w:rsid w:val="00E92138"/>
    <w:rsid w:val="00E921CC"/>
    <w:rsid w:val="00E92209"/>
    <w:rsid w:val="00E92226"/>
    <w:rsid w:val="00E9225D"/>
    <w:rsid w:val="00E9226B"/>
    <w:rsid w:val="00E9235D"/>
    <w:rsid w:val="00E923A5"/>
    <w:rsid w:val="00E9248D"/>
    <w:rsid w:val="00E92686"/>
    <w:rsid w:val="00E92784"/>
    <w:rsid w:val="00E928AA"/>
    <w:rsid w:val="00E928C7"/>
    <w:rsid w:val="00E92943"/>
    <w:rsid w:val="00E92979"/>
    <w:rsid w:val="00E92A2B"/>
    <w:rsid w:val="00E92C17"/>
    <w:rsid w:val="00E92C42"/>
    <w:rsid w:val="00E92C56"/>
    <w:rsid w:val="00E92C91"/>
    <w:rsid w:val="00E92D21"/>
    <w:rsid w:val="00E92D93"/>
    <w:rsid w:val="00E92DCB"/>
    <w:rsid w:val="00E92E11"/>
    <w:rsid w:val="00E92F4F"/>
    <w:rsid w:val="00E93009"/>
    <w:rsid w:val="00E9305D"/>
    <w:rsid w:val="00E9308D"/>
    <w:rsid w:val="00E9314F"/>
    <w:rsid w:val="00E931D5"/>
    <w:rsid w:val="00E9320C"/>
    <w:rsid w:val="00E93233"/>
    <w:rsid w:val="00E93264"/>
    <w:rsid w:val="00E93423"/>
    <w:rsid w:val="00E935AA"/>
    <w:rsid w:val="00E935D4"/>
    <w:rsid w:val="00E935DF"/>
    <w:rsid w:val="00E93634"/>
    <w:rsid w:val="00E93685"/>
    <w:rsid w:val="00E9380F"/>
    <w:rsid w:val="00E938B9"/>
    <w:rsid w:val="00E93974"/>
    <w:rsid w:val="00E939E2"/>
    <w:rsid w:val="00E939F4"/>
    <w:rsid w:val="00E93A23"/>
    <w:rsid w:val="00E93A3F"/>
    <w:rsid w:val="00E93A53"/>
    <w:rsid w:val="00E93CFB"/>
    <w:rsid w:val="00E93DA3"/>
    <w:rsid w:val="00E93EF7"/>
    <w:rsid w:val="00E94033"/>
    <w:rsid w:val="00E940A8"/>
    <w:rsid w:val="00E940B4"/>
    <w:rsid w:val="00E940B8"/>
    <w:rsid w:val="00E94145"/>
    <w:rsid w:val="00E9416A"/>
    <w:rsid w:val="00E94177"/>
    <w:rsid w:val="00E941F5"/>
    <w:rsid w:val="00E943DB"/>
    <w:rsid w:val="00E94473"/>
    <w:rsid w:val="00E9447F"/>
    <w:rsid w:val="00E94482"/>
    <w:rsid w:val="00E944CF"/>
    <w:rsid w:val="00E944F7"/>
    <w:rsid w:val="00E94657"/>
    <w:rsid w:val="00E9467A"/>
    <w:rsid w:val="00E94718"/>
    <w:rsid w:val="00E94723"/>
    <w:rsid w:val="00E94A39"/>
    <w:rsid w:val="00E94B2C"/>
    <w:rsid w:val="00E94B88"/>
    <w:rsid w:val="00E94C51"/>
    <w:rsid w:val="00E94CD5"/>
    <w:rsid w:val="00E94D6F"/>
    <w:rsid w:val="00E94F83"/>
    <w:rsid w:val="00E94FDC"/>
    <w:rsid w:val="00E9501E"/>
    <w:rsid w:val="00E95086"/>
    <w:rsid w:val="00E95163"/>
    <w:rsid w:val="00E951E0"/>
    <w:rsid w:val="00E951FD"/>
    <w:rsid w:val="00E9529F"/>
    <w:rsid w:val="00E952A4"/>
    <w:rsid w:val="00E95319"/>
    <w:rsid w:val="00E953BC"/>
    <w:rsid w:val="00E95424"/>
    <w:rsid w:val="00E9542D"/>
    <w:rsid w:val="00E9546B"/>
    <w:rsid w:val="00E95553"/>
    <w:rsid w:val="00E9557E"/>
    <w:rsid w:val="00E955A5"/>
    <w:rsid w:val="00E955C3"/>
    <w:rsid w:val="00E957AF"/>
    <w:rsid w:val="00E9580E"/>
    <w:rsid w:val="00E958F3"/>
    <w:rsid w:val="00E95926"/>
    <w:rsid w:val="00E959CB"/>
    <w:rsid w:val="00E95A3B"/>
    <w:rsid w:val="00E95B70"/>
    <w:rsid w:val="00E95B80"/>
    <w:rsid w:val="00E95C61"/>
    <w:rsid w:val="00E95C8C"/>
    <w:rsid w:val="00E95D2A"/>
    <w:rsid w:val="00E95D64"/>
    <w:rsid w:val="00E95DF4"/>
    <w:rsid w:val="00E95DFE"/>
    <w:rsid w:val="00E95EF9"/>
    <w:rsid w:val="00E95F39"/>
    <w:rsid w:val="00E95F91"/>
    <w:rsid w:val="00E9611F"/>
    <w:rsid w:val="00E96124"/>
    <w:rsid w:val="00E96186"/>
    <w:rsid w:val="00E9618F"/>
    <w:rsid w:val="00E96220"/>
    <w:rsid w:val="00E962C7"/>
    <w:rsid w:val="00E964B3"/>
    <w:rsid w:val="00E96526"/>
    <w:rsid w:val="00E9656C"/>
    <w:rsid w:val="00E96624"/>
    <w:rsid w:val="00E96655"/>
    <w:rsid w:val="00E96783"/>
    <w:rsid w:val="00E968CA"/>
    <w:rsid w:val="00E9691A"/>
    <w:rsid w:val="00E96959"/>
    <w:rsid w:val="00E969C7"/>
    <w:rsid w:val="00E969CD"/>
    <w:rsid w:val="00E96A42"/>
    <w:rsid w:val="00E96A9E"/>
    <w:rsid w:val="00E96ABE"/>
    <w:rsid w:val="00E96BA6"/>
    <w:rsid w:val="00E96C0C"/>
    <w:rsid w:val="00E96C1D"/>
    <w:rsid w:val="00E96D08"/>
    <w:rsid w:val="00E96E7A"/>
    <w:rsid w:val="00E96F3F"/>
    <w:rsid w:val="00E96F49"/>
    <w:rsid w:val="00E9703F"/>
    <w:rsid w:val="00E97077"/>
    <w:rsid w:val="00E97113"/>
    <w:rsid w:val="00E97150"/>
    <w:rsid w:val="00E97157"/>
    <w:rsid w:val="00E97158"/>
    <w:rsid w:val="00E9715D"/>
    <w:rsid w:val="00E97211"/>
    <w:rsid w:val="00E972AD"/>
    <w:rsid w:val="00E97365"/>
    <w:rsid w:val="00E97395"/>
    <w:rsid w:val="00E973ED"/>
    <w:rsid w:val="00E97435"/>
    <w:rsid w:val="00E974AF"/>
    <w:rsid w:val="00E975D2"/>
    <w:rsid w:val="00E97676"/>
    <w:rsid w:val="00E976C5"/>
    <w:rsid w:val="00E976ED"/>
    <w:rsid w:val="00E97727"/>
    <w:rsid w:val="00E97832"/>
    <w:rsid w:val="00E978B1"/>
    <w:rsid w:val="00E978C6"/>
    <w:rsid w:val="00E978D3"/>
    <w:rsid w:val="00E978EC"/>
    <w:rsid w:val="00E9792A"/>
    <w:rsid w:val="00E9795D"/>
    <w:rsid w:val="00E979B2"/>
    <w:rsid w:val="00E97A2B"/>
    <w:rsid w:val="00E97A7D"/>
    <w:rsid w:val="00E97C73"/>
    <w:rsid w:val="00E97CAD"/>
    <w:rsid w:val="00E97DCA"/>
    <w:rsid w:val="00E97E42"/>
    <w:rsid w:val="00E97F10"/>
    <w:rsid w:val="00EA0073"/>
    <w:rsid w:val="00EA057C"/>
    <w:rsid w:val="00EA0782"/>
    <w:rsid w:val="00EA07C2"/>
    <w:rsid w:val="00EA07F4"/>
    <w:rsid w:val="00EA082B"/>
    <w:rsid w:val="00EA0A58"/>
    <w:rsid w:val="00EA0AC7"/>
    <w:rsid w:val="00EA0AE3"/>
    <w:rsid w:val="00EA0B02"/>
    <w:rsid w:val="00EA0B33"/>
    <w:rsid w:val="00EA0DBD"/>
    <w:rsid w:val="00EA0DC7"/>
    <w:rsid w:val="00EA0E21"/>
    <w:rsid w:val="00EA0E8C"/>
    <w:rsid w:val="00EA0ED9"/>
    <w:rsid w:val="00EA0F0A"/>
    <w:rsid w:val="00EA11BB"/>
    <w:rsid w:val="00EA11F1"/>
    <w:rsid w:val="00EA1281"/>
    <w:rsid w:val="00EA13CC"/>
    <w:rsid w:val="00EA145D"/>
    <w:rsid w:val="00EA14DB"/>
    <w:rsid w:val="00EA1505"/>
    <w:rsid w:val="00EA1580"/>
    <w:rsid w:val="00EA166B"/>
    <w:rsid w:val="00EA1702"/>
    <w:rsid w:val="00EA1750"/>
    <w:rsid w:val="00EA1825"/>
    <w:rsid w:val="00EA1828"/>
    <w:rsid w:val="00EA1875"/>
    <w:rsid w:val="00EA1930"/>
    <w:rsid w:val="00EA19FF"/>
    <w:rsid w:val="00EA1A08"/>
    <w:rsid w:val="00EA1A30"/>
    <w:rsid w:val="00EA1AA8"/>
    <w:rsid w:val="00EA1B2E"/>
    <w:rsid w:val="00EA1B8B"/>
    <w:rsid w:val="00EA1B8F"/>
    <w:rsid w:val="00EA1C4B"/>
    <w:rsid w:val="00EA1C79"/>
    <w:rsid w:val="00EA1CF1"/>
    <w:rsid w:val="00EA1D92"/>
    <w:rsid w:val="00EA1E15"/>
    <w:rsid w:val="00EA1E17"/>
    <w:rsid w:val="00EA1E2A"/>
    <w:rsid w:val="00EA1E5C"/>
    <w:rsid w:val="00EA1E5D"/>
    <w:rsid w:val="00EA1E8D"/>
    <w:rsid w:val="00EA1EDB"/>
    <w:rsid w:val="00EA1F53"/>
    <w:rsid w:val="00EA1F98"/>
    <w:rsid w:val="00EA1FA2"/>
    <w:rsid w:val="00EA2020"/>
    <w:rsid w:val="00EA2191"/>
    <w:rsid w:val="00EA22EE"/>
    <w:rsid w:val="00EA22F7"/>
    <w:rsid w:val="00EA2384"/>
    <w:rsid w:val="00EA23C2"/>
    <w:rsid w:val="00EA23F1"/>
    <w:rsid w:val="00EA241D"/>
    <w:rsid w:val="00EA2527"/>
    <w:rsid w:val="00EA2554"/>
    <w:rsid w:val="00EA2610"/>
    <w:rsid w:val="00EA288D"/>
    <w:rsid w:val="00EA2904"/>
    <w:rsid w:val="00EA29D1"/>
    <w:rsid w:val="00EA2A4C"/>
    <w:rsid w:val="00EA2A59"/>
    <w:rsid w:val="00EA2A6B"/>
    <w:rsid w:val="00EA2AAF"/>
    <w:rsid w:val="00EA2AE2"/>
    <w:rsid w:val="00EA2AF2"/>
    <w:rsid w:val="00EA2CF4"/>
    <w:rsid w:val="00EA2D72"/>
    <w:rsid w:val="00EA2D7E"/>
    <w:rsid w:val="00EA2E66"/>
    <w:rsid w:val="00EA2F10"/>
    <w:rsid w:val="00EA2F12"/>
    <w:rsid w:val="00EA3045"/>
    <w:rsid w:val="00EA30C1"/>
    <w:rsid w:val="00EA3298"/>
    <w:rsid w:val="00EA32EA"/>
    <w:rsid w:val="00EA33E5"/>
    <w:rsid w:val="00EA3405"/>
    <w:rsid w:val="00EA341B"/>
    <w:rsid w:val="00EA343F"/>
    <w:rsid w:val="00EA34A7"/>
    <w:rsid w:val="00EA35FA"/>
    <w:rsid w:val="00EA36F6"/>
    <w:rsid w:val="00EA372B"/>
    <w:rsid w:val="00EA37A7"/>
    <w:rsid w:val="00EA3859"/>
    <w:rsid w:val="00EA38C0"/>
    <w:rsid w:val="00EA3976"/>
    <w:rsid w:val="00EA39A1"/>
    <w:rsid w:val="00EA3B4B"/>
    <w:rsid w:val="00EA3B5A"/>
    <w:rsid w:val="00EA3D2F"/>
    <w:rsid w:val="00EA3D68"/>
    <w:rsid w:val="00EA3DB4"/>
    <w:rsid w:val="00EA3E0C"/>
    <w:rsid w:val="00EA3E47"/>
    <w:rsid w:val="00EA3E85"/>
    <w:rsid w:val="00EA3EF6"/>
    <w:rsid w:val="00EA3F31"/>
    <w:rsid w:val="00EA3F3E"/>
    <w:rsid w:val="00EA3FF9"/>
    <w:rsid w:val="00EA4069"/>
    <w:rsid w:val="00EA40F9"/>
    <w:rsid w:val="00EA4136"/>
    <w:rsid w:val="00EA4251"/>
    <w:rsid w:val="00EA4324"/>
    <w:rsid w:val="00EA4379"/>
    <w:rsid w:val="00EA4470"/>
    <w:rsid w:val="00EA44B3"/>
    <w:rsid w:val="00EA46C5"/>
    <w:rsid w:val="00EA4713"/>
    <w:rsid w:val="00EA478F"/>
    <w:rsid w:val="00EA49AE"/>
    <w:rsid w:val="00EA4B5A"/>
    <w:rsid w:val="00EA4B79"/>
    <w:rsid w:val="00EA4C37"/>
    <w:rsid w:val="00EA4CBF"/>
    <w:rsid w:val="00EA4CC7"/>
    <w:rsid w:val="00EA4DBB"/>
    <w:rsid w:val="00EA4E02"/>
    <w:rsid w:val="00EA4ED7"/>
    <w:rsid w:val="00EA4F11"/>
    <w:rsid w:val="00EA4F31"/>
    <w:rsid w:val="00EA4FD2"/>
    <w:rsid w:val="00EA50FD"/>
    <w:rsid w:val="00EA5142"/>
    <w:rsid w:val="00EA51E2"/>
    <w:rsid w:val="00EA51F0"/>
    <w:rsid w:val="00EA5276"/>
    <w:rsid w:val="00EA5291"/>
    <w:rsid w:val="00EA5304"/>
    <w:rsid w:val="00EA53F2"/>
    <w:rsid w:val="00EA541D"/>
    <w:rsid w:val="00EA54CB"/>
    <w:rsid w:val="00EA5510"/>
    <w:rsid w:val="00EA558F"/>
    <w:rsid w:val="00EA56EE"/>
    <w:rsid w:val="00EA5714"/>
    <w:rsid w:val="00EA57EF"/>
    <w:rsid w:val="00EA5854"/>
    <w:rsid w:val="00EA5957"/>
    <w:rsid w:val="00EA59BA"/>
    <w:rsid w:val="00EA59E3"/>
    <w:rsid w:val="00EA59E5"/>
    <w:rsid w:val="00EA5B0D"/>
    <w:rsid w:val="00EA5B69"/>
    <w:rsid w:val="00EA5B76"/>
    <w:rsid w:val="00EA5BC4"/>
    <w:rsid w:val="00EA5C37"/>
    <w:rsid w:val="00EA5CAE"/>
    <w:rsid w:val="00EA5CB3"/>
    <w:rsid w:val="00EA5DA2"/>
    <w:rsid w:val="00EA5DF3"/>
    <w:rsid w:val="00EA5EE7"/>
    <w:rsid w:val="00EA5F0D"/>
    <w:rsid w:val="00EA5FCD"/>
    <w:rsid w:val="00EA60FD"/>
    <w:rsid w:val="00EA6127"/>
    <w:rsid w:val="00EA613B"/>
    <w:rsid w:val="00EA6155"/>
    <w:rsid w:val="00EA61AE"/>
    <w:rsid w:val="00EA61B6"/>
    <w:rsid w:val="00EA6234"/>
    <w:rsid w:val="00EA6297"/>
    <w:rsid w:val="00EA629B"/>
    <w:rsid w:val="00EA633F"/>
    <w:rsid w:val="00EA63D9"/>
    <w:rsid w:val="00EA6435"/>
    <w:rsid w:val="00EA6443"/>
    <w:rsid w:val="00EA646B"/>
    <w:rsid w:val="00EA64E6"/>
    <w:rsid w:val="00EA64FB"/>
    <w:rsid w:val="00EA65C8"/>
    <w:rsid w:val="00EA66A4"/>
    <w:rsid w:val="00EA66F5"/>
    <w:rsid w:val="00EA6716"/>
    <w:rsid w:val="00EA6729"/>
    <w:rsid w:val="00EA67C6"/>
    <w:rsid w:val="00EA6903"/>
    <w:rsid w:val="00EA6942"/>
    <w:rsid w:val="00EA69A2"/>
    <w:rsid w:val="00EA6A56"/>
    <w:rsid w:val="00EA6AE5"/>
    <w:rsid w:val="00EA6B20"/>
    <w:rsid w:val="00EA6E31"/>
    <w:rsid w:val="00EA6EC9"/>
    <w:rsid w:val="00EA6FCE"/>
    <w:rsid w:val="00EA7039"/>
    <w:rsid w:val="00EA70AB"/>
    <w:rsid w:val="00EA70D2"/>
    <w:rsid w:val="00EA7174"/>
    <w:rsid w:val="00EA725F"/>
    <w:rsid w:val="00EA74C2"/>
    <w:rsid w:val="00EA74D1"/>
    <w:rsid w:val="00EA761B"/>
    <w:rsid w:val="00EA7654"/>
    <w:rsid w:val="00EA76CD"/>
    <w:rsid w:val="00EA774B"/>
    <w:rsid w:val="00EA7866"/>
    <w:rsid w:val="00EA788E"/>
    <w:rsid w:val="00EA7997"/>
    <w:rsid w:val="00EA7A84"/>
    <w:rsid w:val="00EA7AF5"/>
    <w:rsid w:val="00EA7B77"/>
    <w:rsid w:val="00EA7B8C"/>
    <w:rsid w:val="00EA7BBD"/>
    <w:rsid w:val="00EA7C04"/>
    <w:rsid w:val="00EA7C86"/>
    <w:rsid w:val="00EA7E74"/>
    <w:rsid w:val="00EA7E8C"/>
    <w:rsid w:val="00EA7ECF"/>
    <w:rsid w:val="00EA7F30"/>
    <w:rsid w:val="00EA7F39"/>
    <w:rsid w:val="00EB0030"/>
    <w:rsid w:val="00EB00C5"/>
    <w:rsid w:val="00EB0141"/>
    <w:rsid w:val="00EB0185"/>
    <w:rsid w:val="00EB01FE"/>
    <w:rsid w:val="00EB0203"/>
    <w:rsid w:val="00EB0216"/>
    <w:rsid w:val="00EB02D5"/>
    <w:rsid w:val="00EB02E0"/>
    <w:rsid w:val="00EB02E6"/>
    <w:rsid w:val="00EB03EC"/>
    <w:rsid w:val="00EB0459"/>
    <w:rsid w:val="00EB055D"/>
    <w:rsid w:val="00EB056A"/>
    <w:rsid w:val="00EB061F"/>
    <w:rsid w:val="00EB0662"/>
    <w:rsid w:val="00EB066C"/>
    <w:rsid w:val="00EB06DA"/>
    <w:rsid w:val="00EB06FF"/>
    <w:rsid w:val="00EB0705"/>
    <w:rsid w:val="00EB0724"/>
    <w:rsid w:val="00EB0756"/>
    <w:rsid w:val="00EB081E"/>
    <w:rsid w:val="00EB0918"/>
    <w:rsid w:val="00EB0978"/>
    <w:rsid w:val="00EB09A9"/>
    <w:rsid w:val="00EB09D9"/>
    <w:rsid w:val="00EB0AB5"/>
    <w:rsid w:val="00EB0ACE"/>
    <w:rsid w:val="00EB0AFD"/>
    <w:rsid w:val="00EB0CBC"/>
    <w:rsid w:val="00EB0E73"/>
    <w:rsid w:val="00EB0EB7"/>
    <w:rsid w:val="00EB0F40"/>
    <w:rsid w:val="00EB0FA7"/>
    <w:rsid w:val="00EB0FB7"/>
    <w:rsid w:val="00EB0FE1"/>
    <w:rsid w:val="00EB1031"/>
    <w:rsid w:val="00EB1069"/>
    <w:rsid w:val="00EB112B"/>
    <w:rsid w:val="00EB1197"/>
    <w:rsid w:val="00EB1267"/>
    <w:rsid w:val="00EB1285"/>
    <w:rsid w:val="00EB13A9"/>
    <w:rsid w:val="00EB13FA"/>
    <w:rsid w:val="00EB14A1"/>
    <w:rsid w:val="00EB14B5"/>
    <w:rsid w:val="00EB14DA"/>
    <w:rsid w:val="00EB15BB"/>
    <w:rsid w:val="00EB15F1"/>
    <w:rsid w:val="00EB1635"/>
    <w:rsid w:val="00EB1690"/>
    <w:rsid w:val="00EB189F"/>
    <w:rsid w:val="00EB1A1F"/>
    <w:rsid w:val="00EB1AC4"/>
    <w:rsid w:val="00EB1AD5"/>
    <w:rsid w:val="00EB1ADB"/>
    <w:rsid w:val="00EB1B21"/>
    <w:rsid w:val="00EB1D7E"/>
    <w:rsid w:val="00EB1E2D"/>
    <w:rsid w:val="00EB1E79"/>
    <w:rsid w:val="00EB2138"/>
    <w:rsid w:val="00EB2147"/>
    <w:rsid w:val="00EB215C"/>
    <w:rsid w:val="00EB21EF"/>
    <w:rsid w:val="00EB22F5"/>
    <w:rsid w:val="00EB23A8"/>
    <w:rsid w:val="00EB2462"/>
    <w:rsid w:val="00EB246D"/>
    <w:rsid w:val="00EB259A"/>
    <w:rsid w:val="00EB25C4"/>
    <w:rsid w:val="00EB25CC"/>
    <w:rsid w:val="00EB25D6"/>
    <w:rsid w:val="00EB25EB"/>
    <w:rsid w:val="00EB2655"/>
    <w:rsid w:val="00EB26E6"/>
    <w:rsid w:val="00EB2700"/>
    <w:rsid w:val="00EB27CE"/>
    <w:rsid w:val="00EB27F5"/>
    <w:rsid w:val="00EB2981"/>
    <w:rsid w:val="00EB29BB"/>
    <w:rsid w:val="00EB2A06"/>
    <w:rsid w:val="00EB2A0A"/>
    <w:rsid w:val="00EB2B2D"/>
    <w:rsid w:val="00EB2BB6"/>
    <w:rsid w:val="00EB2BF3"/>
    <w:rsid w:val="00EB2BFF"/>
    <w:rsid w:val="00EB2CD1"/>
    <w:rsid w:val="00EB2D12"/>
    <w:rsid w:val="00EB2D49"/>
    <w:rsid w:val="00EB2D5B"/>
    <w:rsid w:val="00EB2D77"/>
    <w:rsid w:val="00EB2EEF"/>
    <w:rsid w:val="00EB2FB3"/>
    <w:rsid w:val="00EB3002"/>
    <w:rsid w:val="00EB3127"/>
    <w:rsid w:val="00EB3262"/>
    <w:rsid w:val="00EB326B"/>
    <w:rsid w:val="00EB3432"/>
    <w:rsid w:val="00EB3442"/>
    <w:rsid w:val="00EB34DD"/>
    <w:rsid w:val="00EB354B"/>
    <w:rsid w:val="00EB357B"/>
    <w:rsid w:val="00EB357F"/>
    <w:rsid w:val="00EB363B"/>
    <w:rsid w:val="00EB3661"/>
    <w:rsid w:val="00EB3696"/>
    <w:rsid w:val="00EB37D0"/>
    <w:rsid w:val="00EB38AE"/>
    <w:rsid w:val="00EB38F0"/>
    <w:rsid w:val="00EB393E"/>
    <w:rsid w:val="00EB3A42"/>
    <w:rsid w:val="00EB3AA1"/>
    <w:rsid w:val="00EB3BE8"/>
    <w:rsid w:val="00EB3CB2"/>
    <w:rsid w:val="00EB3CB4"/>
    <w:rsid w:val="00EB3D1E"/>
    <w:rsid w:val="00EB3D3B"/>
    <w:rsid w:val="00EB3D45"/>
    <w:rsid w:val="00EB405A"/>
    <w:rsid w:val="00EB42A3"/>
    <w:rsid w:val="00EB42FD"/>
    <w:rsid w:val="00EB433C"/>
    <w:rsid w:val="00EB436C"/>
    <w:rsid w:val="00EB43DC"/>
    <w:rsid w:val="00EB4550"/>
    <w:rsid w:val="00EB4659"/>
    <w:rsid w:val="00EB46DF"/>
    <w:rsid w:val="00EB49AF"/>
    <w:rsid w:val="00EB4A7A"/>
    <w:rsid w:val="00EB4AA4"/>
    <w:rsid w:val="00EB4B27"/>
    <w:rsid w:val="00EB4B51"/>
    <w:rsid w:val="00EB4BDE"/>
    <w:rsid w:val="00EB4C97"/>
    <w:rsid w:val="00EB4D06"/>
    <w:rsid w:val="00EB4D53"/>
    <w:rsid w:val="00EB4E63"/>
    <w:rsid w:val="00EB4E6E"/>
    <w:rsid w:val="00EB4F2C"/>
    <w:rsid w:val="00EB4F88"/>
    <w:rsid w:val="00EB5033"/>
    <w:rsid w:val="00EB503A"/>
    <w:rsid w:val="00EB5083"/>
    <w:rsid w:val="00EB50C1"/>
    <w:rsid w:val="00EB51AD"/>
    <w:rsid w:val="00EB51DF"/>
    <w:rsid w:val="00EB5206"/>
    <w:rsid w:val="00EB520B"/>
    <w:rsid w:val="00EB5392"/>
    <w:rsid w:val="00EB539E"/>
    <w:rsid w:val="00EB548E"/>
    <w:rsid w:val="00EB55D6"/>
    <w:rsid w:val="00EB5655"/>
    <w:rsid w:val="00EB5669"/>
    <w:rsid w:val="00EB57E4"/>
    <w:rsid w:val="00EB58A1"/>
    <w:rsid w:val="00EB58D0"/>
    <w:rsid w:val="00EB5927"/>
    <w:rsid w:val="00EB595C"/>
    <w:rsid w:val="00EB5995"/>
    <w:rsid w:val="00EB5A3F"/>
    <w:rsid w:val="00EB5BCD"/>
    <w:rsid w:val="00EB5CAF"/>
    <w:rsid w:val="00EB5CB5"/>
    <w:rsid w:val="00EB5CFF"/>
    <w:rsid w:val="00EB5D48"/>
    <w:rsid w:val="00EB5DC6"/>
    <w:rsid w:val="00EB5DCC"/>
    <w:rsid w:val="00EB5EF2"/>
    <w:rsid w:val="00EB6062"/>
    <w:rsid w:val="00EB60DF"/>
    <w:rsid w:val="00EB610B"/>
    <w:rsid w:val="00EB6112"/>
    <w:rsid w:val="00EB6154"/>
    <w:rsid w:val="00EB6188"/>
    <w:rsid w:val="00EB6216"/>
    <w:rsid w:val="00EB6311"/>
    <w:rsid w:val="00EB646F"/>
    <w:rsid w:val="00EB64B4"/>
    <w:rsid w:val="00EB66AE"/>
    <w:rsid w:val="00EB6709"/>
    <w:rsid w:val="00EB675E"/>
    <w:rsid w:val="00EB690E"/>
    <w:rsid w:val="00EB69A8"/>
    <w:rsid w:val="00EB69D7"/>
    <w:rsid w:val="00EB6A25"/>
    <w:rsid w:val="00EB6AC5"/>
    <w:rsid w:val="00EB6B2E"/>
    <w:rsid w:val="00EB6B66"/>
    <w:rsid w:val="00EB6B84"/>
    <w:rsid w:val="00EB6BDE"/>
    <w:rsid w:val="00EB6C1F"/>
    <w:rsid w:val="00EB6CB3"/>
    <w:rsid w:val="00EB6D60"/>
    <w:rsid w:val="00EB6D99"/>
    <w:rsid w:val="00EB6F32"/>
    <w:rsid w:val="00EB6F3A"/>
    <w:rsid w:val="00EB6FC5"/>
    <w:rsid w:val="00EB703F"/>
    <w:rsid w:val="00EB706F"/>
    <w:rsid w:val="00EB7153"/>
    <w:rsid w:val="00EB715C"/>
    <w:rsid w:val="00EB7220"/>
    <w:rsid w:val="00EB7223"/>
    <w:rsid w:val="00EB7295"/>
    <w:rsid w:val="00EB72EE"/>
    <w:rsid w:val="00EB754A"/>
    <w:rsid w:val="00EB756B"/>
    <w:rsid w:val="00EB7587"/>
    <w:rsid w:val="00EB75DA"/>
    <w:rsid w:val="00EB762F"/>
    <w:rsid w:val="00EB775D"/>
    <w:rsid w:val="00EB785E"/>
    <w:rsid w:val="00EB78D4"/>
    <w:rsid w:val="00EB7940"/>
    <w:rsid w:val="00EB79A4"/>
    <w:rsid w:val="00EB7A0D"/>
    <w:rsid w:val="00EB7AA1"/>
    <w:rsid w:val="00EB7B19"/>
    <w:rsid w:val="00EB7BCD"/>
    <w:rsid w:val="00EB7C02"/>
    <w:rsid w:val="00EB7C2D"/>
    <w:rsid w:val="00EB7C5E"/>
    <w:rsid w:val="00EB7E3D"/>
    <w:rsid w:val="00EB7E76"/>
    <w:rsid w:val="00EB7F94"/>
    <w:rsid w:val="00EC007C"/>
    <w:rsid w:val="00EC00EF"/>
    <w:rsid w:val="00EC01BE"/>
    <w:rsid w:val="00EC0253"/>
    <w:rsid w:val="00EC026D"/>
    <w:rsid w:val="00EC02AE"/>
    <w:rsid w:val="00EC04EF"/>
    <w:rsid w:val="00EC0561"/>
    <w:rsid w:val="00EC05F8"/>
    <w:rsid w:val="00EC069E"/>
    <w:rsid w:val="00EC07CB"/>
    <w:rsid w:val="00EC0841"/>
    <w:rsid w:val="00EC0873"/>
    <w:rsid w:val="00EC092F"/>
    <w:rsid w:val="00EC09C2"/>
    <w:rsid w:val="00EC0C6B"/>
    <w:rsid w:val="00EC0C98"/>
    <w:rsid w:val="00EC0CC7"/>
    <w:rsid w:val="00EC0D24"/>
    <w:rsid w:val="00EC0D49"/>
    <w:rsid w:val="00EC0D88"/>
    <w:rsid w:val="00EC0D89"/>
    <w:rsid w:val="00EC0DE7"/>
    <w:rsid w:val="00EC0DF9"/>
    <w:rsid w:val="00EC0E74"/>
    <w:rsid w:val="00EC0F19"/>
    <w:rsid w:val="00EC10F0"/>
    <w:rsid w:val="00EC117D"/>
    <w:rsid w:val="00EC121F"/>
    <w:rsid w:val="00EC13F7"/>
    <w:rsid w:val="00EC142C"/>
    <w:rsid w:val="00EC1478"/>
    <w:rsid w:val="00EC149A"/>
    <w:rsid w:val="00EC14D7"/>
    <w:rsid w:val="00EC14E7"/>
    <w:rsid w:val="00EC1586"/>
    <w:rsid w:val="00EC15AE"/>
    <w:rsid w:val="00EC163C"/>
    <w:rsid w:val="00EC16F0"/>
    <w:rsid w:val="00EC1808"/>
    <w:rsid w:val="00EC18B6"/>
    <w:rsid w:val="00EC18DB"/>
    <w:rsid w:val="00EC1942"/>
    <w:rsid w:val="00EC194A"/>
    <w:rsid w:val="00EC19B6"/>
    <w:rsid w:val="00EC19F2"/>
    <w:rsid w:val="00EC1A06"/>
    <w:rsid w:val="00EC1A66"/>
    <w:rsid w:val="00EC1B2D"/>
    <w:rsid w:val="00EC1B43"/>
    <w:rsid w:val="00EC1BF4"/>
    <w:rsid w:val="00EC1C11"/>
    <w:rsid w:val="00EC1C92"/>
    <w:rsid w:val="00EC1CCE"/>
    <w:rsid w:val="00EC1CD5"/>
    <w:rsid w:val="00EC1D03"/>
    <w:rsid w:val="00EC1D31"/>
    <w:rsid w:val="00EC1DC6"/>
    <w:rsid w:val="00EC1E72"/>
    <w:rsid w:val="00EC1E7B"/>
    <w:rsid w:val="00EC1EE3"/>
    <w:rsid w:val="00EC1EF6"/>
    <w:rsid w:val="00EC1F35"/>
    <w:rsid w:val="00EC1F73"/>
    <w:rsid w:val="00EC20EA"/>
    <w:rsid w:val="00EC20F7"/>
    <w:rsid w:val="00EC2203"/>
    <w:rsid w:val="00EC22B5"/>
    <w:rsid w:val="00EC23AC"/>
    <w:rsid w:val="00EC23AF"/>
    <w:rsid w:val="00EC2428"/>
    <w:rsid w:val="00EC2523"/>
    <w:rsid w:val="00EC252E"/>
    <w:rsid w:val="00EC259F"/>
    <w:rsid w:val="00EC25A5"/>
    <w:rsid w:val="00EC25D9"/>
    <w:rsid w:val="00EC266C"/>
    <w:rsid w:val="00EC26DD"/>
    <w:rsid w:val="00EC2733"/>
    <w:rsid w:val="00EC2758"/>
    <w:rsid w:val="00EC2978"/>
    <w:rsid w:val="00EC2A73"/>
    <w:rsid w:val="00EC2C42"/>
    <w:rsid w:val="00EC2C7F"/>
    <w:rsid w:val="00EC2D6A"/>
    <w:rsid w:val="00EC2F15"/>
    <w:rsid w:val="00EC2F77"/>
    <w:rsid w:val="00EC2FE1"/>
    <w:rsid w:val="00EC30FE"/>
    <w:rsid w:val="00EC3117"/>
    <w:rsid w:val="00EC3171"/>
    <w:rsid w:val="00EC3228"/>
    <w:rsid w:val="00EC3314"/>
    <w:rsid w:val="00EC3325"/>
    <w:rsid w:val="00EC3518"/>
    <w:rsid w:val="00EC35A3"/>
    <w:rsid w:val="00EC3662"/>
    <w:rsid w:val="00EC3732"/>
    <w:rsid w:val="00EC3769"/>
    <w:rsid w:val="00EC3779"/>
    <w:rsid w:val="00EC37FC"/>
    <w:rsid w:val="00EC3891"/>
    <w:rsid w:val="00EC38A0"/>
    <w:rsid w:val="00EC38D4"/>
    <w:rsid w:val="00EC390B"/>
    <w:rsid w:val="00EC3962"/>
    <w:rsid w:val="00EC39CA"/>
    <w:rsid w:val="00EC3A5F"/>
    <w:rsid w:val="00EC3A64"/>
    <w:rsid w:val="00EC3BAE"/>
    <w:rsid w:val="00EC3BF8"/>
    <w:rsid w:val="00EC3D8E"/>
    <w:rsid w:val="00EC3EA3"/>
    <w:rsid w:val="00EC3EBD"/>
    <w:rsid w:val="00EC4043"/>
    <w:rsid w:val="00EC40A8"/>
    <w:rsid w:val="00EC4102"/>
    <w:rsid w:val="00EC41E4"/>
    <w:rsid w:val="00EC423C"/>
    <w:rsid w:val="00EC42BE"/>
    <w:rsid w:val="00EC43A1"/>
    <w:rsid w:val="00EC43D4"/>
    <w:rsid w:val="00EC4408"/>
    <w:rsid w:val="00EC4540"/>
    <w:rsid w:val="00EC4699"/>
    <w:rsid w:val="00EC46EC"/>
    <w:rsid w:val="00EC470B"/>
    <w:rsid w:val="00EC4787"/>
    <w:rsid w:val="00EC4795"/>
    <w:rsid w:val="00EC4821"/>
    <w:rsid w:val="00EC483B"/>
    <w:rsid w:val="00EC486B"/>
    <w:rsid w:val="00EC48AD"/>
    <w:rsid w:val="00EC4933"/>
    <w:rsid w:val="00EC4A9F"/>
    <w:rsid w:val="00EC4B2F"/>
    <w:rsid w:val="00EC4C7D"/>
    <w:rsid w:val="00EC4D12"/>
    <w:rsid w:val="00EC4D74"/>
    <w:rsid w:val="00EC4D89"/>
    <w:rsid w:val="00EC4DD1"/>
    <w:rsid w:val="00EC4EC2"/>
    <w:rsid w:val="00EC4EED"/>
    <w:rsid w:val="00EC4F09"/>
    <w:rsid w:val="00EC4F33"/>
    <w:rsid w:val="00EC4FB4"/>
    <w:rsid w:val="00EC507F"/>
    <w:rsid w:val="00EC50DE"/>
    <w:rsid w:val="00EC50E4"/>
    <w:rsid w:val="00EC50EB"/>
    <w:rsid w:val="00EC5184"/>
    <w:rsid w:val="00EC5212"/>
    <w:rsid w:val="00EC5253"/>
    <w:rsid w:val="00EC5283"/>
    <w:rsid w:val="00EC52AE"/>
    <w:rsid w:val="00EC52F1"/>
    <w:rsid w:val="00EC533B"/>
    <w:rsid w:val="00EC5374"/>
    <w:rsid w:val="00EC5409"/>
    <w:rsid w:val="00EC54EA"/>
    <w:rsid w:val="00EC5610"/>
    <w:rsid w:val="00EC5639"/>
    <w:rsid w:val="00EC5779"/>
    <w:rsid w:val="00EC57B6"/>
    <w:rsid w:val="00EC59A6"/>
    <w:rsid w:val="00EC5A35"/>
    <w:rsid w:val="00EC5A40"/>
    <w:rsid w:val="00EC5B0F"/>
    <w:rsid w:val="00EC5B9D"/>
    <w:rsid w:val="00EC5C13"/>
    <w:rsid w:val="00EC5C2C"/>
    <w:rsid w:val="00EC5E37"/>
    <w:rsid w:val="00EC5E46"/>
    <w:rsid w:val="00EC5F0A"/>
    <w:rsid w:val="00EC5F11"/>
    <w:rsid w:val="00EC5F5A"/>
    <w:rsid w:val="00EC5FFE"/>
    <w:rsid w:val="00EC60F8"/>
    <w:rsid w:val="00EC61CE"/>
    <w:rsid w:val="00EC61D9"/>
    <w:rsid w:val="00EC62A3"/>
    <w:rsid w:val="00EC6404"/>
    <w:rsid w:val="00EC6416"/>
    <w:rsid w:val="00EC643D"/>
    <w:rsid w:val="00EC6559"/>
    <w:rsid w:val="00EC6573"/>
    <w:rsid w:val="00EC65C5"/>
    <w:rsid w:val="00EC66C9"/>
    <w:rsid w:val="00EC68DA"/>
    <w:rsid w:val="00EC6942"/>
    <w:rsid w:val="00EC69A6"/>
    <w:rsid w:val="00EC69E5"/>
    <w:rsid w:val="00EC6A61"/>
    <w:rsid w:val="00EC6B0E"/>
    <w:rsid w:val="00EC6BC1"/>
    <w:rsid w:val="00EC6D8E"/>
    <w:rsid w:val="00EC6E04"/>
    <w:rsid w:val="00EC6E36"/>
    <w:rsid w:val="00EC6ED6"/>
    <w:rsid w:val="00EC6EDE"/>
    <w:rsid w:val="00EC6FCB"/>
    <w:rsid w:val="00EC70B3"/>
    <w:rsid w:val="00EC70EE"/>
    <w:rsid w:val="00EC719C"/>
    <w:rsid w:val="00EC71D7"/>
    <w:rsid w:val="00EC7302"/>
    <w:rsid w:val="00EC73F0"/>
    <w:rsid w:val="00EC7416"/>
    <w:rsid w:val="00EC7432"/>
    <w:rsid w:val="00EC748E"/>
    <w:rsid w:val="00EC74FF"/>
    <w:rsid w:val="00EC7527"/>
    <w:rsid w:val="00EC75AD"/>
    <w:rsid w:val="00EC761A"/>
    <w:rsid w:val="00EC7681"/>
    <w:rsid w:val="00EC7732"/>
    <w:rsid w:val="00EC77B0"/>
    <w:rsid w:val="00EC77EA"/>
    <w:rsid w:val="00EC7826"/>
    <w:rsid w:val="00EC7854"/>
    <w:rsid w:val="00EC786F"/>
    <w:rsid w:val="00EC791E"/>
    <w:rsid w:val="00EC795B"/>
    <w:rsid w:val="00EC7AA1"/>
    <w:rsid w:val="00EC7B71"/>
    <w:rsid w:val="00EC7C3D"/>
    <w:rsid w:val="00EC7D05"/>
    <w:rsid w:val="00EC7D34"/>
    <w:rsid w:val="00EC7DFC"/>
    <w:rsid w:val="00EC7E44"/>
    <w:rsid w:val="00EC7E83"/>
    <w:rsid w:val="00EC7E8F"/>
    <w:rsid w:val="00ED008C"/>
    <w:rsid w:val="00ED00F7"/>
    <w:rsid w:val="00ED0286"/>
    <w:rsid w:val="00ED03B4"/>
    <w:rsid w:val="00ED040F"/>
    <w:rsid w:val="00ED0455"/>
    <w:rsid w:val="00ED0596"/>
    <w:rsid w:val="00ED05DD"/>
    <w:rsid w:val="00ED0643"/>
    <w:rsid w:val="00ED06E9"/>
    <w:rsid w:val="00ED0705"/>
    <w:rsid w:val="00ED07B5"/>
    <w:rsid w:val="00ED07EB"/>
    <w:rsid w:val="00ED0865"/>
    <w:rsid w:val="00ED0962"/>
    <w:rsid w:val="00ED0964"/>
    <w:rsid w:val="00ED099B"/>
    <w:rsid w:val="00ED09ED"/>
    <w:rsid w:val="00ED0A3E"/>
    <w:rsid w:val="00ED0A44"/>
    <w:rsid w:val="00ED0AEE"/>
    <w:rsid w:val="00ED0B30"/>
    <w:rsid w:val="00ED0B37"/>
    <w:rsid w:val="00ED0B4A"/>
    <w:rsid w:val="00ED0C53"/>
    <w:rsid w:val="00ED0D59"/>
    <w:rsid w:val="00ED0D61"/>
    <w:rsid w:val="00ED0D9B"/>
    <w:rsid w:val="00ED0DA3"/>
    <w:rsid w:val="00ED0DEC"/>
    <w:rsid w:val="00ED0FDD"/>
    <w:rsid w:val="00ED107F"/>
    <w:rsid w:val="00ED1096"/>
    <w:rsid w:val="00ED1143"/>
    <w:rsid w:val="00ED1265"/>
    <w:rsid w:val="00ED12AF"/>
    <w:rsid w:val="00ED1355"/>
    <w:rsid w:val="00ED13C8"/>
    <w:rsid w:val="00ED1515"/>
    <w:rsid w:val="00ED1560"/>
    <w:rsid w:val="00ED160C"/>
    <w:rsid w:val="00ED1721"/>
    <w:rsid w:val="00ED17D1"/>
    <w:rsid w:val="00ED17E9"/>
    <w:rsid w:val="00ED185F"/>
    <w:rsid w:val="00ED194A"/>
    <w:rsid w:val="00ED19B7"/>
    <w:rsid w:val="00ED1A37"/>
    <w:rsid w:val="00ED1A57"/>
    <w:rsid w:val="00ED1A80"/>
    <w:rsid w:val="00ED1AB0"/>
    <w:rsid w:val="00ED1DA9"/>
    <w:rsid w:val="00ED1DEA"/>
    <w:rsid w:val="00ED1DF4"/>
    <w:rsid w:val="00ED1E92"/>
    <w:rsid w:val="00ED1EE0"/>
    <w:rsid w:val="00ED1EF6"/>
    <w:rsid w:val="00ED1F0C"/>
    <w:rsid w:val="00ED1F52"/>
    <w:rsid w:val="00ED1F95"/>
    <w:rsid w:val="00ED2060"/>
    <w:rsid w:val="00ED20B8"/>
    <w:rsid w:val="00ED20F8"/>
    <w:rsid w:val="00ED2105"/>
    <w:rsid w:val="00ED2109"/>
    <w:rsid w:val="00ED2129"/>
    <w:rsid w:val="00ED214B"/>
    <w:rsid w:val="00ED2170"/>
    <w:rsid w:val="00ED224E"/>
    <w:rsid w:val="00ED2287"/>
    <w:rsid w:val="00ED2288"/>
    <w:rsid w:val="00ED2369"/>
    <w:rsid w:val="00ED23C2"/>
    <w:rsid w:val="00ED25C9"/>
    <w:rsid w:val="00ED26C6"/>
    <w:rsid w:val="00ED270B"/>
    <w:rsid w:val="00ED277C"/>
    <w:rsid w:val="00ED27FC"/>
    <w:rsid w:val="00ED2805"/>
    <w:rsid w:val="00ED2886"/>
    <w:rsid w:val="00ED28A8"/>
    <w:rsid w:val="00ED28D5"/>
    <w:rsid w:val="00ED294F"/>
    <w:rsid w:val="00ED2957"/>
    <w:rsid w:val="00ED29C8"/>
    <w:rsid w:val="00ED2A40"/>
    <w:rsid w:val="00ED2B1E"/>
    <w:rsid w:val="00ED2B5D"/>
    <w:rsid w:val="00ED2B9E"/>
    <w:rsid w:val="00ED2BC6"/>
    <w:rsid w:val="00ED2CF5"/>
    <w:rsid w:val="00ED2D76"/>
    <w:rsid w:val="00ED2E46"/>
    <w:rsid w:val="00ED2E77"/>
    <w:rsid w:val="00ED2ED0"/>
    <w:rsid w:val="00ED2F0C"/>
    <w:rsid w:val="00ED2F3F"/>
    <w:rsid w:val="00ED30AB"/>
    <w:rsid w:val="00ED30B9"/>
    <w:rsid w:val="00ED3152"/>
    <w:rsid w:val="00ED315F"/>
    <w:rsid w:val="00ED31AE"/>
    <w:rsid w:val="00ED3203"/>
    <w:rsid w:val="00ED3221"/>
    <w:rsid w:val="00ED3470"/>
    <w:rsid w:val="00ED34D1"/>
    <w:rsid w:val="00ED3587"/>
    <w:rsid w:val="00ED3606"/>
    <w:rsid w:val="00ED3680"/>
    <w:rsid w:val="00ED3784"/>
    <w:rsid w:val="00ED37B0"/>
    <w:rsid w:val="00ED38E2"/>
    <w:rsid w:val="00ED3A4D"/>
    <w:rsid w:val="00ED3ADC"/>
    <w:rsid w:val="00ED3AF3"/>
    <w:rsid w:val="00ED3B54"/>
    <w:rsid w:val="00ED3B7A"/>
    <w:rsid w:val="00ED3BB0"/>
    <w:rsid w:val="00ED3C5E"/>
    <w:rsid w:val="00ED3CD4"/>
    <w:rsid w:val="00ED3D78"/>
    <w:rsid w:val="00ED3DEC"/>
    <w:rsid w:val="00ED3E44"/>
    <w:rsid w:val="00ED3EAD"/>
    <w:rsid w:val="00ED3FBB"/>
    <w:rsid w:val="00ED418A"/>
    <w:rsid w:val="00ED41BC"/>
    <w:rsid w:val="00ED41D2"/>
    <w:rsid w:val="00ED42B9"/>
    <w:rsid w:val="00ED437F"/>
    <w:rsid w:val="00ED43B9"/>
    <w:rsid w:val="00ED43C0"/>
    <w:rsid w:val="00ED43DF"/>
    <w:rsid w:val="00ED44DD"/>
    <w:rsid w:val="00ED4501"/>
    <w:rsid w:val="00ED4536"/>
    <w:rsid w:val="00ED45CC"/>
    <w:rsid w:val="00ED460F"/>
    <w:rsid w:val="00ED4614"/>
    <w:rsid w:val="00ED462A"/>
    <w:rsid w:val="00ED463F"/>
    <w:rsid w:val="00ED4754"/>
    <w:rsid w:val="00ED48F1"/>
    <w:rsid w:val="00ED4A4D"/>
    <w:rsid w:val="00ED4C63"/>
    <w:rsid w:val="00ED4CAC"/>
    <w:rsid w:val="00ED4D2F"/>
    <w:rsid w:val="00ED4DDF"/>
    <w:rsid w:val="00ED4EC0"/>
    <w:rsid w:val="00ED4ED4"/>
    <w:rsid w:val="00ED4F75"/>
    <w:rsid w:val="00ED4F87"/>
    <w:rsid w:val="00ED5006"/>
    <w:rsid w:val="00ED505D"/>
    <w:rsid w:val="00ED5069"/>
    <w:rsid w:val="00ED5177"/>
    <w:rsid w:val="00ED5239"/>
    <w:rsid w:val="00ED528C"/>
    <w:rsid w:val="00ED5293"/>
    <w:rsid w:val="00ED5305"/>
    <w:rsid w:val="00ED548E"/>
    <w:rsid w:val="00ED5504"/>
    <w:rsid w:val="00ED563D"/>
    <w:rsid w:val="00ED5668"/>
    <w:rsid w:val="00ED569B"/>
    <w:rsid w:val="00ED5760"/>
    <w:rsid w:val="00ED5770"/>
    <w:rsid w:val="00ED5786"/>
    <w:rsid w:val="00ED5789"/>
    <w:rsid w:val="00ED5894"/>
    <w:rsid w:val="00ED590A"/>
    <w:rsid w:val="00ED59DE"/>
    <w:rsid w:val="00ED59E4"/>
    <w:rsid w:val="00ED5AED"/>
    <w:rsid w:val="00ED5BB6"/>
    <w:rsid w:val="00ED5C47"/>
    <w:rsid w:val="00ED5C5F"/>
    <w:rsid w:val="00ED5C83"/>
    <w:rsid w:val="00ED5CC2"/>
    <w:rsid w:val="00ED5F05"/>
    <w:rsid w:val="00ED5FF9"/>
    <w:rsid w:val="00ED6062"/>
    <w:rsid w:val="00ED60F6"/>
    <w:rsid w:val="00ED6146"/>
    <w:rsid w:val="00ED6170"/>
    <w:rsid w:val="00ED61F2"/>
    <w:rsid w:val="00ED6216"/>
    <w:rsid w:val="00ED6243"/>
    <w:rsid w:val="00ED6254"/>
    <w:rsid w:val="00ED6296"/>
    <w:rsid w:val="00ED62C5"/>
    <w:rsid w:val="00ED62E9"/>
    <w:rsid w:val="00ED6398"/>
    <w:rsid w:val="00ED652A"/>
    <w:rsid w:val="00ED6578"/>
    <w:rsid w:val="00ED65BE"/>
    <w:rsid w:val="00ED65DC"/>
    <w:rsid w:val="00ED65DD"/>
    <w:rsid w:val="00ED6608"/>
    <w:rsid w:val="00ED6618"/>
    <w:rsid w:val="00ED66A7"/>
    <w:rsid w:val="00ED66BA"/>
    <w:rsid w:val="00ED66BC"/>
    <w:rsid w:val="00ED670E"/>
    <w:rsid w:val="00ED6718"/>
    <w:rsid w:val="00ED675C"/>
    <w:rsid w:val="00ED67D9"/>
    <w:rsid w:val="00ED6864"/>
    <w:rsid w:val="00ED69D2"/>
    <w:rsid w:val="00ED69D4"/>
    <w:rsid w:val="00ED6A29"/>
    <w:rsid w:val="00ED6A3F"/>
    <w:rsid w:val="00ED6AB0"/>
    <w:rsid w:val="00ED6AEB"/>
    <w:rsid w:val="00ED6B2E"/>
    <w:rsid w:val="00ED6BE8"/>
    <w:rsid w:val="00ED6C1C"/>
    <w:rsid w:val="00ED6C90"/>
    <w:rsid w:val="00ED6D03"/>
    <w:rsid w:val="00ED6E0C"/>
    <w:rsid w:val="00ED6F06"/>
    <w:rsid w:val="00ED6F3D"/>
    <w:rsid w:val="00ED6FB9"/>
    <w:rsid w:val="00ED708B"/>
    <w:rsid w:val="00ED7110"/>
    <w:rsid w:val="00ED7194"/>
    <w:rsid w:val="00ED72E5"/>
    <w:rsid w:val="00ED72FC"/>
    <w:rsid w:val="00ED732F"/>
    <w:rsid w:val="00ED739B"/>
    <w:rsid w:val="00ED739D"/>
    <w:rsid w:val="00ED73AB"/>
    <w:rsid w:val="00ED73BF"/>
    <w:rsid w:val="00ED73C3"/>
    <w:rsid w:val="00ED7436"/>
    <w:rsid w:val="00ED74E4"/>
    <w:rsid w:val="00ED76A1"/>
    <w:rsid w:val="00ED76DE"/>
    <w:rsid w:val="00ED76DF"/>
    <w:rsid w:val="00ED774C"/>
    <w:rsid w:val="00ED7796"/>
    <w:rsid w:val="00ED77B2"/>
    <w:rsid w:val="00ED77BD"/>
    <w:rsid w:val="00ED77ED"/>
    <w:rsid w:val="00ED787F"/>
    <w:rsid w:val="00ED7A09"/>
    <w:rsid w:val="00ED7A6B"/>
    <w:rsid w:val="00ED7D95"/>
    <w:rsid w:val="00ED7DAC"/>
    <w:rsid w:val="00ED7E74"/>
    <w:rsid w:val="00ED7F08"/>
    <w:rsid w:val="00EE0152"/>
    <w:rsid w:val="00EE01D1"/>
    <w:rsid w:val="00EE01E7"/>
    <w:rsid w:val="00EE020E"/>
    <w:rsid w:val="00EE0249"/>
    <w:rsid w:val="00EE024F"/>
    <w:rsid w:val="00EE02C6"/>
    <w:rsid w:val="00EE02E0"/>
    <w:rsid w:val="00EE034B"/>
    <w:rsid w:val="00EE03C0"/>
    <w:rsid w:val="00EE03DC"/>
    <w:rsid w:val="00EE03FC"/>
    <w:rsid w:val="00EE0400"/>
    <w:rsid w:val="00EE040D"/>
    <w:rsid w:val="00EE0477"/>
    <w:rsid w:val="00EE0532"/>
    <w:rsid w:val="00EE054B"/>
    <w:rsid w:val="00EE05B8"/>
    <w:rsid w:val="00EE0607"/>
    <w:rsid w:val="00EE06BB"/>
    <w:rsid w:val="00EE06D3"/>
    <w:rsid w:val="00EE06E4"/>
    <w:rsid w:val="00EE083B"/>
    <w:rsid w:val="00EE0859"/>
    <w:rsid w:val="00EE08AF"/>
    <w:rsid w:val="00EE094A"/>
    <w:rsid w:val="00EE0992"/>
    <w:rsid w:val="00EE0BD2"/>
    <w:rsid w:val="00EE0C50"/>
    <w:rsid w:val="00EE0C91"/>
    <w:rsid w:val="00EE0CD3"/>
    <w:rsid w:val="00EE0DEC"/>
    <w:rsid w:val="00EE0EAD"/>
    <w:rsid w:val="00EE0EB3"/>
    <w:rsid w:val="00EE0F1B"/>
    <w:rsid w:val="00EE102A"/>
    <w:rsid w:val="00EE10A5"/>
    <w:rsid w:val="00EE13D4"/>
    <w:rsid w:val="00EE14FA"/>
    <w:rsid w:val="00EE1566"/>
    <w:rsid w:val="00EE1743"/>
    <w:rsid w:val="00EE17BD"/>
    <w:rsid w:val="00EE17D2"/>
    <w:rsid w:val="00EE17ED"/>
    <w:rsid w:val="00EE1825"/>
    <w:rsid w:val="00EE1A9D"/>
    <w:rsid w:val="00EE1ACE"/>
    <w:rsid w:val="00EE1D0A"/>
    <w:rsid w:val="00EE1D23"/>
    <w:rsid w:val="00EE1DF2"/>
    <w:rsid w:val="00EE1DFF"/>
    <w:rsid w:val="00EE1E1C"/>
    <w:rsid w:val="00EE1EA1"/>
    <w:rsid w:val="00EE1ECC"/>
    <w:rsid w:val="00EE1F10"/>
    <w:rsid w:val="00EE207A"/>
    <w:rsid w:val="00EE208A"/>
    <w:rsid w:val="00EE20EA"/>
    <w:rsid w:val="00EE20F1"/>
    <w:rsid w:val="00EE211F"/>
    <w:rsid w:val="00EE21A3"/>
    <w:rsid w:val="00EE21AC"/>
    <w:rsid w:val="00EE2241"/>
    <w:rsid w:val="00EE2259"/>
    <w:rsid w:val="00EE22BE"/>
    <w:rsid w:val="00EE2355"/>
    <w:rsid w:val="00EE243B"/>
    <w:rsid w:val="00EE246B"/>
    <w:rsid w:val="00EE247A"/>
    <w:rsid w:val="00EE24A0"/>
    <w:rsid w:val="00EE251A"/>
    <w:rsid w:val="00EE257E"/>
    <w:rsid w:val="00EE26A1"/>
    <w:rsid w:val="00EE26DD"/>
    <w:rsid w:val="00EE277A"/>
    <w:rsid w:val="00EE27AB"/>
    <w:rsid w:val="00EE27BD"/>
    <w:rsid w:val="00EE287E"/>
    <w:rsid w:val="00EE2880"/>
    <w:rsid w:val="00EE29FD"/>
    <w:rsid w:val="00EE2B00"/>
    <w:rsid w:val="00EE2C4C"/>
    <w:rsid w:val="00EE2D66"/>
    <w:rsid w:val="00EE2DFC"/>
    <w:rsid w:val="00EE2E20"/>
    <w:rsid w:val="00EE2EAD"/>
    <w:rsid w:val="00EE3042"/>
    <w:rsid w:val="00EE32EE"/>
    <w:rsid w:val="00EE32F1"/>
    <w:rsid w:val="00EE3391"/>
    <w:rsid w:val="00EE34CF"/>
    <w:rsid w:val="00EE350A"/>
    <w:rsid w:val="00EE3688"/>
    <w:rsid w:val="00EE3699"/>
    <w:rsid w:val="00EE370A"/>
    <w:rsid w:val="00EE373D"/>
    <w:rsid w:val="00EE37DB"/>
    <w:rsid w:val="00EE3821"/>
    <w:rsid w:val="00EE3834"/>
    <w:rsid w:val="00EE386A"/>
    <w:rsid w:val="00EE38C9"/>
    <w:rsid w:val="00EE3948"/>
    <w:rsid w:val="00EE3A15"/>
    <w:rsid w:val="00EE3A5A"/>
    <w:rsid w:val="00EE3AD6"/>
    <w:rsid w:val="00EE3AE9"/>
    <w:rsid w:val="00EE3B5B"/>
    <w:rsid w:val="00EE3B6E"/>
    <w:rsid w:val="00EE3CBB"/>
    <w:rsid w:val="00EE3CC7"/>
    <w:rsid w:val="00EE3D83"/>
    <w:rsid w:val="00EE3EA3"/>
    <w:rsid w:val="00EE3EB5"/>
    <w:rsid w:val="00EE3FD0"/>
    <w:rsid w:val="00EE3FDE"/>
    <w:rsid w:val="00EE3FE3"/>
    <w:rsid w:val="00EE4115"/>
    <w:rsid w:val="00EE41B9"/>
    <w:rsid w:val="00EE420F"/>
    <w:rsid w:val="00EE4255"/>
    <w:rsid w:val="00EE426D"/>
    <w:rsid w:val="00EE42DD"/>
    <w:rsid w:val="00EE44AF"/>
    <w:rsid w:val="00EE44D4"/>
    <w:rsid w:val="00EE4507"/>
    <w:rsid w:val="00EE456E"/>
    <w:rsid w:val="00EE4673"/>
    <w:rsid w:val="00EE46ED"/>
    <w:rsid w:val="00EE46F5"/>
    <w:rsid w:val="00EE46FD"/>
    <w:rsid w:val="00EE471F"/>
    <w:rsid w:val="00EE4737"/>
    <w:rsid w:val="00EE4827"/>
    <w:rsid w:val="00EE4A70"/>
    <w:rsid w:val="00EE4A9C"/>
    <w:rsid w:val="00EE4B07"/>
    <w:rsid w:val="00EE4B40"/>
    <w:rsid w:val="00EE4D05"/>
    <w:rsid w:val="00EE4D3A"/>
    <w:rsid w:val="00EE4DA8"/>
    <w:rsid w:val="00EE4E16"/>
    <w:rsid w:val="00EE4E94"/>
    <w:rsid w:val="00EE4F2A"/>
    <w:rsid w:val="00EE50D4"/>
    <w:rsid w:val="00EE52CA"/>
    <w:rsid w:val="00EE53F0"/>
    <w:rsid w:val="00EE5523"/>
    <w:rsid w:val="00EE5995"/>
    <w:rsid w:val="00EE5A94"/>
    <w:rsid w:val="00EE5AE3"/>
    <w:rsid w:val="00EE5AFB"/>
    <w:rsid w:val="00EE5B02"/>
    <w:rsid w:val="00EE5B34"/>
    <w:rsid w:val="00EE5D26"/>
    <w:rsid w:val="00EE5D69"/>
    <w:rsid w:val="00EE5D82"/>
    <w:rsid w:val="00EE5EE1"/>
    <w:rsid w:val="00EE5EF0"/>
    <w:rsid w:val="00EE5EFF"/>
    <w:rsid w:val="00EE5F85"/>
    <w:rsid w:val="00EE60FF"/>
    <w:rsid w:val="00EE61C3"/>
    <w:rsid w:val="00EE6243"/>
    <w:rsid w:val="00EE6321"/>
    <w:rsid w:val="00EE64AB"/>
    <w:rsid w:val="00EE650C"/>
    <w:rsid w:val="00EE6603"/>
    <w:rsid w:val="00EE675E"/>
    <w:rsid w:val="00EE67C4"/>
    <w:rsid w:val="00EE682E"/>
    <w:rsid w:val="00EE68AC"/>
    <w:rsid w:val="00EE6AC6"/>
    <w:rsid w:val="00EE6B41"/>
    <w:rsid w:val="00EE6B81"/>
    <w:rsid w:val="00EE6BFF"/>
    <w:rsid w:val="00EE6D21"/>
    <w:rsid w:val="00EE6D5E"/>
    <w:rsid w:val="00EE6DC8"/>
    <w:rsid w:val="00EE6DCB"/>
    <w:rsid w:val="00EE6F91"/>
    <w:rsid w:val="00EE6FC9"/>
    <w:rsid w:val="00EE70D6"/>
    <w:rsid w:val="00EE70D9"/>
    <w:rsid w:val="00EE72FE"/>
    <w:rsid w:val="00EE7477"/>
    <w:rsid w:val="00EE74E7"/>
    <w:rsid w:val="00EE75D5"/>
    <w:rsid w:val="00EE75DF"/>
    <w:rsid w:val="00EE779C"/>
    <w:rsid w:val="00EE7930"/>
    <w:rsid w:val="00EE7A46"/>
    <w:rsid w:val="00EE7ACA"/>
    <w:rsid w:val="00EE7C68"/>
    <w:rsid w:val="00EE7C73"/>
    <w:rsid w:val="00EE7CC8"/>
    <w:rsid w:val="00EE7CE8"/>
    <w:rsid w:val="00EE7DFB"/>
    <w:rsid w:val="00EE7E64"/>
    <w:rsid w:val="00EE7EDC"/>
    <w:rsid w:val="00EF0041"/>
    <w:rsid w:val="00EF00E9"/>
    <w:rsid w:val="00EF0171"/>
    <w:rsid w:val="00EF01A1"/>
    <w:rsid w:val="00EF01C8"/>
    <w:rsid w:val="00EF01D1"/>
    <w:rsid w:val="00EF0203"/>
    <w:rsid w:val="00EF0230"/>
    <w:rsid w:val="00EF037F"/>
    <w:rsid w:val="00EF049E"/>
    <w:rsid w:val="00EF055C"/>
    <w:rsid w:val="00EF05BA"/>
    <w:rsid w:val="00EF0727"/>
    <w:rsid w:val="00EF076A"/>
    <w:rsid w:val="00EF0825"/>
    <w:rsid w:val="00EF0858"/>
    <w:rsid w:val="00EF08D3"/>
    <w:rsid w:val="00EF0A84"/>
    <w:rsid w:val="00EF0B27"/>
    <w:rsid w:val="00EF0B38"/>
    <w:rsid w:val="00EF0B8D"/>
    <w:rsid w:val="00EF0CBB"/>
    <w:rsid w:val="00EF0D73"/>
    <w:rsid w:val="00EF0E1B"/>
    <w:rsid w:val="00EF0E4B"/>
    <w:rsid w:val="00EF0E71"/>
    <w:rsid w:val="00EF0E99"/>
    <w:rsid w:val="00EF0F3B"/>
    <w:rsid w:val="00EF0F68"/>
    <w:rsid w:val="00EF0F6C"/>
    <w:rsid w:val="00EF0FBB"/>
    <w:rsid w:val="00EF0FCD"/>
    <w:rsid w:val="00EF0FFD"/>
    <w:rsid w:val="00EF1018"/>
    <w:rsid w:val="00EF1063"/>
    <w:rsid w:val="00EF11C0"/>
    <w:rsid w:val="00EF11CF"/>
    <w:rsid w:val="00EF133D"/>
    <w:rsid w:val="00EF1486"/>
    <w:rsid w:val="00EF156E"/>
    <w:rsid w:val="00EF1680"/>
    <w:rsid w:val="00EF16A3"/>
    <w:rsid w:val="00EF1747"/>
    <w:rsid w:val="00EF1784"/>
    <w:rsid w:val="00EF180A"/>
    <w:rsid w:val="00EF18AB"/>
    <w:rsid w:val="00EF19BB"/>
    <w:rsid w:val="00EF19D1"/>
    <w:rsid w:val="00EF1B38"/>
    <w:rsid w:val="00EF1C64"/>
    <w:rsid w:val="00EF1D46"/>
    <w:rsid w:val="00EF1D90"/>
    <w:rsid w:val="00EF1EAE"/>
    <w:rsid w:val="00EF1ECB"/>
    <w:rsid w:val="00EF1EE1"/>
    <w:rsid w:val="00EF1F0C"/>
    <w:rsid w:val="00EF1F3A"/>
    <w:rsid w:val="00EF1F48"/>
    <w:rsid w:val="00EF1F6C"/>
    <w:rsid w:val="00EF1F96"/>
    <w:rsid w:val="00EF1F9A"/>
    <w:rsid w:val="00EF1FBC"/>
    <w:rsid w:val="00EF20D2"/>
    <w:rsid w:val="00EF218D"/>
    <w:rsid w:val="00EF229F"/>
    <w:rsid w:val="00EF23B4"/>
    <w:rsid w:val="00EF23C7"/>
    <w:rsid w:val="00EF23D4"/>
    <w:rsid w:val="00EF23E3"/>
    <w:rsid w:val="00EF2414"/>
    <w:rsid w:val="00EF2473"/>
    <w:rsid w:val="00EF247C"/>
    <w:rsid w:val="00EF256E"/>
    <w:rsid w:val="00EF2584"/>
    <w:rsid w:val="00EF268D"/>
    <w:rsid w:val="00EF26B6"/>
    <w:rsid w:val="00EF26EA"/>
    <w:rsid w:val="00EF273D"/>
    <w:rsid w:val="00EF280E"/>
    <w:rsid w:val="00EF2A28"/>
    <w:rsid w:val="00EF2AB9"/>
    <w:rsid w:val="00EF2BAD"/>
    <w:rsid w:val="00EF2BCB"/>
    <w:rsid w:val="00EF2C62"/>
    <w:rsid w:val="00EF2C66"/>
    <w:rsid w:val="00EF2CC1"/>
    <w:rsid w:val="00EF2E9F"/>
    <w:rsid w:val="00EF2ECE"/>
    <w:rsid w:val="00EF2F53"/>
    <w:rsid w:val="00EF301C"/>
    <w:rsid w:val="00EF30DD"/>
    <w:rsid w:val="00EF311F"/>
    <w:rsid w:val="00EF31E1"/>
    <w:rsid w:val="00EF33FE"/>
    <w:rsid w:val="00EF346D"/>
    <w:rsid w:val="00EF347E"/>
    <w:rsid w:val="00EF36F5"/>
    <w:rsid w:val="00EF3752"/>
    <w:rsid w:val="00EF380D"/>
    <w:rsid w:val="00EF38AB"/>
    <w:rsid w:val="00EF38F8"/>
    <w:rsid w:val="00EF392E"/>
    <w:rsid w:val="00EF39C8"/>
    <w:rsid w:val="00EF39D1"/>
    <w:rsid w:val="00EF3A16"/>
    <w:rsid w:val="00EF3A63"/>
    <w:rsid w:val="00EF3A87"/>
    <w:rsid w:val="00EF3B7E"/>
    <w:rsid w:val="00EF3BB3"/>
    <w:rsid w:val="00EF3BCD"/>
    <w:rsid w:val="00EF3C8C"/>
    <w:rsid w:val="00EF3D2D"/>
    <w:rsid w:val="00EF3D89"/>
    <w:rsid w:val="00EF3D94"/>
    <w:rsid w:val="00EF3D9D"/>
    <w:rsid w:val="00EF3DE1"/>
    <w:rsid w:val="00EF3E2A"/>
    <w:rsid w:val="00EF3E47"/>
    <w:rsid w:val="00EF3E85"/>
    <w:rsid w:val="00EF3EB1"/>
    <w:rsid w:val="00EF3F10"/>
    <w:rsid w:val="00EF3F70"/>
    <w:rsid w:val="00EF3FCD"/>
    <w:rsid w:val="00EF3FDF"/>
    <w:rsid w:val="00EF4026"/>
    <w:rsid w:val="00EF4034"/>
    <w:rsid w:val="00EF404A"/>
    <w:rsid w:val="00EF4202"/>
    <w:rsid w:val="00EF421E"/>
    <w:rsid w:val="00EF42E9"/>
    <w:rsid w:val="00EF4419"/>
    <w:rsid w:val="00EF4685"/>
    <w:rsid w:val="00EF4747"/>
    <w:rsid w:val="00EF4811"/>
    <w:rsid w:val="00EF483D"/>
    <w:rsid w:val="00EF48DB"/>
    <w:rsid w:val="00EF48DF"/>
    <w:rsid w:val="00EF490F"/>
    <w:rsid w:val="00EF496F"/>
    <w:rsid w:val="00EF4992"/>
    <w:rsid w:val="00EF4A57"/>
    <w:rsid w:val="00EF4A88"/>
    <w:rsid w:val="00EF4B8B"/>
    <w:rsid w:val="00EF4BE4"/>
    <w:rsid w:val="00EF4D5A"/>
    <w:rsid w:val="00EF4D65"/>
    <w:rsid w:val="00EF4D80"/>
    <w:rsid w:val="00EF4EF8"/>
    <w:rsid w:val="00EF4F12"/>
    <w:rsid w:val="00EF4F49"/>
    <w:rsid w:val="00EF4F8C"/>
    <w:rsid w:val="00EF4FBA"/>
    <w:rsid w:val="00EF5004"/>
    <w:rsid w:val="00EF5081"/>
    <w:rsid w:val="00EF5180"/>
    <w:rsid w:val="00EF5198"/>
    <w:rsid w:val="00EF5281"/>
    <w:rsid w:val="00EF533C"/>
    <w:rsid w:val="00EF53D3"/>
    <w:rsid w:val="00EF541F"/>
    <w:rsid w:val="00EF543A"/>
    <w:rsid w:val="00EF5463"/>
    <w:rsid w:val="00EF553A"/>
    <w:rsid w:val="00EF5548"/>
    <w:rsid w:val="00EF5680"/>
    <w:rsid w:val="00EF56A9"/>
    <w:rsid w:val="00EF56BB"/>
    <w:rsid w:val="00EF56F7"/>
    <w:rsid w:val="00EF571C"/>
    <w:rsid w:val="00EF57F3"/>
    <w:rsid w:val="00EF5926"/>
    <w:rsid w:val="00EF599E"/>
    <w:rsid w:val="00EF599F"/>
    <w:rsid w:val="00EF59EF"/>
    <w:rsid w:val="00EF5A9B"/>
    <w:rsid w:val="00EF5AF4"/>
    <w:rsid w:val="00EF5C02"/>
    <w:rsid w:val="00EF5C75"/>
    <w:rsid w:val="00EF5D27"/>
    <w:rsid w:val="00EF5E07"/>
    <w:rsid w:val="00EF5E7F"/>
    <w:rsid w:val="00EF600E"/>
    <w:rsid w:val="00EF6041"/>
    <w:rsid w:val="00EF60DC"/>
    <w:rsid w:val="00EF60F4"/>
    <w:rsid w:val="00EF610F"/>
    <w:rsid w:val="00EF6115"/>
    <w:rsid w:val="00EF6193"/>
    <w:rsid w:val="00EF61E7"/>
    <w:rsid w:val="00EF61FC"/>
    <w:rsid w:val="00EF629B"/>
    <w:rsid w:val="00EF62BE"/>
    <w:rsid w:val="00EF631A"/>
    <w:rsid w:val="00EF636E"/>
    <w:rsid w:val="00EF6418"/>
    <w:rsid w:val="00EF64EC"/>
    <w:rsid w:val="00EF6504"/>
    <w:rsid w:val="00EF6689"/>
    <w:rsid w:val="00EF66A0"/>
    <w:rsid w:val="00EF66FA"/>
    <w:rsid w:val="00EF6723"/>
    <w:rsid w:val="00EF673E"/>
    <w:rsid w:val="00EF67D3"/>
    <w:rsid w:val="00EF685E"/>
    <w:rsid w:val="00EF6A3F"/>
    <w:rsid w:val="00EF6AA4"/>
    <w:rsid w:val="00EF6BC5"/>
    <w:rsid w:val="00EF6C25"/>
    <w:rsid w:val="00EF6C28"/>
    <w:rsid w:val="00EF6C2F"/>
    <w:rsid w:val="00EF6C49"/>
    <w:rsid w:val="00EF6C7F"/>
    <w:rsid w:val="00EF6DAC"/>
    <w:rsid w:val="00EF6E35"/>
    <w:rsid w:val="00EF6E62"/>
    <w:rsid w:val="00EF6F1E"/>
    <w:rsid w:val="00EF6F2F"/>
    <w:rsid w:val="00EF6F6E"/>
    <w:rsid w:val="00EF7030"/>
    <w:rsid w:val="00EF711D"/>
    <w:rsid w:val="00EF71D7"/>
    <w:rsid w:val="00EF7308"/>
    <w:rsid w:val="00EF74C4"/>
    <w:rsid w:val="00EF757A"/>
    <w:rsid w:val="00EF76CF"/>
    <w:rsid w:val="00EF7717"/>
    <w:rsid w:val="00EF774A"/>
    <w:rsid w:val="00EF7945"/>
    <w:rsid w:val="00EF7955"/>
    <w:rsid w:val="00EF79C3"/>
    <w:rsid w:val="00EF7A1F"/>
    <w:rsid w:val="00EF7A3E"/>
    <w:rsid w:val="00EF7AAE"/>
    <w:rsid w:val="00EF7AB0"/>
    <w:rsid w:val="00EF7B14"/>
    <w:rsid w:val="00EF7D2C"/>
    <w:rsid w:val="00EF7D76"/>
    <w:rsid w:val="00EF7EB8"/>
    <w:rsid w:val="00EF7EE3"/>
    <w:rsid w:val="00F00090"/>
    <w:rsid w:val="00F000BC"/>
    <w:rsid w:val="00F001B7"/>
    <w:rsid w:val="00F002A9"/>
    <w:rsid w:val="00F00339"/>
    <w:rsid w:val="00F00547"/>
    <w:rsid w:val="00F005C7"/>
    <w:rsid w:val="00F005F7"/>
    <w:rsid w:val="00F007CC"/>
    <w:rsid w:val="00F00922"/>
    <w:rsid w:val="00F0093E"/>
    <w:rsid w:val="00F0095B"/>
    <w:rsid w:val="00F00A57"/>
    <w:rsid w:val="00F00A69"/>
    <w:rsid w:val="00F00A95"/>
    <w:rsid w:val="00F00AAD"/>
    <w:rsid w:val="00F00B28"/>
    <w:rsid w:val="00F00B6A"/>
    <w:rsid w:val="00F00BC9"/>
    <w:rsid w:val="00F00BD2"/>
    <w:rsid w:val="00F00C00"/>
    <w:rsid w:val="00F00C23"/>
    <w:rsid w:val="00F00C90"/>
    <w:rsid w:val="00F00D6A"/>
    <w:rsid w:val="00F00D84"/>
    <w:rsid w:val="00F00D86"/>
    <w:rsid w:val="00F00EA4"/>
    <w:rsid w:val="00F00F01"/>
    <w:rsid w:val="00F00F6A"/>
    <w:rsid w:val="00F01071"/>
    <w:rsid w:val="00F010E4"/>
    <w:rsid w:val="00F010FB"/>
    <w:rsid w:val="00F01193"/>
    <w:rsid w:val="00F0124E"/>
    <w:rsid w:val="00F01293"/>
    <w:rsid w:val="00F01320"/>
    <w:rsid w:val="00F0135C"/>
    <w:rsid w:val="00F013EC"/>
    <w:rsid w:val="00F01545"/>
    <w:rsid w:val="00F016D1"/>
    <w:rsid w:val="00F01755"/>
    <w:rsid w:val="00F01884"/>
    <w:rsid w:val="00F0194D"/>
    <w:rsid w:val="00F01985"/>
    <w:rsid w:val="00F019A2"/>
    <w:rsid w:val="00F01A16"/>
    <w:rsid w:val="00F01A58"/>
    <w:rsid w:val="00F01A5D"/>
    <w:rsid w:val="00F01A7E"/>
    <w:rsid w:val="00F01ACA"/>
    <w:rsid w:val="00F01AFD"/>
    <w:rsid w:val="00F01B1E"/>
    <w:rsid w:val="00F01BBD"/>
    <w:rsid w:val="00F01BF3"/>
    <w:rsid w:val="00F01D33"/>
    <w:rsid w:val="00F01DF6"/>
    <w:rsid w:val="00F01E51"/>
    <w:rsid w:val="00F01F3C"/>
    <w:rsid w:val="00F02010"/>
    <w:rsid w:val="00F0202B"/>
    <w:rsid w:val="00F020D5"/>
    <w:rsid w:val="00F020E5"/>
    <w:rsid w:val="00F021C8"/>
    <w:rsid w:val="00F021E9"/>
    <w:rsid w:val="00F0228C"/>
    <w:rsid w:val="00F022E8"/>
    <w:rsid w:val="00F023D6"/>
    <w:rsid w:val="00F023F3"/>
    <w:rsid w:val="00F02468"/>
    <w:rsid w:val="00F02545"/>
    <w:rsid w:val="00F025DF"/>
    <w:rsid w:val="00F029BD"/>
    <w:rsid w:val="00F02A1D"/>
    <w:rsid w:val="00F02A27"/>
    <w:rsid w:val="00F02A60"/>
    <w:rsid w:val="00F02A8E"/>
    <w:rsid w:val="00F02B36"/>
    <w:rsid w:val="00F02E07"/>
    <w:rsid w:val="00F02E5C"/>
    <w:rsid w:val="00F02E6B"/>
    <w:rsid w:val="00F02F31"/>
    <w:rsid w:val="00F02F3C"/>
    <w:rsid w:val="00F02F7E"/>
    <w:rsid w:val="00F02F99"/>
    <w:rsid w:val="00F02FC1"/>
    <w:rsid w:val="00F03036"/>
    <w:rsid w:val="00F030BD"/>
    <w:rsid w:val="00F030F0"/>
    <w:rsid w:val="00F030FC"/>
    <w:rsid w:val="00F0312E"/>
    <w:rsid w:val="00F031E8"/>
    <w:rsid w:val="00F03252"/>
    <w:rsid w:val="00F032A8"/>
    <w:rsid w:val="00F032E8"/>
    <w:rsid w:val="00F0336D"/>
    <w:rsid w:val="00F03398"/>
    <w:rsid w:val="00F033F3"/>
    <w:rsid w:val="00F03424"/>
    <w:rsid w:val="00F0346B"/>
    <w:rsid w:val="00F034F2"/>
    <w:rsid w:val="00F03583"/>
    <w:rsid w:val="00F03655"/>
    <w:rsid w:val="00F036DF"/>
    <w:rsid w:val="00F036ED"/>
    <w:rsid w:val="00F0376E"/>
    <w:rsid w:val="00F03855"/>
    <w:rsid w:val="00F0388B"/>
    <w:rsid w:val="00F03901"/>
    <w:rsid w:val="00F03983"/>
    <w:rsid w:val="00F039AE"/>
    <w:rsid w:val="00F039C1"/>
    <w:rsid w:val="00F03A0F"/>
    <w:rsid w:val="00F03A42"/>
    <w:rsid w:val="00F03AA2"/>
    <w:rsid w:val="00F03B2B"/>
    <w:rsid w:val="00F03D06"/>
    <w:rsid w:val="00F03E83"/>
    <w:rsid w:val="00F03F9E"/>
    <w:rsid w:val="00F03FBF"/>
    <w:rsid w:val="00F03FC2"/>
    <w:rsid w:val="00F04096"/>
    <w:rsid w:val="00F0422D"/>
    <w:rsid w:val="00F0425F"/>
    <w:rsid w:val="00F042E8"/>
    <w:rsid w:val="00F0431A"/>
    <w:rsid w:val="00F04396"/>
    <w:rsid w:val="00F0440F"/>
    <w:rsid w:val="00F0446C"/>
    <w:rsid w:val="00F044A2"/>
    <w:rsid w:val="00F044A8"/>
    <w:rsid w:val="00F04535"/>
    <w:rsid w:val="00F04620"/>
    <w:rsid w:val="00F0466B"/>
    <w:rsid w:val="00F04686"/>
    <w:rsid w:val="00F04880"/>
    <w:rsid w:val="00F048B4"/>
    <w:rsid w:val="00F04A00"/>
    <w:rsid w:val="00F04A16"/>
    <w:rsid w:val="00F04A7D"/>
    <w:rsid w:val="00F04BA4"/>
    <w:rsid w:val="00F04C39"/>
    <w:rsid w:val="00F04D19"/>
    <w:rsid w:val="00F04D35"/>
    <w:rsid w:val="00F04D6F"/>
    <w:rsid w:val="00F04DAD"/>
    <w:rsid w:val="00F04E10"/>
    <w:rsid w:val="00F04E40"/>
    <w:rsid w:val="00F04E92"/>
    <w:rsid w:val="00F04F91"/>
    <w:rsid w:val="00F05079"/>
    <w:rsid w:val="00F050EF"/>
    <w:rsid w:val="00F051CB"/>
    <w:rsid w:val="00F0523F"/>
    <w:rsid w:val="00F0529D"/>
    <w:rsid w:val="00F052F1"/>
    <w:rsid w:val="00F053A1"/>
    <w:rsid w:val="00F05482"/>
    <w:rsid w:val="00F0560C"/>
    <w:rsid w:val="00F05840"/>
    <w:rsid w:val="00F058D3"/>
    <w:rsid w:val="00F058EE"/>
    <w:rsid w:val="00F0592B"/>
    <w:rsid w:val="00F0593D"/>
    <w:rsid w:val="00F05A62"/>
    <w:rsid w:val="00F05BB8"/>
    <w:rsid w:val="00F05C16"/>
    <w:rsid w:val="00F05C61"/>
    <w:rsid w:val="00F05C84"/>
    <w:rsid w:val="00F05CE2"/>
    <w:rsid w:val="00F05D01"/>
    <w:rsid w:val="00F05DE3"/>
    <w:rsid w:val="00F05FDE"/>
    <w:rsid w:val="00F06039"/>
    <w:rsid w:val="00F060C9"/>
    <w:rsid w:val="00F060D5"/>
    <w:rsid w:val="00F06233"/>
    <w:rsid w:val="00F0628D"/>
    <w:rsid w:val="00F062A9"/>
    <w:rsid w:val="00F062B6"/>
    <w:rsid w:val="00F063B9"/>
    <w:rsid w:val="00F06416"/>
    <w:rsid w:val="00F065C8"/>
    <w:rsid w:val="00F065F3"/>
    <w:rsid w:val="00F066AD"/>
    <w:rsid w:val="00F066B9"/>
    <w:rsid w:val="00F0674A"/>
    <w:rsid w:val="00F067D6"/>
    <w:rsid w:val="00F06919"/>
    <w:rsid w:val="00F0697F"/>
    <w:rsid w:val="00F06CC8"/>
    <w:rsid w:val="00F06D7E"/>
    <w:rsid w:val="00F06DBE"/>
    <w:rsid w:val="00F06E25"/>
    <w:rsid w:val="00F070F3"/>
    <w:rsid w:val="00F07231"/>
    <w:rsid w:val="00F0734F"/>
    <w:rsid w:val="00F0735B"/>
    <w:rsid w:val="00F073AF"/>
    <w:rsid w:val="00F073EE"/>
    <w:rsid w:val="00F07492"/>
    <w:rsid w:val="00F074B3"/>
    <w:rsid w:val="00F07607"/>
    <w:rsid w:val="00F0770C"/>
    <w:rsid w:val="00F07719"/>
    <w:rsid w:val="00F077E4"/>
    <w:rsid w:val="00F07839"/>
    <w:rsid w:val="00F0783D"/>
    <w:rsid w:val="00F07B97"/>
    <w:rsid w:val="00F07C25"/>
    <w:rsid w:val="00F07C9E"/>
    <w:rsid w:val="00F07CBA"/>
    <w:rsid w:val="00F07D06"/>
    <w:rsid w:val="00F07D8D"/>
    <w:rsid w:val="00F07DA2"/>
    <w:rsid w:val="00F07E37"/>
    <w:rsid w:val="00F07FEE"/>
    <w:rsid w:val="00F10067"/>
    <w:rsid w:val="00F10080"/>
    <w:rsid w:val="00F10109"/>
    <w:rsid w:val="00F1017C"/>
    <w:rsid w:val="00F1019A"/>
    <w:rsid w:val="00F10270"/>
    <w:rsid w:val="00F10312"/>
    <w:rsid w:val="00F10400"/>
    <w:rsid w:val="00F10476"/>
    <w:rsid w:val="00F10646"/>
    <w:rsid w:val="00F10668"/>
    <w:rsid w:val="00F1068A"/>
    <w:rsid w:val="00F107A0"/>
    <w:rsid w:val="00F1083D"/>
    <w:rsid w:val="00F1089A"/>
    <w:rsid w:val="00F108BF"/>
    <w:rsid w:val="00F10906"/>
    <w:rsid w:val="00F1091A"/>
    <w:rsid w:val="00F10969"/>
    <w:rsid w:val="00F1096C"/>
    <w:rsid w:val="00F109E1"/>
    <w:rsid w:val="00F10A76"/>
    <w:rsid w:val="00F10AA1"/>
    <w:rsid w:val="00F10B55"/>
    <w:rsid w:val="00F10C3B"/>
    <w:rsid w:val="00F10CD3"/>
    <w:rsid w:val="00F10CE0"/>
    <w:rsid w:val="00F10D76"/>
    <w:rsid w:val="00F10D83"/>
    <w:rsid w:val="00F10E23"/>
    <w:rsid w:val="00F10E30"/>
    <w:rsid w:val="00F10E88"/>
    <w:rsid w:val="00F10E9E"/>
    <w:rsid w:val="00F110BB"/>
    <w:rsid w:val="00F110BF"/>
    <w:rsid w:val="00F11197"/>
    <w:rsid w:val="00F112F9"/>
    <w:rsid w:val="00F11403"/>
    <w:rsid w:val="00F1156D"/>
    <w:rsid w:val="00F11686"/>
    <w:rsid w:val="00F11751"/>
    <w:rsid w:val="00F11760"/>
    <w:rsid w:val="00F1184E"/>
    <w:rsid w:val="00F119A7"/>
    <w:rsid w:val="00F11B75"/>
    <w:rsid w:val="00F11CF1"/>
    <w:rsid w:val="00F11D2E"/>
    <w:rsid w:val="00F11D2F"/>
    <w:rsid w:val="00F11DA1"/>
    <w:rsid w:val="00F11E04"/>
    <w:rsid w:val="00F11E93"/>
    <w:rsid w:val="00F11EB6"/>
    <w:rsid w:val="00F11F24"/>
    <w:rsid w:val="00F11F34"/>
    <w:rsid w:val="00F11F6C"/>
    <w:rsid w:val="00F11FAD"/>
    <w:rsid w:val="00F11FB3"/>
    <w:rsid w:val="00F12065"/>
    <w:rsid w:val="00F1213C"/>
    <w:rsid w:val="00F1213D"/>
    <w:rsid w:val="00F12313"/>
    <w:rsid w:val="00F1231A"/>
    <w:rsid w:val="00F12329"/>
    <w:rsid w:val="00F12471"/>
    <w:rsid w:val="00F124C5"/>
    <w:rsid w:val="00F12587"/>
    <w:rsid w:val="00F12594"/>
    <w:rsid w:val="00F125A4"/>
    <w:rsid w:val="00F125A7"/>
    <w:rsid w:val="00F1262C"/>
    <w:rsid w:val="00F126BD"/>
    <w:rsid w:val="00F126BF"/>
    <w:rsid w:val="00F126EB"/>
    <w:rsid w:val="00F127BC"/>
    <w:rsid w:val="00F127E2"/>
    <w:rsid w:val="00F12819"/>
    <w:rsid w:val="00F1288B"/>
    <w:rsid w:val="00F12896"/>
    <w:rsid w:val="00F128E6"/>
    <w:rsid w:val="00F128F3"/>
    <w:rsid w:val="00F12945"/>
    <w:rsid w:val="00F12A4E"/>
    <w:rsid w:val="00F12ABF"/>
    <w:rsid w:val="00F12AC7"/>
    <w:rsid w:val="00F12AD0"/>
    <w:rsid w:val="00F12ADA"/>
    <w:rsid w:val="00F12C05"/>
    <w:rsid w:val="00F12C09"/>
    <w:rsid w:val="00F12C0B"/>
    <w:rsid w:val="00F12CB0"/>
    <w:rsid w:val="00F12CBA"/>
    <w:rsid w:val="00F12D2E"/>
    <w:rsid w:val="00F12DC6"/>
    <w:rsid w:val="00F12E6D"/>
    <w:rsid w:val="00F12ED2"/>
    <w:rsid w:val="00F12F12"/>
    <w:rsid w:val="00F12F18"/>
    <w:rsid w:val="00F12FC9"/>
    <w:rsid w:val="00F13048"/>
    <w:rsid w:val="00F130E1"/>
    <w:rsid w:val="00F13150"/>
    <w:rsid w:val="00F132FA"/>
    <w:rsid w:val="00F1331A"/>
    <w:rsid w:val="00F13389"/>
    <w:rsid w:val="00F133AB"/>
    <w:rsid w:val="00F13421"/>
    <w:rsid w:val="00F13490"/>
    <w:rsid w:val="00F135D3"/>
    <w:rsid w:val="00F135F4"/>
    <w:rsid w:val="00F13689"/>
    <w:rsid w:val="00F137A7"/>
    <w:rsid w:val="00F138D9"/>
    <w:rsid w:val="00F13953"/>
    <w:rsid w:val="00F13A0D"/>
    <w:rsid w:val="00F13B62"/>
    <w:rsid w:val="00F13C72"/>
    <w:rsid w:val="00F13E3D"/>
    <w:rsid w:val="00F13F0D"/>
    <w:rsid w:val="00F13F23"/>
    <w:rsid w:val="00F13F36"/>
    <w:rsid w:val="00F13F37"/>
    <w:rsid w:val="00F14184"/>
    <w:rsid w:val="00F14306"/>
    <w:rsid w:val="00F14391"/>
    <w:rsid w:val="00F143E2"/>
    <w:rsid w:val="00F143FC"/>
    <w:rsid w:val="00F14413"/>
    <w:rsid w:val="00F144D3"/>
    <w:rsid w:val="00F14523"/>
    <w:rsid w:val="00F1452E"/>
    <w:rsid w:val="00F14596"/>
    <w:rsid w:val="00F146A0"/>
    <w:rsid w:val="00F14783"/>
    <w:rsid w:val="00F14902"/>
    <w:rsid w:val="00F14A53"/>
    <w:rsid w:val="00F14A9E"/>
    <w:rsid w:val="00F14AB1"/>
    <w:rsid w:val="00F14C68"/>
    <w:rsid w:val="00F14C78"/>
    <w:rsid w:val="00F14CA6"/>
    <w:rsid w:val="00F14CFA"/>
    <w:rsid w:val="00F14F01"/>
    <w:rsid w:val="00F15087"/>
    <w:rsid w:val="00F1515E"/>
    <w:rsid w:val="00F15203"/>
    <w:rsid w:val="00F15271"/>
    <w:rsid w:val="00F152C5"/>
    <w:rsid w:val="00F152E8"/>
    <w:rsid w:val="00F1539B"/>
    <w:rsid w:val="00F15530"/>
    <w:rsid w:val="00F1574B"/>
    <w:rsid w:val="00F15817"/>
    <w:rsid w:val="00F1581E"/>
    <w:rsid w:val="00F158CC"/>
    <w:rsid w:val="00F15927"/>
    <w:rsid w:val="00F159C6"/>
    <w:rsid w:val="00F15A9E"/>
    <w:rsid w:val="00F15AA9"/>
    <w:rsid w:val="00F15B56"/>
    <w:rsid w:val="00F15BE8"/>
    <w:rsid w:val="00F15BF4"/>
    <w:rsid w:val="00F15C4C"/>
    <w:rsid w:val="00F15D09"/>
    <w:rsid w:val="00F15D2D"/>
    <w:rsid w:val="00F15D90"/>
    <w:rsid w:val="00F15DEF"/>
    <w:rsid w:val="00F15DF3"/>
    <w:rsid w:val="00F15DF4"/>
    <w:rsid w:val="00F15E18"/>
    <w:rsid w:val="00F15E51"/>
    <w:rsid w:val="00F15E96"/>
    <w:rsid w:val="00F15F54"/>
    <w:rsid w:val="00F16004"/>
    <w:rsid w:val="00F16020"/>
    <w:rsid w:val="00F1609A"/>
    <w:rsid w:val="00F160F4"/>
    <w:rsid w:val="00F16167"/>
    <w:rsid w:val="00F1616B"/>
    <w:rsid w:val="00F16182"/>
    <w:rsid w:val="00F16192"/>
    <w:rsid w:val="00F1625D"/>
    <w:rsid w:val="00F162B3"/>
    <w:rsid w:val="00F16300"/>
    <w:rsid w:val="00F16377"/>
    <w:rsid w:val="00F16396"/>
    <w:rsid w:val="00F16411"/>
    <w:rsid w:val="00F16412"/>
    <w:rsid w:val="00F16485"/>
    <w:rsid w:val="00F1659A"/>
    <w:rsid w:val="00F166EE"/>
    <w:rsid w:val="00F1672C"/>
    <w:rsid w:val="00F16773"/>
    <w:rsid w:val="00F16861"/>
    <w:rsid w:val="00F16868"/>
    <w:rsid w:val="00F168E7"/>
    <w:rsid w:val="00F16967"/>
    <w:rsid w:val="00F169C4"/>
    <w:rsid w:val="00F169F8"/>
    <w:rsid w:val="00F16B6C"/>
    <w:rsid w:val="00F16C96"/>
    <w:rsid w:val="00F16E0A"/>
    <w:rsid w:val="00F16F26"/>
    <w:rsid w:val="00F16FB1"/>
    <w:rsid w:val="00F16FF9"/>
    <w:rsid w:val="00F170F4"/>
    <w:rsid w:val="00F170F8"/>
    <w:rsid w:val="00F17141"/>
    <w:rsid w:val="00F17218"/>
    <w:rsid w:val="00F1737C"/>
    <w:rsid w:val="00F17424"/>
    <w:rsid w:val="00F1744C"/>
    <w:rsid w:val="00F174C4"/>
    <w:rsid w:val="00F17557"/>
    <w:rsid w:val="00F1757C"/>
    <w:rsid w:val="00F175AC"/>
    <w:rsid w:val="00F17619"/>
    <w:rsid w:val="00F17768"/>
    <w:rsid w:val="00F1776A"/>
    <w:rsid w:val="00F178FC"/>
    <w:rsid w:val="00F179A0"/>
    <w:rsid w:val="00F17A74"/>
    <w:rsid w:val="00F17A93"/>
    <w:rsid w:val="00F17A9B"/>
    <w:rsid w:val="00F17AEE"/>
    <w:rsid w:val="00F17B7F"/>
    <w:rsid w:val="00F17BE5"/>
    <w:rsid w:val="00F17BF5"/>
    <w:rsid w:val="00F17C87"/>
    <w:rsid w:val="00F17C9C"/>
    <w:rsid w:val="00F17CF4"/>
    <w:rsid w:val="00F17D38"/>
    <w:rsid w:val="00F17D51"/>
    <w:rsid w:val="00F17D94"/>
    <w:rsid w:val="00F17F53"/>
    <w:rsid w:val="00F20070"/>
    <w:rsid w:val="00F200A8"/>
    <w:rsid w:val="00F20184"/>
    <w:rsid w:val="00F201E3"/>
    <w:rsid w:val="00F20201"/>
    <w:rsid w:val="00F202EC"/>
    <w:rsid w:val="00F203F4"/>
    <w:rsid w:val="00F20551"/>
    <w:rsid w:val="00F20608"/>
    <w:rsid w:val="00F20788"/>
    <w:rsid w:val="00F207EC"/>
    <w:rsid w:val="00F2084D"/>
    <w:rsid w:val="00F209B3"/>
    <w:rsid w:val="00F20A02"/>
    <w:rsid w:val="00F20B02"/>
    <w:rsid w:val="00F20B2D"/>
    <w:rsid w:val="00F20C27"/>
    <w:rsid w:val="00F20E67"/>
    <w:rsid w:val="00F2101E"/>
    <w:rsid w:val="00F2101F"/>
    <w:rsid w:val="00F21069"/>
    <w:rsid w:val="00F210FE"/>
    <w:rsid w:val="00F21269"/>
    <w:rsid w:val="00F212DF"/>
    <w:rsid w:val="00F21307"/>
    <w:rsid w:val="00F21311"/>
    <w:rsid w:val="00F21394"/>
    <w:rsid w:val="00F21410"/>
    <w:rsid w:val="00F21456"/>
    <w:rsid w:val="00F214C9"/>
    <w:rsid w:val="00F214D9"/>
    <w:rsid w:val="00F21504"/>
    <w:rsid w:val="00F215D1"/>
    <w:rsid w:val="00F21655"/>
    <w:rsid w:val="00F21835"/>
    <w:rsid w:val="00F21911"/>
    <w:rsid w:val="00F219BF"/>
    <w:rsid w:val="00F21A38"/>
    <w:rsid w:val="00F21B31"/>
    <w:rsid w:val="00F21B70"/>
    <w:rsid w:val="00F21C88"/>
    <w:rsid w:val="00F21CBC"/>
    <w:rsid w:val="00F21D12"/>
    <w:rsid w:val="00F21D1C"/>
    <w:rsid w:val="00F21DBF"/>
    <w:rsid w:val="00F221F1"/>
    <w:rsid w:val="00F22312"/>
    <w:rsid w:val="00F2232F"/>
    <w:rsid w:val="00F22373"/>
    <w:rsid w:val="00F22375"/>
    <w:rsid w:val="00F224A3"/>
    <w:rsid w:val="00F224A6"/>
    <w:rsid w:val="00F225A6"/>
    <w:rsid w:val="00F2264A"/>
    <w:rsid w:val="00F2273C"/>
    <w:rsid w:val="00F227B0"/>
    <w:rsid w:val="00F227DB"/>
    <w:rsid w:val="00F227FD"/>
    <w:rsid w:val="00F22876"/>
    <w:rsid w:val="00F228BE"/>
    <w:rsid w:val="00F22A1A"/>
    <w:rsid w:val="00F22BB2"/>
    <w:rsid w:val="00F22BB3"/>
    <w:rsid w:val="00F22D00"/>
    <w:rsid w:val="00F22D36"/>
    <w:rsid w:val="00F22D37"/>
    <w:rsid w:val="00F22E80"/>
    <w:rsid w:val="00F22FE9"/>
    <w:rsid w:val="00F23014"/>
    <w:rsid w:val="00F23160"/>
    <w:rsid w:val="00F23268"/>
    <w:rsid w:val="00F232CC"/>
    <w:rsid w:val="00F2336B"/>
    <w:rsid w:val="00F23388"/>
    <w:rsid w:val="00F233B6"/>
    <w:rsid w:val="00F2349F"/>
    <w:rsid w:val="00F2368E"/>
    <w:rsid w:val="00F236F1"/>
    <w:rsid w:val="00F23744"/>
    <w:rsid w:val="00F23785"/>
    <w:rsid w:val="00F23809"/>
    <w:rsid w:val="00F2388B"/>
    <w:rsid w:val="00F23938"/>
    <w:rsid w:val="00F23A12"/>
    <w:rsid w:val="00F23A99"/>
    <w:rsid w:val="00F23B37"/>
    <w:rsid w:val="00F23B50"/>
    <w:rsid w:val="00F23B8C"/>
    <w:rsid w:val="00F23BE5"/>
    <w:rsid w:val="00F23D63"/>
    <w:rsid w:val="00F23DF2"/>
    <w:rsid w:val="00F23E59"/>
    <w:rsid w:val="00F23E5E"/>
    <w:rsid w:val="00F23EE1"/>
    <w:rsid w:val="00F23F1F"/>
    <w:rsid w:val="00F23F48"/>
    <w:rsid w:val="00F23F96"/>
    <w:rsid w:val="00F240A0"/>
    <w:rsid w:val="00F241A5"/>
    <w:rsid w:val="00F241A8"/>
    <w:rsid w:val="00F2433C"/>
    <w:rsid w:val="00F2435A"/>
    <w:rsid w:val="00F244F2"/>
    <w:rsid w:val="00F24550"/>
    <w:rsid w:val="00F24658"/>
    <w:rsid w:val="00F24757"/>
    <w:rsid w:val="00F247B2"/>
    <w:rsid w:val="00F247C5"/>
    <w:rsid w:val="00F248B1"/>
    <w:rsid w:val="00F249AB"/>
    <w:rsid w:val="00F249F5"/>
    <w:rsid w:val="00F24C0C"/>
    <w:rsid w:val="00F24CDD"/>
    <w:rsid w:val="00F24CF5"/>
    <w:rsid w:val="00F24EF2"/>
    <w:rsid w:val="00F24FB9"/>
    <w:rsid w:val="00F24FFE"/>
    <w:rsid w:val="00F2505A"/>
    <w:rsid w:val="00F25181"/>
    <w:rsid w:val="00F252D6"/>
    <w:rsid w:val="00F25316"/>
    <w:rsid w:val="00F25358"/>
    <w:rsid w:val="00F253B1"/>
    <w:rsid w:val="00F2549B"/>
    <w:rsid w:val="00F254BE"/>
    <w:rsid w:val="00F25543"/>
    <w:rsid w:val="00F2569A"/>
    <w:rsid w:val="00F25727"/>
    <w:rsid w:val="00F25780"/>
    <w:rsid w:val="00F257B2"/>
    <w:rsid w:val="00F257B4"/>
    <w:rsid w:val="00F257C7"/>
    <w:rsid w:val="00F258CB"/>
    <w:rsid w:val="00F25939"/>
    <w:rsid w:val="00F259D1"/>
    <w:rsid w:val="00F25A63"/>
    <w:rsid w:val="00F25C2B"/>
    <w:rsid w:val="00F25CAD"/>
    <w:rsid w:val="00F25CD9"/>
    <w:rsid w:val="00F25E10"/>
    <w:rsid w:val="00F25E5F"/>
    <w:rsid w:val="00F25F99"/>
    <w:rsid w:val="00F25FCF"/>
    <w:rsid w:val="00F25FD8"/>
    <w:rsid w:val="00F25FDD"/>
    <w:rsid w:val="00F26149"/>
    <w:rsid w:val="00F26194"/>
    <w:rsid w:val="00F261A2"/>
    <w:rsid w:val="00F26209"/>
    <w:rsid w:val="00F26267"/>
    <w:rsid w:val="00F263A3"/>
    <w:rsid w:val="00F263E6"/>
    <w:rsid w:val="00F2640F"/>
    <w:rsid w:val="00F2651C"/>
    <w:rsid w:val="00F26591"/>
    <w:rsid w:val="00F265E4"/>
    <w:rsid w:val="00F26621"/>
    <w:rsid w:val="00F26727"/>
    <w:rsid w:val="00F2672E"/>
    <w:rsid w:val="00F267A9"/>
    <w:rsid w:val="00F26982"/>
    <w:rsid w:val="00F269CC"/>
    <w:rsid w:val="00F26A4D"/>
    <w:rsid w:val="00F26A82"/>
    <w:rsid w:val="00F26ACC"/>
    <w:rsid w:val="00F26AD4"/>
    <w:rsid w:val="00F26B86"/>
    <w:rsid w:val="00F26B91"/>
    <w:rsid w:val="00F26C09"/>
    <w:rsid w:val="00F26CD9"/>
    <w:rsid w:val="00F26CE4"/>
    <w:rsid w:val="00F26D0E"/>
    <w:rsid w:val="00F26D52"/>
    <w:rsid w:val="00F26D6E"/>
    <w:rsid w:val="00F26D75"/>
    <w:rsid w:val="00F26E65"/>
    <w:rsid w:val="00F26F1A"/>
    <w:rsid w:val="00F26FD2"/>
    <w:rsid w:val="00F27062"/>
    <w:rsid w:val="00F27091"/>
    <w:rsid w:val="00F270C9"/>
    <w:rsid w:val="00F270FF"/>
    <w:rsid w:val="00F2710D"/>
    <w:rsid w:val="00F27208"/>
    <w:rsid w:val="00F2728C"/>
    <w:rsid w:val="00F2728D"/>
    <w:rsid w:val="00F272F3"/>
    <w:rsid w:val="00F2744A"/>
    <w:rsid w:val="00F2745A"/>
    <w:rsid w:val="00F274EB"/>
    <w:rsid w:val="00F27576"/>
    <w:rsid w:val="00F27590"/>
    <w:rsid w:val="00F2764E"/>
    <w:rsid w:val="00F27780"/>
    <w:rsid w:val="00F277F9"/>
    <w:rsid w:val="00F27872"/>
    <w:rsid w:val="00F278F7"/>
    <w:rsid w:val="00F27919"/>
    <w:rsid w:val="00F2795A"/>
    <w:rsid w:val="00F2796C"/>
    <w:rsid w:val="00F27C08"/>
    <w:rsid w:val="00F27CA4"/>
    <w:rsid w:val="00F27CC1"/>
    <w:rsid w:val="00F27CD2"/>
    <w:rsid w:val="00F27E84"/>
    <w:rsid w:val="00F27E89"/>
    <w:rsid w:val="00F27FB1"/>
    <w:rsid w:val="00F27FD8"/>
    <w:rsid w:val="00F30144"/>
    <w:rsid w:val="00F301B3"/>
    <w:rsid w:val="00F302EC"/>
    <w:rsid w:val="00F302FB"/>
    <w:rsid w:val="00F30330"/>
    <w:rsid w:val="00F30381"/>
    <w:rsid w:val="00F304AD"/>
    <w:rsid w:val="00F304C2"/>
    <w:rsid w:val="00F305B2"/>
    <w:rsid w:val="00F305B7"/>
    <w:rsid w:val="00F306A7"/>
    <w:rsid w:val="00F306DD"/>
    <w:rsid w:val="00F30710"/>
    <w:rsid w:val="00F3075C"/>
    <w:rsid w:val="00F30782"/>
    <w:rsid w:val="00F307D7"/>
    <w:rsid w:val="00F30867"/>
    <w:rsid w:val="00F308FB"/>
    <w:rsid w:val="00F30945"/>
    <w:rsid w:val="00F30A5B"/>
    <w:rsid w:val="00F30B3B"/>
    <w:rsid w:val="00F30BD4"/>
    <w:rsid w:val="00F30C0C"/>
    <w:rsid w:val="00F30C32"/>
    <w:rsid w:val="00F30CD5"/>
    <w:rsid w:val="00F30DC6"/>
    <w:rsid w:val="00F30DE6"/>
    <w:rsid w:val="00F30E44"/>
    <w:rsid w:val="00F31244"/>
    <w:rsid w:val="00F312D1"/>
    <w:rsid w:val="00F31317"/>
    <w:rsid w:val="00F3134C"/>
    <w:rsid w:val="00F313B6"/>
    <w:rsid w:val="00F313BE"/>
    <w:rsid w:val="00F31469"/>
    <w:rsid w:val="00F314D3"/>
    <w:rsid w:val="00F31511"/>
    <w:rsid w:val="00F3151B"/>
    <w:rsid w:val="00F31571"/>
    <w:rsid w:val="00F315AE"/>
    <w:rsid w:val="00F315D1"/>
    <w:rsid w:val="00F315E3"/>
    <w:rsid w:val="00F3163F"/>
    <w:rsid w:val="00F316EE"/>
    <w:rsid w:val="00F316F9"/>
    <w:rsid w:val="00F318A3"/>
    <w:rsid w:val="00F3191B"/>
    <w:rsid w:val="00F31945"/>
    <w:rsid w:val="00F31980"/>
    <w:rsid w:val="00F319D7"/>
    <w:rsid w:val="00F31A0F"/>
    <w:rsid w:val="00F31AAF"/>
    <w:rsid w:val="00F31AD9"/>
    <w:rsid w:val="00F31C22"/>
    <w:rsid w:val="00F31C63"/>
    <w:rsid w:val="00F31CAB"/>
    <w:rsid w:val="00F31CD4"/>
    <w:rsid w:val="00F31D12"/>
    <w:rsid w:val="00F31E5D"/>
    <w:rsid w:val="00F31EBE"/>
    <w:rsid w:val="00F31FFE"/>
    <w:rsid w:val="00F320C7"/>
    <w:rsid w:val="00F3216A"/>
    <w:rsid w:val="00F321D0"/>
    <w:rsid w:val="00F321F6"/>
    <w:rsid w:val="00F322DB"/>
    <w:rsid w:val="00F32365"/>
    <w:rsid w:val="00F325F4"/>
    <w:rsid w:val="00F326C3"/>
    <w:rsid w:val="00F32792"/>
    <w:rsid w:val="00F327C8"/>
    <w:rsid w:val="00F327F9"/>
    <w:rsid w:val="00F3282E"/>
    <w:rsid w:val="00F3288B"/>
    <w:rsid w:val="00F3290D"/>
    <w:rsid w:val="00F32A39"/>
    <w:rsid w:val="00F32A3B"/>
    <w:rsid w:val="00F32B1E"/>
    <w:rsid w:val="00F32C46"/>
    <w:rsid w:val="00F32CFC"/>
    <w:rsid w:val="00F32D48"/>
    <w:rsid w:val="00F32D5D"/>
    <w:rsid w:val="00F32DF0"/>
    <w:rsid w:val="00F32E56"/>
    <w:rsid w:val="00F32F27"/>
    <w:rsid w:val="00F32F84"/>
    <w:rsid w:val="00F3322F"/>
    <w:rsid w:val="00F332C6"/>
    <w:rsid w:val="00F332F8"/>
    <w:rsid w:val="00F33383"/>
    <w:rsid w:val="00F3338B"/>
    <w:rsid w:val="00F3338E"/>
    <w:rsid w:val="00F334D6"/>
    <w:rsid w:val="00F3354D"/>
    <w:rsid w:val="00F335D1"/>
    <w:rsid w:val="00F336FE"/>
    <w:rsid w:val="00F33728"/>
    <w:rsid w:val="00F33792"/>
    <w:rsid w:val="00F337FF"/>
    <w:rsid w:val="00F33885"/>
    <w:rsid w:val="00F338CC"/>
    <w:rsid w:val="00F33933"/>
    <w:rsid w:val="00F3393D"/>
    <w:rsid w:val="00F3395D"/>
    <w:rsid w:val="00F339A8"/>
    <w:rsid w:val="00F33A4B"/>
    <w:rsid w:val="00F33A6C"/>
    <w:rsid w:val="00F33D9C"/>
    <w:rsid w:val="00F33DE7"/>
    <w:rsid w:val="00F33E19"/>
    <w:rsid w:val="00F33E4D"/>
    <w:rsid w:val="00F34012"/>
    <w:rsid w:val="00F340B1"/>
    <w:rsid w:val="00F340CF"/>
    <w:rsid w:val="00F3417B"/>
    <w:rsid w:val="00F3418C"/>
    <w:rsid w:val="00F34201"/>
    <w:rsid w:val="00F3448B"/>
    <w:rsid w:val="00F34495"/>
    <w:rsid w:val="00F34498"/>
    <w:rsid w:val="00F344B6"/>
    <w:rsid w:val="00F344E6"/>
    <w:rsid w:val="00F34636"/>
    <w:rsid w:val="00F346EF"/>
    <w:rsid w:val="00F34765"/>
    <w:rsid w:val="00F3478F"/>
    <w:rsid w:val="00F34794"/>
    <w:rsid w:val="00F3479B"/>
    <w:rsid w:val="00F347CE"/>
    <w:rsid w:val="00F348EB"/>
    <w:rsid w:val="00F3495F"/>
    <w:rsid w:val="00F349EB"/>
    <w:rsid w:val="00F34A1C"/>
    <w:rsid w:val="00F34A22"/>
    <w:rsid w:val="00F34AF6"/>
    <w:rsid w:val="00F34C98"/>
    <w:rsid w:val="00F34CAF"/>
    <w:rsid w:val="00F34CCD"/>
    <w:rsid w:val="00F34EC3"/>
    <w:rsid w:val="00F34F8D"/>
    <w:rsid w:val="00F35059"/>
    <w:rsid w:val="00F35183"/>
    <w:rsid w:val="00F351EA"/>
    <w:rsid w:val="00F35212"/>
    <w:rsid w:val="00F35258"/>
    <w:rsid w:val="00F35388"/>
    <w:rsid w:val="00F35449"/>
    <w:rsid w:val="00F355D3"/>
    <w:rsid w:val="00F3570D"/>
    <w:rsid w:val="00F357C1"/>
    <w:rsid w:val="00F357F9"/>
    <w:rsid w:val="00F35807"/>
    <w:rsid w:val="00F35883"/>
    <w:rsid w:val="00F3588A"/>
    <w:rsid w:val="00F358C5"/>
    <w:rsid w:val="00F3594E"/>
    <w:rsid w:val="00F359AA"/>
    <w:rsid w:val="00F35AE3"/>
    <w:rsid w:val="00F35D37"/>
    <w:rsid w:val="00F35EC2"/>
    <w:rsid w:val="00F35F62"/>
    <w:rsid w:val="00F35F75"/>
    <w:rsid w:val="00F36053"/>
    <w:rsid w:val="00F360A9"/>
    <w:rsid w:val="00F36171"/>
    <w:rsid w:val="00F3622D"/>
    <w:rsid w:val="00F362C8"/>
    <w:rsid w:val="00F3632D"/>
    <w:rsid w:val="00F363B2"/>
    <w:rsid w:val="00F363E7"/>
    <w:rsid w:val="00F3643D"/>
    <w:rsid w:val="00F36475"/>
    <w:rsid w:val="00F364DB"/>
    <w:rsid w:val="00F3661B"/>
    <w:rsid w:val="00F36788"/>
    <w:rsid w:val="00F36797"/>
    <w:rsid w:val="00F367C7"/>
    <w:rsid w:val="00F3694F"/>
    <w:rsid w:val="00F36A2A"/>
    <w:rsid w:val="00F36A2B"/>
    <w:rsid w:val="00F36A4B"/>
    <w:rsid w:val="00F36A85"/>
    <w:rsid w:val="00F36AC9"/>
    <w:rsid w:val="00F36B3F"/>
    <w:rsid w:val="00F36BA9"/>
    <w:rsid w:val="00F36C1F"/>
    <w:rsid w:val="00F36CB1"/>
    <w:rsid w:val="00F36D20"/>
    <w:rsid w:val="00F36DCA"/>
    <w:rsid w:val="00F36E2A"/>
    <w:rsid w:val="00F36F02"/>
    <w:rsid w:val="00F36F79"/>
    <w:rsid w:val="00F36F89"/>
    <w:rsid w:val="00F36F9D"/>
    <w:rsid w:val="00F36FAD"/>
    <w:rsid w:val="00F36FFB"/>
    <w:rsid w:val="00F37085"/>
    <w:rsid w:val="00F370FB"/>
    <w:rsid w:val="00F370FC"/>
    <w:rsid w:val="00F37256"/>
    <w:rsid w:val="00F372A2"/>
    <w:rsid w:val="00F37418"/>
    <w:rsid w:val="00F37423"/>
    <w:rsid w:val="00F37543"/>
    <w:rsid w:val="00F375E4"/>
    <w:rsid w:val="00F37658"/>
    <w:rsid w:val="00F37684"/>
    <w:rsid w:val="00F37690"/>
    <w:rsid w:val="00F376A3"/>
    <w:rsid w:val="00F376B7"/>
    <w:rsid w:val="00F37703"/>
    <w:rsid w:val="00F37714"/>
    <w:rsid w:val="00F377FA"/>
    <w:rsid w:val="00F37816"/>
    <w:rsid w:val="00F3795F"/>
    <w:rsid w:val="00F379A9"/>
    <w:rsid w:val="00F37A23"/>
    <w:rsid w:val="00F37A31"/>
    <w:rsid w:val="00F37A4F"/>
    <w:rsid w:val="00F37B39"/>
    <w:rsid w:val="00F37B3F"/>
    <w:rsid w:val="00F37B9C"/>
    <w:rsid w:val="00F37BB7"/>
    <w:rsid w:val="00F37BBE"/>
    <w:rsid w:val="00F37C44"/>
    <w:rsid w:val="00F37D26"/>
    <w:rsid w:val="00F37D4D"/>
    <w:rsid w:val="00F37D92"/>
    <w:rsid w:val="00F37D96"/>
    <w:rsid w:val="00F37DDA"/>
    <w:rsid w:val="00F37E11"/>
    <w:rsid w:val="00F37E93"/>
    <w:rsid w:val="00F37EE2"/>
    <w:rsid w:val="00F37F9E"/>
    <w:rsid w:val="00F40054"/>
    <w:rsid w:val="00F4006A"/>
    <w:rsid w:val="00F4010B"/>
    <w:rsid w:val="00F4030E"/>
    <w:rsid w:val="00F4045E"/>
    <w:rsid w:val="00F40465"/>
    <w:rsid w:val="00F4066A"/>
    <w:rsid w:val="00F407C8"/>
    <w:rsid w:val="00F40941"/>
    <w:rsid w:val="00F40970"/>
    <w:rsid w:val="00F40993"/>
    <w:rsid w:val="00F40A44"/>
    <w:rsid w:val="00F40BA8"/>
    <w:rsid w:val="00F40C16"/>
    <w:rsid w:val="00F40C25"/>
    <w:rsid w:val="00F40C5B"/>
    <w:rsid w:val="00F40D3A"/>
    <w:rsid w:val="00F40EC7"/>
    <w:rsid w:val="00F40ECD"/>
    <w:rsid w:val="00F40F53"/>
    <w:rsid w:val="00F40F7E"/>
    <w:rsid w:val="00F4106D"/>
    <w:rsid w:val="00F4108E"/>
    <w:rsid w:val="00F410FA"/>
    <w:rsid w:val="00F411F6"/>
    <w:rsid w:val="00F41220"/>
    <w:rsid w:val="00F41245"/>
    <w:rsid w:val="00F4125F"/>
    <w:rsid w:val="00F41267"/>
    <w:rsid w:val="00F412C9"/>
    <w:rsid w:val="00F412E2"/>
    <w:rsid w:val="00F41307"/>
    <w:rsid w:val="00F41323"/>
    <w:rsid w:val="00F4135D"/>
    <w:rsid w:val="00F4138B"/>
    <w:rsid w:val="00F41505"/>
    <w:rsid w:val="00F41679"/>
    <w:rsid w:val="00F416C6"/>
    <w:rsid w:val="00F41888"/>
    <w:rsid w:val="00F418C4"/>
    <w:rsid w:val="00F41B13"/>
    <w:rsid w:val="00F41C17"/>
    <w:rsid w:val="00F41CB1"/>
    <w:rsid w:val="00F41DDA"/>
    <w:rsid w:val="00F41EA9"/>
    <w:rsid w:val="00F41EF9"/>
    <w:rsid w:val="00F41EFA"/>
    <w:rsid w:val="00F41F16"/>
    <w:rsid w:val="00F41F69"/>
    <w:rsid w:val="00F420BE"/>
    <w:rsid w:val="00F420E3"/>
    <w:rsid w:val="00F42210"/>
    <w:rsid w:val="00F42271"/>
    <w:rsid w:val="00F4228E"/>
    <w:rsid w:val="00F422A0"/>
    <w:rsid w:val="00F422EA"/>
    <w:rsid w:val="00F422FA"/>
    <w:rsid w:val="00F4232B"/>
    <w:rsid w:val="00F423EF"/>
    <w:rsid w:val="00F4242E"/>
    <w:rsid w:val="00F42456"/>
    <w:rsid w:val="00F4250E"/>
    <w:rsid w:val="00F4252D"/>
    <w:rsid w:val="00F42573"/>
    <w:rsid w:val="00F425A3"/>
    <w:rsid w:val="00F42649"/>
    <w:rsid w:val="00F42701"/>
    <w:rsid w:val="00F4272D"/>
    <w:rsid w:val="00F4279A"/>
    <w:rsid w:val="00F429AD"/>
    <w:rsid w:val="00F42AB1"/>
    <w:rsid w:val="00F42B14"/>
    <w:rsid w:val="00F42C6D"/>
    <w:rsid w:val="00F42C81"/>
    <w:rsid w:val="00F42CAF"/>
    <w:rsid w:val="00F42CDF"/>
    <w:rsid w:val="00F42E26"/>
    <w:rsid w:val="00F42EDC"/>
    <w:rsid w:val="00F42EDD"/>
    <w:rsid w:val="00F42F34"/>
    <w:rsid w:val="00F42FEB"/>
    <w:rsid w:val="00F43028"/>
    <w:rsid w:val="00F43035"/>
    <w:rsid w:val="00F43053"/>
    <w:rsid w:val="00F43093"/>
    <w:rsid w:val="00F43193"/>
    <w:rsid w:val="00F43288"/>
    <w:rsid w:val="00F433F6"/>
    <w:rsid w:val="00F43459"/>
    <w:rsid w:val="00F43462"/>
    <w:rsid w:val="00F43519"/>
    <w:rsid w:val="00F4357C"/>
    <w:rsid w:val="00F435AA"/>
    <w:rsid w:val="00F435AF"/>
    <w:rsid w:val="00F43611"/>
    <w:rsid w:val="00F4361B"/>
    <w:rsid w:val="00F43639"/>
    <w:rsid w:val="00F43659"/>
    <w:rsid w:val="00F4367A"/>
    <w:rsid w:val="00F436FC"/>
    <w:rsid w:val="00F4379A"/>
    <w:rsid w:val="00F4380F"/>
    <w:rsid w:val="00F43882"/>
    <w:rsid w:val="00F43A00"/>
    <w:rsid w:val="00F43A97"/>
    <w:rsid w:val="00F43AD9"/>
    <w:rsid w:val="00F43B05"/>
    <w:rsid w:val="00F43B3B"/>
    <w:rsid w:val="00F43B43"/>
    <w:rsid w:val="00F43CEF"/>
    <w:rsid w:val="00F43D46"/>
    <w:rsid w:val="00F43D5B"/>
    <w:rsid w:val="00F43D8D"/>
    <w:rsid w:val="00F43E1B"/>
    <w:rsid w:val="00F43E84"/>
    <w:rsid w:val="00F43F11"/>
    <w:rsid w:val="00F43F52"/>
    <w:rsid w:val="00F43F83"/>
    <w:rsid w:val="00F43F90"/>
    <w:rsid w:val="00F44014"/>
    <w:rsid w:val="00F44088"/>
    <w:rsid w:val="00F4410C"/>
    <w:rsid w:val="00F4412C"/>
    <w:rsid w:val="00F441BB"/>
    <w:rsid w:val="00F44266"/>
    <w:rsid w:val="00F44279"/>
    <w:rsid w:val="00F442B2"/>
    <w:rsid w:val="00F44368"/>
    <w:rsid w:val="00F44396"/>
    <w:rsid w:val="00F443A3"/>
    <w:rsid w:val="00F44487"/>
    <w:rsid w:val="00F44643"/>
    <w:rsid w:val="00F4469B"/>
    <w:rsid w:val="00F4474E"/>
    <w:rsid w:val="00F4480E"/>
    <w:rsid w:val="00F448AD"/>
    <w:rsid w:val="00F448DD"/>
    <w:rsid w:val="00F44904"/>
    <w:rsid w:val="00F4498C"/>
    <w:rsid w:val="00F44A27"/>
    <w:rsid w:val="00F44AC7"/>
    <w:rsid w:val="00F44BE6"/>
    <w:rsid w:val="00F44C6D"/>
    <w:rsid w:val="00F44CF8"/>
    <w:rsid w:val="00F44D47"/>
    <w:rsid w:val="00F44EE7"/>
    <w:rsid w:val="00F44F8F"/>
    <w:rsid w:val="00F4509F"/>
    <w:rsid w:val="00F450E1"/>
    <w:rsid w:val="00F45103"/>
    <w:rsid w:val="00F451F9"/>
    <w:rsid w:val="00F4522D"/>
    <w:rsid w:val="00F45303"/>
    <w:rsid w:val="00F45329"/>
    <w:rsid w:val="00F4544E"/>
    <w:rsid w:val="00F454B4"/>
    <w:rsid w:val="00F4552A"/>
    <w:rsid w:val="00F45552"/>
    <w:rsid w:val="00F45590"/>
    <w:rsid w:val="00F455A3"/>
    <w:rsid w:val="00F45692"/>
    <w:rsid w:val="00F45700"/>
    <w:rsid w:val="00F4570A"/>
    <w:rsid w:val="00F4570C"/>
    <w:rsid w:val="00F4572C"/>
    <w:rsid w:val="00F459F5"/>
    <w:rsid w:val="00F45A12"/>
    <w:rsid w:val="00F45A68"/>
    <w:rsid w:val="00F45A82"/>
    <w:rsid w:val="00F45AED"/>
    <w:rsid w:val="00F45B08"/>
    <w:rsid w:val="00F45BCA"/>
    <w:rsid w:val="00F45C04"/>
    <w:rsid w:val="00F45C08"/>
    <w:rsid w:val="00F45CA8"/>
    <w:rsid w:val="00F45EA5"/>
    <w:rsid w:val="00F45EBF"/>
    <w:rsid w:val="00F45EC2"/>
    <w:rsid w:val="00F45EFA"/>
    <w:rsid w:val="00F45FA2"/>
    <w:rsid w:val="00F4603B"/>
    <w:rsid w:val="00F460E5"/>
    <w:rsid w:val="00F46121"/>
    <w:rsid w:val="00F46123"/>
    <w:rsid w:val="00F46129"/>
    <w:rsid w:val="00F461C0"/>
    <w:rsid w:val="00F461F3"/>
    <w:rsid w:val="00F461F4"/>
    <w:rsid w:val="00F462CD"/>
    <w:rsid w:val="00F462EE"/>
    <w:rsid w:val="00F46326"/>
    <w:rsid w:val="00F4648A"/>
    <w:rsid w:val="00F46522"/>
    <w:rsid w:val="00F4656B"/>
    <w:rsid w:val="00F465FF"/>
    <w:rsid w:val="00F46691"/>
    <w:rsid w:val="00F46709"/>
    <w:rsid w:val="00F46762"/>
    <w:rsid w:val="00F467E1"/>
    <w:rsid w:val="00F469D4"/>
    <w:rsid w:val="00F469E0"/>
    <w:rsid w:val="00F46ACF"/>
    <w:rsid w:val="00F46C88"/>
    <w:rsid w:val="00F46D03"/>
    <w:rsid w:val="00F46D7C"/>
    <w:rsid w:val="00F46E9D"/>
    <w:rsid w:val="00F46F44"/>
    <w:rsid w:val="00F46F82"/>
    <w:rsid w:val="00F4713F"/>
    <w:rsid w:val="00F47180"/>
    <w:rsid w:val="00F472CA"/>
    <w:rsid w:val="00F47316"/>
    <w:rsid w:val="00F4741D"/>
    <w:rsid w:val="00F47441"/>
    <w:rsid w:val="00F475C0"/>
    <w:rsid w:val="00F47796"/>
    <w:rsid w:val="00F47813"/>
    <w:rsid w:val="00F478A1"/>
    <w:rsid w:val="00F478F6"/>
    <w:rsid w:val="00F478F7"/>
    <w:rsid w:val="00F47A92"/>
    <w:rsid w:val="00F47B6A"/>
    <w:rsid w:val="00F47E6B"/>
    <w:rsid w:val="00F47E78"/>
    <w:rsid w:val="00F47E9D"/>
    <w:rsid w:val="00F47FB0"/>
    <w:rsid w:val="00F50051"/>
    <w:rsid w:val="00F50086"/>
    <w:rsid w:val="00F500E4"/>
    <w:rsid w:val="00F5015C"/>
    <w:rsid w:val="00F5025C"/>
    <w:rsid w:val="00F50260"/>
    <w:rsid w:val="00F50299"/>
    <w:rsid w:val="00F5029B"/>
    <w:rsid w:val="00F5034C"/>
    <w:rsid w:val="00F5043A"/>
    <w:rsid w:val="00F505AB"/>
    <w:rsid w:val="00F5063C"/>
    <w:rsid w:val="00F507C5"/>
    <w:rsid w:val="00F50818"/>
    <w:rsid w:val="00F50AF4"/>
    <w:rsid w:val="00F50B11"/>
    <w:rsid w:val="00F50B1D"/>
    <w:rsid w:val="00F50B21"/>
    <w:rsid w:val="00F50B39"/>
    <w:rsid w:val="00F50B93"/>
    <w:rsid w:val="00F50C6E"/>
    <w:rsid w:val="00F50D6C"/>
    <w:rsid w:val="00F50E5E"/>
    <w:rsid w:val="00F50F3B"/>
    <w:rsid w:val="00F50F55"/>
    <w:rsid w:val="00F510D1"/>
    <w:rsid w:val="00F51108"/>
    <w:rsid w:val="00F51129"/>
    <w:rsid w:val="00F51147"/>
    <w:rsid w:val="00F51187"/>
    <w:rsid w:val="00F5118F"/>
    <w:rsid w:val="00F511AB"/>
    <w:rsid w:val="00F511FE"/>
    <w:rsid w:val="00F5125B"/>
    <w:rsid w:val="00F512D0"/>
    <w:rsid w:val="00F5130E"/>
    <w:rsid w:val="00F51464"/>
    <w:rsid w:val="00F51495"/>
    <w:rsid w:val="00F514F4"/>
    <w:rsid w:val="00F51550"/>
    <w:rsid w:val="00F515A7"/>
    <w:rsid w:val="00F515AC"/>
    <w:rsid w:val="00F51688"/>
    <w:rsid w:val="00F51866"/>
    <w:rsid w:val="00F51970"/>
    <w:rsid w:val="00F51991"/>
    <w:rsid w:val="00F519E2"/>
    <w:rsid w:val="00F51A1F"/>
    <w:rsid w:val="00F51A78"/>
    <w:rsid w:val="00F51A7C"/>
    <w:rsid w:val="00F51B1D"/>
    <w:rsid w:val="00F51BBD"/>
    <w:rsid w:val="00F51C0F"/>
    <w:rsid w:val="00F51C6D"/>
    <w:rsid w:val="00F51CFD"/>
    <w:rsid w:val="00F51DAE"/>
    <w:rsid w:val="00F51DB9"/>
    <w:rsid w:val="00F51EC0"/>
    <w:rsid w:val="00F51F1D"/>
    <w:rsid w:val="00F51F95"/>
    <w:rsid w:val="00F52052"/>
    <w:rsid w:val="00F520E7"/>
    <w:rsid w:val="00F52121"/>
    <w:rsid w:val="00F52202"/>
    <w:rsid w:val="00F52264"/>
    <w:rsid w:val="00F522B1"/>
    <w:rsid w:val="00F522BE"/>
    <w:rsid w:val="00F52351"/>
    <w:rsid w:val="00F52542"/>
    <w:rsid w:val="00F52563"/>
    <w:rsid w:val="00F526F1"/>
    <w:rsid w:val="00F5282E"/>
    <w:rsid w:val="00F52847"/>
    <w:rsid w:val="00F528DD"/>
    <w:rsid w:val="00F52912"/>
    <w:rsid w:val="00F5295F"/>
    <w:rsid w:val="00F52A25"/>
    <w:rsid w:val="00F52A40"/>
    <w:rsid w:val="00F52B16"/>
    <w:rsid w:val="00F52B75"/>
    <w:rsid w:val="00F52BF9"/>
    <w:rsid w:val="00F52C9C"/>
    <w:rsid w:val="00F52CDA"/>
    <w:rsid w:val="00F52D83"/>
    <w:rsid w:val="00F52DF8"/>
    <w:rsid w:val="00F52E13"/>
    <w:rsid w:val="00F52EA8"/>
    <w:rsid w:val="00F52F30"/>
    <w:rsid w:val="00F53012"/>
    <w:rsid w:val="00F5302F"/>
    <w:rsid w:val="00F53112"/>
    <w:rsid w:val="00F53278"/>
    <w:rsid w:val="00F532AB"/>
    <w:rsid w:val="00F5330D"/>
    <w:rsid w:val="00F5330F"/>
    <w:rsid w:val="00F53317"/>
    <w:rsid w:val="00F53382"/>
    <w:rsid w:val="00F5350C"/>
    <w:rsid w:val="00F5352E"/>
    <w:rsid w:val="00F536E2"/>
    <w:rsid w:val="00F536FD"/>
    <w:rsid w:val="00F537B0"/>
    <w:rsid w:val="00F53872"/>
    <w:rsid w:val="00F538D0"/>
    <w:rsid w:val="00F53911"/>
    <w:rsid w:val="00F539E5"/>
    <w:rsid w:val="00F53A2E"/>
    <w:rsid w:val="00F53AE6"/>
    <w:rsid w:val="00F53C2C"/>
    <w:rsid w:val="00F53C44"/>
    <w:rsid w:val="00F53C4B"/>
    <w:rsid w:val="00F53CA3"/>
    <w:rsid w:val="00F53CE7"/>
    <w:rsid w:val="00F53DA5"/>
    <w:rsid w:val="00F53E0A"/>
    <w:rsid w:val="00F53E43"/>
    <w:rsid w:val="00F53E87"/>
    <w:rsid w:val="00F53EE7"/>
    <w:rsid w:val="00F53F38"/>
    <w:rsid w:val="00F53F43"/>
    <w:rsid w:val="00F54091"/>
    <w:rsid w:val="00F540C8"/>
    <w:rsid w:val="00F540EC"/>
    <w:rsid w:val="00F54128"/>
    <w:rsid w:val="00F541D4"/>
    <w:rsid w:val="00F5423E"/>
    <w:rsid w:val="00F54244"/>
    <w:rsid w:val="00F54264"/>
    <w:rsid w:val="00F5429E"/>
    <w:rsid w:val="00F542FE"/>
    <w:rsid w:val="00F543D6"/>
    <w:rsid w:val="00F54704"/>
    <w:rsid w:val="00F54815"/>
    <w:rsid w:val="00F548E8"/>
    <w:rsid w:val="00F54A95"/>
    <w:rsid w:val="00F54AFC"/>
    <w:rsid w:val="00F54DEB"/>
    <w:rsid w:val="00F54E6B"/>
    <w:rsid w:val="00F54EBC"/>
    <w:rsid w:val="00F54ED0"/>
    <w:rsid w:val="00F54F41"/>
    <w:rsid w:val="00F54F61"/>
    <w:rsid w:val="00F54F6E"/>
    <w:rsid w:val="00F54F99"/>
    <w:rsid w:val="00F5523E"/>
    <w:rsid w:val="00F55284"/>
    <w:rsid w:val="00F5537D"/>
    <w:rsid w:val="00F55384"/>
    <w:rsid w:val="00F55386"/>
    <w:rsid w:val="00F55391"/>
    <w:rsid w:val="00F553AE"/>
    <w:rsid w:val="00F55401"/>
    <w:rsid w:val="00F55429"/>
    <w:rsid w:val="00F5549D"/>
    <w:rsid w:val="00F554BC"/>
    <w:rsid w:val="00F5569A"/>
    <w:rsid w:val="00F55875"/>
    <w:rsid w:val="00F558FB"/>
    <w:rsid w:val="00F55900"/>
    <w:rsid w:val="00F55906"/>
    <w:rsid w:val="00F5591D"/>
    <w:rsid w:val="00F559B9"/>
    <w:rsid w:val="00F55A96"/>
    <w:rsid w:val="00F55A9F"/>
    <w:rsid w:val="00F55AD6"/>
    <w:rsid w:val="00F55BE2"/>
    <w:rsid w:val="00F55C62"/>
    <w:rsid w:val="00F55D26"/>
    <w:rsid w:val="00F55E21"/>
    <w:rsid w:val="00F55E87"/>
    <w:rsid w:val="00F55F9F"/>
    <w:rsid w:val="00F55FE2"/>
    <w:rsid w:val="00F56126"/>
    <w:rsid w:val="00F56130"/>
    <w:rsid w:val="00F561EE"/>
    <w:rsid w:val="00F56215"/>
    <w:rsid w:val="00F5638B"/>
    <w:rsid w:val="00F563F9"/>
    <w:rsid w:val="00F5640B"/>
    <w:rsid w:val="00F56464"/>
    <w:rsid w:val="00F56491"/>
    <w:rsid w:val="00F56523"/>
    <w:rsid w:val="00F565AC"/>
    <w:rsid w:val="00F56719"/>
    <w:rsid w:val="00F5671A"/>
    <w:rsid w:val="00F56749"/>
    <w:rsid w:val="00F56776"/>
    <w:rsid w:val="00F5678E"/>
    <w:rsid w:val="00F56878"/>
    <w:rsid w:val="00F5688B"/>
    <w:rsid w:val="00F568B1"/>
    <w:rsid w:val="00F568EF"/>
    <w:rsid w:val="00F568F2"/>
    <w:rsid w:val="00F56977"/>
    <w:rsid w:val="00F569A9"/>
    <w:rsid w:val="00F569D9"/>
    <w:rsid w:val="00F56A2C"/>
    <w:rsid w:val="00F56A7B"/>
    <w:rsid w:val="00F56B66"/>
    <w:rsid w:val="00F56B6C"/>
    <w:rsid w:val="00F56BA9"/>
    <w:rsid w:val="00F56BBF"/>
    <w:rsid w:val="00F56C8C"/>
    <w:rsid w:val="00F56D72"/>
    <w:rsid w:val="00F56E85"/>
    <w:rsid w:val="00F56E8F"/>
    <w:rsid w:val="00F5702F"/>
    <w:rsid w:val="00F5713F"/>
    <w:rsid w:val="00F57146"/>
    <w:rsid w:val="00F57310"/>
    <w:rsid w:val="00F57365"/>
    <w:rsid w:val="00F5736A"/>
    <w:rsid w:val="00F57378"/>
    <w:rsid w:val="00F57433"/>
    <w:rsid w:val="00F57568"/>
    <w:rsid w:val="00F5758D"/>
    <w:rsid w:val="00F575E2"/>
    <w:rsid w:val="00F575E5"/>
    <w:rsid w:val="00F576FC"/>
    <w:rsid w:val="00F5770F"/>
    <w:rsid w:val="00F57720"/>
    <w:rsid w:val="00F57755"/>
    <w:rsid w:val="00F5776C"/>
    <w:rsid w:val="00F577A8"/>
    <w:rsid w:val="00F577F9"/>
    <w:rsid w:val="00F57814"/>
    <w:rsid w:val="00F578D4"/>
    <w:rsid w:val="00F57903"/>
    <w:rsid w:val="00F579A8"/>
    <w:rsid w:val="00F579D6"/>
    <w:rsid w:val="00F57AF2"/>
    <w:rsid w:val="00F57B28"/>
    <w:rsid w:val="00F57B7E"/>
    <w:rsid w:val="00F57D41"/>
    <w:rsid w:val="00F57D56"/>
    <w:rsid w:val="00F57D9B"/>
    <w:rsid w:val="00F57DCA"/>
    <w:rsid w:val="00F57E14"/>
    <w:rsid w:val="00F57E77"/>
    <w:rsid w:val="00F57F0C"/>
    <w:rsid w:val="00F57F5A"/>
    <w:rsid w:val="00F57FC4"/>
    <w:rsid w:val="00F57FCA"/>
    <w:rsid w:val="00F57FE9"/>
    <w:rsid w:val="00F6004E"/>
    <w:rsid w:val="00F600C1"/>
    <w:rsid w:val="00F60181"/>
    <w:rsid w:val="00F601C9"/>
    <w:rsid w:val="00F601FA"/>
    <w:rsid w:val="00F602CB"/>
    <w:rsid w:val="00F603E8"/>
    <w:rsid w:val="00F6040A"/>
    <w:rsid w:val="00F6040F"/>
    <w:rsid w:val="00F60475"/>
    <w:rsid w:val="00F6048B"/>
    <w:rsid w:val="00F604DF"/>
    <w:rsid w:val="00F60765"/>
    <w:rsid w:val="00F60778"/>
    <w:rsid w:val="00F6077E"/>
    <w:rsid w:val="00F607B2"/>
    <w:rsid w:val="00F607D5"/>
    <w:rsid w:val="00F6085A"/>
    <w:rsid w:val="00F609B2"/>
    <w:rsid w:val="00F60A52"/>
    <w:rsid w:val="00F60A6C"/>
    <w:rsid w:val="00F60AC5"/>
    <w:rsid w:val="00F60B36"/>
    <w:rsid w:val="00F60B83"/>
    <w:rsid w:val="00F60CCE"/>
    <w:rsid w:val="00F60D45"/>
    <w:rsid w:val="00F60DF6"/>
    <w:rsid w:val="00F60E3A"/>
    <w:rsid w:val="00F60E66"/>
    <w:rsid w:val="00F61010"/>
    <w:rsid w:val="00F6116A"/>
    <w:rsid w:val="00F6124C"/>
    <w:rsid w:val="00F612AE"/>
    <w:rsid w:val="00F6143A"/>
    <w:rsid w:val="00F6159A"/>
    <w:rsid w:val="00F615B8"/>
    <w:rsid w:val="00F615D8"/>
    <w:rsid w:val="00F617B5"/>
    <w:rsid w:val="00F617FB"/>
    <w:rsid w:val="00F61804"/>
    <w:rsid w:val="00F61A8E"/>
    <w:rsid w:val="00F61B9F"/>
    <w:rsid w:val="00F61BBF"/>
    <w:rsid w:val="00F61BCF"/>
    <w:rsid w:val="00F61BEB"/>
    <w:rsid w:val="00F61CE5"/>
    <w:rsid w:val="00F61DDB"/>
    <w:rsid w:val="00F61F0F"/>
    <w:rsid w:val="00F61FF2"/>
    <w:rsid w:val="00F6202E"/>
    <w:rsid w:val="00F6206D"/>
    <w:rsid w:val="00F62076"/>
    <w:rsid w:val="00F620B8"/>
    <w:rsid w:val="00F62146"/>
    <w:rsid w:val="00F623DB"/>
    <w:rsid w:val="00F62418"/>
    <w:rsid w:val="00F624E5"/>
    <w:rsid w:val="00F625BB"/>
    <w:rsid w:val="00F625C8"/>
    <w:rsid w:val="00F62641"/>
    <w:rsid w:val="00F626C1"/>
    <w:rsid w:val="00F626F0"/>
    <w:rsid w:val="00F62759"/>
    <w:rsid w:val="00F62839"/>
    <w:rsid w:val="00F628C8"/>
    <w:rsid w:val="00F628E1"/>
    <w:rsid w:val="00F62973"/>
    <w:rsid w:val="00F629CC"/>
    <w:rsid w:val="00F62A18"/>
    <w:rsid w:val="00F62A3E"/>
    <w:rsid w:val="00F62ACD"/>
    <w:rsid w:val="00F62BA4"/>
    <w:rsid w:val="00F62BDB"/>
    <w:rsid w:val="00F62C3D"/>
    <w:rsid w:val="00F62C3E"/>
    <w:rsid w:val="00F62CF4"/>
    <w:rsid w:val="00F62D51"/>
    <w:rsid w:val="00F62DEE"/>
    <w:rsid w:val="00F62E68"/>
    <w:rsid w:val="00F62E71"/>
    <w:rsid w:val="00F62F47"/>
    <w:rsid w:val="00F62F6C"/>
    <w:rsid w:val="00F63041"/>
    <w:rsid w:val="00F630CB"/>
    <w:rsid w:val="00F63194"/>
    <w:rsid w:val="00F631C6"/>
    <w:rsid w:val="00F63305"/>
    <w:rsid w:val="00F63394"/>
    <w:rsid w:val="00F63414"/>
    <w:rsid w:val="00F63470"/>
    <w:rsid w:val="00F63491"/>
    <w:rsid w:val="00F634D0"/>
    <w:rsid w:val="00F63584"/>
    <w:rsid w:val="00F635AE"/>
    <w:rsid w:val="00F637AC"/>
    <w:rsid w:val="00F637E1"/>
    <w:rsid w:val="00F6382F"/>
    <w:rsid w:val="00F63863"/>
    <w:rsid w:val="00F638F9"/>
    <w:rsid w:val="00F63925"/>
    <w:rsid w:val="00F63999"/>
    <w:rsid w:val="00F63A3F"/>
    <w:rsid w:val="00F63A69"/>
    <w:rsid w:val="00F63AF7"/>
    <w:rsid w:val="00F63B47"/>
    <w:rsid w:val="00F63C48"/>
    <w:rsid w:val="00F63D24"/>
    <w:rsid w:val="00F63D54"/>
    <w:rsid w:val="00F63E65"/>
    <w:rsid w:val="00F63ED9"/>
    <w:rsid w:val="00F64072"/>
    <w:rsid w:val="00F640AD"/>
    <w:rsid w:val="00F64118"/>
    <w:rsid w:val="00F641D0"/>
    <w:rsid w:val="00F64285"/>
    <w:rsid w:val="00F642DC"/>
    <w:rsid w:val="00F642DE"/>
    <w:rsid w:val="00F642F5"/>
    <w:rsid w:val="00F64426"/>
    <w:rsid w:val="00F6442C"/>
    <w:rsid w:val="00F6445C"/>
    <w:rsid w:val="00F64480"/>
    <w:rsid w:val="00F644FA"/>
    <w:rsid w:val="00F64674"/>
    <w:rsid w:val="00F646A6"/>
    <w:rsid w:val="00F64739"/>
    <w:rsid w:val="00F64748"/>
    <w:rsid w:val="00F647A7"/>
    <w:rsid w:val="00F647DB"/>
    <w:rsid w:val="00F648AB"/>
    <w:rsid w:val="00F64AD2"/>
    <w:rsid w:val="00F64B44"/>
    <w:rsid w:val="00F64B76"/>
    <w:rsid w:val="00F64B92"/>
    <w:rsid w:val="00F64CB7"/>
    <w:rsid w:val="00F64DAE"/>
    <w:rsid w:val="00F64DEF"/>
    <w:rsid w:val="00F64DF9"/>
    <w:rsid w:val="00F64DFD"/>
    <w:rsid w:val="00F64E76"/>
    <w:rsid w:val="00F64F0C"/>
    <w:rsid w:val="00F64F2F"/>
    <w:rsid w:val="00F64F80"/>
    <w:rsid w:val="00F64F91"/>
    <w:rsid w:val="00F64FF9"/>
    <w:rsid w:val="00F65049"/>
    <w:rsid w:val="00F6523A"/>
    <w:rsid w:val="00F6542A"/>
    <w:rsid w:val="00F6549D"/>
    <w:rsid w:val="00F654CE"/>
    <w:rsid w:val="00F65660"/>
    <w:rsid w:val="00F6568E"/>
    <w:rsid w:val="00F656E8"/>
    <w:rsid w:val="00F6574B"/>
    <w:rsid w:val="00F657BB"/>
    <w:rsid w:val="00F65975"/>
    <w:rsid w:val="00F65A56"/>
    <w:rsid w:val="00F65A7B"/>
    <w:rsid w:val="00F65A93"/>
    <w:rsid w:val="00F65AE9"/>
    <w:rsid w:val="00F65B9C"/>
    <w:rsid w:val="00F65C09"/>
    <w:rsid w:val="00F65C39"/>
    <w:rsid w:val="00F65C75"/>
    <w:rsid w:val="00F65C7F"/>
    <w:rsid w:val="00F65CD1"/>
    <w:rsid w:val="00F65CD4"/>
    <w:rsid w:val="00F65CD7"/>
    <w:rsid w:val="00F65D48"/>
    <w:rsid w:val="00F65DB7"/>
    <w:rsid w:val="00F65E73"/>
    <w:rsid w:val="00F65E85"/>
    <w:rsid w:val="00F65FF5"/>
    <w:rsid w:val="00F66004"/>
    <w:rsid w:val="00F6621F"/>
    <w:rsid w:val="00F662AD"/>
    <w:rsid w:val="00F662FC"/>
    <w:rsid w:val="00F66333"/>
    <w:rsid w:val="00F665E7"/>
    <w:rsid w:val="00F66713"/>
    <w:rsid w:val="00F6680C"/>
    <w:rsid w:val="00F6689F"/>
    <w:rsid w:val="00F668F5"/>
    <w:rsid w:val="00F66941"/>
    <w:rsid w:val="00F66A6B"/>
    <w:rsid w:val="00F66AA0"/>
    <w:rsid w:val="00F66C40"/>
    <w:rsid w:val="00F66C8E"/>
    <w:rsid w:val="00F66CAB"/>
    <w:rsid w:val="00F66D10"/>
    <w:rsid w:val="00F66D8A"/>
    <w:rsid w:val="00F66F11"/>
    <w:rsid w:val="00F6702D"/>
    <w:rsid w:val="00F67081"/>
    <w:rsid w:val="00F6743E"/>
    <w:rsid w:val="00F676AF"/>
    <w:rsid w:val="00F676B5"/>
    <w:rsid w:val="00F67720"/>
    <w:rsid w:val="00F6777F"/>
    <w:rsid w:val="00F6781B"/>
    <w:rsid w:val="00F67821"/>
    <w:rsid w:val="00F67869"/>
    <w:rsid w:val="00F679A4"/>
    <w:rsid w:val="00F679DD"/>
    <w:rsid w:val="00F67A5E"/>
    <w:rsid w:val="00F67A74"/>
    <w:rsid w:val="00F67A78"/>
    <w:rsid w:val="00F67AB2"/>
    <w:rsid w:val="00F67AD6"/>
    <w:rsid w:val="00F67C64"/>
    <w:rsid w:val="00F67C86"/>
    <w:rsid w:val="00F67CA3"/>
    <w:rsid w:val="00F67D43"/>
    <w:rsid w:val="00F67FF0"/>
    <w:rsid w:val="00F70115"/>
    <w:rsid w:val="00F70289"/>
    <w:rsid w:val="00F702C4"/>
    <w:rsid w:val="00F7030D"/>
    <w:rsid w:val="00F703AF"/>
    <w:rsid w:val="00F703BF"/>
    <w:rsid w:val="00F70452"/>
    <w:rsid w:val="00F704EE"/>
    <w:rsid w:val="00F70510"/>
    <w:rsid w:val="00F7057F"/>
    <w:rsid w:val="00F705B6"/>
    <w:rsid w:val="00F70631"/>
    <w:rsid w:val="00F70718"/>
    <w:rsid w:val="00F707A6"/>
    <w:rsid w:val="00F70833"/>
    <w:rsid w:val="00F708AF"/>
    <w:rsid w:val="00F708C4"/>
    <w:rsid w:val="00F708CF"/>
    <w:rsid w:val="00F708E9"/>
    <w:rsid w:val="00F708F2"/>
    <w:rsid w:val="00F709B7"/>
    <w:rsid w:val="00F70BEB"/>
    <w:rsid w:val="00F70C3E"/>
    <w:rsid w:val="00F70CDB"/>
    <w:rsid w:val="00F70D54"/>
    <w:rsid w:val="00F70D6E"/>
    <w:rsid w:val="00F70D86"/>
    <w:rsid w:val="00F70DB3"/>
    <w:rsid w:val="00F70DEB"/>
    <w:rsid w:val="00F70DF2"/>
    <w:rsid w:val="00F70F09"/>
    <w:rsid w:val="00F70F11"/>
    <w:rsid w:val="00F70F1C"/>
    <w:rsid w:val="00F70F30"/>
    <w:rsid w:val="00F710DD"/>
    <w:rsid w:val="00F71127"/>
    <w:rsid w:val="00F712C7"/>
    <w:rsid w:val="00F712DF"/>
    <w:rsid w:val="00F714E8"/>
    <w:rsid w:val="00F7154D"/>
    <w:rsid w:val="00F71620"/>
    <w:rsid w:val="00F71739"/>
    <w:rsid w:val="00F7197B"/>
    <w:rsid w:val="00F719CE"/>
    <w:rsid w:val="00F71A63"/>
    <w:rsid w:val="00F71A81"/>
    <w:rsid w:val="00F71AD7"/>
    <w:rsid w:val="00F71BBA"/>
    <w:rsid w:val="00F71BF7"/>
    <w:rsid w:val="00F71C07"/>
    <w:rsid w:val="00F71C3B"/>
    <w:rsid w:val="00F71C68"/>
    <w:rsid w:val="00F71D39"/>
    <w:rsid w:val="00F71DAB"/>
    <w:rsid w:val="00F71DE9"/>
    <w:rsid w:val="00F71E80"/>
    <w:rsid w:val="00F71EE2"/>
    <w:rsid w:val="00F71F2D"/>
    <w:rsid w:val="00F72143"/>
    <w:rsid w:val="00F722D4"/>
    <w:rsid w:val="00F722FE"/>
    <w:rsid w:val="00F72304"/>
    <w:rsid w:val="00F7230A"/>
    <w:rsid w:val="00F723F2"/>
    <w:rsid w:val="00F7241E"/>
    <w:rsid w:val="00F72451"/>
    <w:rsid w:val="00F7249C"/>
    <w:rsid w:val="00F724C9"/>
    <w:rsid w:val="00F724CD"/>
    <w:rsid w:val="00F72593"/>
    <w:rsid w:val="00F725AB"/>
    <w:rsid w:val="00F725F4"/>
    <w:rsid w:val="00F72602"/>
    <w:rsid w:val="00F72653"/>
    <w:rsid w:val="00F726F2"/>
    <w:rsid w:val="00F726FA"/>
    <w:rsid w:val="00F72768"/>
    <w:rsid w:val="00F727E8"/>
    <w:rsid w:val="00F72879"/>
    <w:rsid w:val="00F72940"/>
    <w:rsid w:val="00F729AA"/>
    <w:rsid w:val="00F72A15"/>
    <w:rsid w:val="00F72B1E"/>
    <w:rsid w:val="00F72CCF"/>
    <w:rsid w:val="00F72DD0"/>
    <w:rsid w:val="00F72EFC"/>
    <w:rsid w:val="00F72F1B"/>
    <w:rsid w:val="00F72F59"/>
    <w:rsid w:val="00F72F66"/>
    <w:rsid w:val="00F72FE7"/>
    <w:rsid w:val="00F73036"/>
    <w:rsid w:val="00F7306F"/>
    <w:rsid w:val="00F7309B"/>
    <w:rsid w:val="00F73125"/>
    <w:rsid w:val="00F7320B"/>
    <w:rsid w:val="00F73275"/>
    <w:rsid w:val="00F73478"/>
    <w:rsid w:val="00F734ED"/>
    <w:rsid w:val="00F73555"/>
    <w:rsid w:val="00F7358C"/>
    <w:rsid w:val="00F735CC"/>
    <w:rsid w:val="00F735DE"/>
    <w:rsid w:val="00F7364E"/>
    <w:rsid w:val="00F73748"/>
    <w:rsid w:val="00F73836"/>
    <w:rsid w:val="00F7388B"/>
    <w:rsid w:val="00F738A3"/>
    <w:rsid w:val="00F73937"/>
    <w:rsid w:val="00F739B0"/>
    <w:rsid w:val="00F73A8C"/>
    <w:rsid w:val="00F73B05"/>
    <w:rsid w:val="00F73B22"/>
    <w:rsid w:val="00F73B48"/>
    <w:rsid w:val="00F73C43"/>
    <w:rsid w:val="00F73CDC"/>
    <w:rsid w:val="00F73DDF"/>
    <w:rsid w:val="00F73E02"/>
    <w:rsid w:val="00F73E07"/>
    <w:rsid w:val="00F73E3F"/>
    <w:rsid w:val="00F73E8A"/>
    <w:rsid w:val="00F73F71"/>
    <w:rsid w:val="00F73FB5"/>
    <w:rsid w:val="00F741B6"/>
    <w:rsid w:val="00F741F0"/>
    <w:rsid w:val="00F74212"/>
    <w:rsid w:val="00F7421C"/>
    <w:rsid w:val="00F74258"/>
    <w:rsid w:val="00F743AB"/>
    <w:rsid w:val="00F743FE"/>
    <w:rsid w:val="00F7445E"/>
    <w:rsid w:val="00F744A7"/>
    <w:rsid w:val="00F7453B"/>
    <w:rsid w:val="00F74545"/>
    <w:rsid w:val="00F74569"/>
    <w:rsid w:val="00F74594"/>
    <w:rsid w:val="00F746F3"/>
    <w:rsid w:val="00F74713"/>
    <w:rsid w:val="00F74786"/>
    <w:rsid w:val="00F747A4"/>
    <w:rsid w:val="00F747AB"/>
    <w:rsid w:val="00F74910"/>
    <w:rsid w:val="00F749FA"/>
    <w:rsid w:val="00F749FC"/>
    <w:rsid w:val="00F74A0A"/>
    <w:rsid w:val="00F74B6C"/>
    <w:rsid w:val="00F74BC7"/>
    <w:rsid w:val="00F74BE5"/>
    <w:rsid w:val="00F74C3F"/>
    <w:rsid w:val="00F74C82"/>
    <w:rsid w:val="00F74CD4"/>
    <w:rsid w:val="00F74D0F"/>
    <w:rsid w:val="00F74D27"/>
    <w:rsid w:val="00F74D3E"/>
    <w:rsid w:val="00F74DEC"/>
    <w:rsid w:val="00F74F4C"/>
    <w:rsid w:val="00F74F68"/>
    <w:rsid w:val="00F74F84"/>
    <w:rsid w:val="00F74F92"/>
    <w:rsid w:val="00F750F0"/>
    <w:rsid w:val="00F750F8"/>
    <w:rsid w:val="00F75114"/>
    <w:rsid w:val="00F75168"/>
    <w:rsid w:val="00F7519E"/>
    <w:rsid w:val="00F7531A"/>
    <w:rsid w:val="00F75369"/>
    <w:rsid w:val="00F7536D"/>
    <w:rsid w:val="00F75374"/>
    <w:rsid w:val="00F753F2"/>
    <w:rsid w:val="00F75424"/>
    <w:rsid w:val="00F75443"/>
    <w:rsid w:val="00F75516"/>
    <w:rsid w:val="00F755B1"/>
    <w:rsid w:val="00F75620"/>
    <w:rsid w:val="00F75653"/>
    <w:rsid w:val="00F7567C"/>
    <w:rsid w:val="00F75776"/>
    <w:rsid w:val="00F75795"/>
    <w:rsid w:val="00F75836"/>
    <w:rsid w:val="00F759B7"/>
    <w:rsid w:val="00F759D6"/>
    <w:rsid w:val="00F759FC"/>
    <w:rsid w:val="00F75A75"/>
    <w:rsid w:val="00F75B7C"/>
    <w:rsid w:val="00F75C32"/>
    <w:rsid w:val="00F75D22"/>
    <w:rsid w:val="00F75D8B"/>
    <w:rsid w:val="00F75E40"/>
    <w:rsid w:val="00F75EB0"/>
    <w:rsid w:val="00F75EE4"/>
    <w:rsid w:val="00F760C0"/>
    <w:rsid w:val="00F760D2"/>
    <w:rsid w:val="00F7614A"/>
    <w:rsid w:val="00F76172"/>
    <w:rsid w:val="00F761AC"/>
    <w:rsid w:val="00F762AF"/>
    <w:rsid w:val="00F763C9"/>
    <w:rsid w:val="00F763D1"/>
    <w:rsid w:val="00F7640B"/>
    <w:rsid w:val="00F7641A"/>
    <w:rsid w:val="00F764EB"/>
    <w:rsid w:val="00F76544"/>
    <w:rsid w:val="00F76634"/>
    <w:rsid w:val="00F76660"/>
    <w:rsid w:val="00F7672E"/>
    <w:rsid w:val="00F7674E"/>
    <w:rsid w:val="00F768F8"/>
    <w:rsid w:val="00F76934"/>
    <w:rsid w:val="00F7695B"/>
    <w:rsid w:val="00F7699B"/>
    <w:rsid w:val="00F76ADA"/>
    <w:rsid w:val="00F76B44"/>
    <w:rsid w:val="00F76C34"/>
    <w:rsid w:val="00F76CC0"/>
    <w:rsid w:val="00F76DDC"/>
    <w:rsid w:val="00F76E05"/>
    <w:rsid w:val="00F76E37"/>
    <w:rsid w:val="00F76E7F"/>
    <w:rsid w:val="00F76F07"/>
    <w:rsid w:val="00F7701E"/>
    <w:rsid w:val="00F7704E"/>
    <w:rsid w:val="00F771BE"/>
    <w:rsid w:val="00F77215"/>
    <w:rsid w:val="00F7732F"/>
    <w:rsid w:val="00F77381"/>
    <w:rsid w:val="00F7739B"/>
    <w:rsid w:val="00F773A8"/>
    <w:rsid w:val="00F773DC"/>
    <w:rsid w:val="00F77598"/>
    <w:rsid w:val="00F7762A"/>
    <w:rsid w:val="00F7777D"/>
    <w:rsid w:val="00F777AF"/>
    <w:rsid w:val="00F77908"/>
    <w:rsid w:val="00F7795D"/>
    <w:rsid w:val="00F77998"/>
    <w:rsid w:val="00F779CC"/>
    <w:rsid w:val="00F77A2B"/>
    <w:rsid w:val="00F77A72"/>
    <w:rsid w:val="00F77B35"/>
    <w:rsid w:val="00F77C91"/>
    <w:rsid w:val="00F77D2C"/>
    <w:rsid w:val="00F77DDB"/>
    <w:rsid w:val="00F77E35"/>
    <w:rsid w:val="00F77EA9"/>
    <w:rsid w:val="00F800E0"/>
    <w:rsid w:val="00F800FC"/>
    <w:rsid w:val="00F80118"/>
    <w:rsid w:val="00F801CC"/>
    <w:rsid w:val="00F80207"/>
    <w:rsid w:val="00F8024A"/>
    <w:rsid w:val="00F80257"/>
    <w:rsid w:val="00F8030A"/>
    <w:rsid w:val="00F803BD"/>
    <w:rsid w:val="00F803D8"/>
    <w:rsid w:val="00F803E5"/>
    <w:rsid w:val="00F8069E"/>
    <w:rsid w:val="00F806D7"/>
    <w:rsid w:val="00F806E7"/>
    <w:rsid w:val="00F806EA"/>
    <w:rsid w:val="00F806FF"/>
    <w:rsid w:val="00F8073F"/>
    <w:rsid w:val="00F8083D"/>
    <w:rsid w:val="00F80853"/>
    <w:rsid w:val="00F808AF"/>
    <w:rsid w:val="00F808B8"/>
    <w:rsid w:val="00F808EC"/>
    <w:rsid w:val="00F80998"/>
    <w:rsid w:val="00F809C4"/>
    <w:rsid w:val="00F80A05"/>
    <w:rsid w:val="00F80AA6"/>
    <w:rsid w:val="00F80B5D"/>
    <w:rsid w:val="00F80F32"/>
    <w:rsid w:val="00F80F69"/>
    <w:rsid w:val="00F80FA6"/>
    <w:rsid w:val="00F80FB8"/>
    <w:rsid w:val="00F80FE4"/>
    <w:rsid w:val="00F81171"/>
    <w:rsid w:val="00F8118C"/>
    <w:rsid w:val="00F811B6"/>
    <w:rsid w:val="00F811EB"/>
    <w:rsid w:val="00F81259"/>
    <w:rsid w:val="00F81456"/>
    <w:rsid w:val="00F8147F"/>
    <w:rsid w:val="00F8152C"/>
    <w:rsid w:val="00F81552"/>
    <w:rsid w:val="00F8158C"/>
    <w:rsid w:val="00F8159B"/>
    <w:rsid w:val="00F815A6"/>
    <w:rsid w:val="00F81629"/>
    <w:rsid w:val="00F81647"/>
    <w:rsid w:val="00F81795"/>
    <w:rsid w:val="00F817FA"/>
    <w:rsid w:val="00F81878"/>
    <w:rsid w:val="00F81883"/>
    <w:rsid w:val="00F818D6"/>
    <w:rsid w:val="00F818EF"/>
    <w:rsid w:val="00F81935"/>
    <w:rsid w:val="00F81AAC"/>
    <w:rsid w:val="00F81B54"/>
    <w:rsid w:val="00F81B87"/>
    <w:rsid w:val="00F81C38"/>
    <w:rsid w:val="00F81CA2"/>
    <w:rsid w:val="00F81D4B"/>
    <w:rsid w:val="00F81D61"/>
    <w:rsid w:val="00F81D6E"/>
    <w:rsid w:val="00F81DA0"/>
    <w:rsid w:val="00F81E29"/>
    <w:rsid w:val="00F81E56"/>
    <w:rsid w:val="00F81E82"/>
    <w:rsid w:val="00F81EF1"/>
    <w:rsid w:val="00F81F33"/>
    <w:rsid w:val="00F82084"/>
    <w:rsid w:val="00F820C7"/>
    <w:rsid w:val="00F820F7"/>
    <w:rsid w:val="00F82122"/>
    <w:rsid w:val="00F82149"/>
    <w:rsid w:val="00F821BC"/>
    <w:rsid w:val="00F82242"/>
    <w:rsid w:val="00F82270"/>
    <w:rsid w:val="00F82286"/>
    <w:rsid w:val="00F822D5"/>
    <w:rsid w:val="00F822F7"/>
    <w:rsid w:val="00F82351"/>
    <w:rsid w:val="00F82407"/>
    <w:rsid w:val="00F82408"/>
    <w:rsid w:val="00F82528"/>
    <w:rsid w:val="00F82538"/>
    <w:rsid w:val="00F825AB"/>
    <w:rsid w:val="00F825B4"/>
    <w:rsid w:val="00F825FE"/>
    <w:rsid w:val="00F82640"/>
    <w:rsid w:val="00F82743"/>
    <w:rsid w:val="00F82757"/>
    <w:rsid w:val="00F82774"/>
    <w:rsid w:val="00F82795"/>
    <w:rsid w:val="00F827D8"/>
    <w:rsid w:val="00F8286A"/>
    <w:rsid w:val="00F828F1"/>
    <w:rsid w:val="00F82901"/>
    <w:rsid w:val="00F8296B"/>
    <w:rsid w:val="00F8298A"/>
    <w:rsid w:val="00F829AC"/>
    <w:rsid w:val="00F82BCF"/>
    <w:rsid w:val="00F82BE9"/>
    <w:rsid w:val="00F82C27"/>
    <w:rsid w:val="00F82CA2"/>
    <w:rsid w:val="00F82DBD"/>
    <w:rsid w:val="00F82DBE"/>
    <w:rsid w:val="00F82E22"/>
    <w:rsid w:val="00F82E77"/>
    <w:rsid w:val="00F82F5C"/>
    <w:rsid w:val="00F82FF1"/>
    <w:rsid w:val="00F8305A"/>
    <w:rsid w:val="00F830FC"/>
    <w:rsid w:val="00F83175"/>
    <w:rsid w:val="00F83199"/>
    <w:rsid w:val="00F83349"/>
    <w:rsid w:val="00F83590"/>
    <w:rsid w:val="00F8361E"/>
    <w:rsid w:val="00F8366D"/>
    <w:rsid w:val="00F836FE"/>
    <w:rsid w:val="00F83729"/>
    <w:rsid w:val="00F83769"/>
    <w:rsid w:val="00F838E5"/>
    <w:rsid w:val="00F8395B"/>
    <w:rsid w:val="00F83983"/>
    <w:rsid w:val="00F8399B"/>
    <w:rsid w:val="00F83AE9"/>
    <w:rsid w:val="00F83B0E"/>
    <w:rsid w:val="00F83B29"/>
    <w:rsid w:val="00F83B6E"/>
    <w:rsid w:val="00F83C17"/>
    <w:rsid w:val="00F83CA2"/>
    <w:rsid w:val="00F83D18"/>
    <w:rsid w:val="00F83D26"/>
    <w:rsid w:val="00F83D47"/>
    <w:rsid w:val="00F83EF7"/>
    <w:rsid w:val="00F8405B"/>
    <w:rsid w:val="00F840B3"/>
    <w:rsid w:val="00F84208"/>
    <w:rsid w:val="00F8423E"/>
    <w:rsid w:val="00F84327"/>
    <w:rsid w:val="00F84382"/>
    <w:rsid w:val="00F843F8"/>
    <w:rsid w:val="00F844A9"/>
    <w:rsid w:val="00F844CF"/>
    <w:rsid w:val="00F846FE"/>
    <w:rsid w:val="00F84752"/>
    <w:rsid w:val="00F84770"/>
    <w:rsid w:val="00F8488C"/>
    <w:rsid w:val="00F84928"/>
    <w:rsid w:val="00F84BA9"/>
    <w:rsid w:val="00F84BE4"/>
    <w:rsid w:val="00F84D89"/>
    <w:rsid w:val="00F84F7A"/>
    <w:rsid w:val="00F84FAA"/>
    <w:rsid w:val="00F8509F"/>
    <w:rsid w:val="00F850FA"/>
    <w:rsid w:val="00F85253"/>
    <w:rsid w:val="00F8525D"/>
    <w:rsid w:val="00F85488"/>
    <w:rsid w:val="00F8549F"/>
    <w:rsid w:val="00F85564"/>
    <w:rsid w:val="00F85681"/>
    <w:rsid w:val="00F85762"/>
    <w:rsid w:val="00F858E0"/>
    <w:rsid w:val="00F85AB9"/>
    <w:rsid w:val="00F85B4A"/>
    <w:rsid w:val="00F85D4E"/>
    <w:rsid w:val="00F85DC1"/>
    <w:rsid w:val="00F85E2D"/>
    <w:rsid w:val="00F85E36"/>
    <w:rsid w:val="00F85E4D"/>
    <w:rsid w:val="00F85F34"/>
    <w:rsid w:val="00F86153"/>
    <w:rsid w:val="00F862BA"/>
    <w:rsid w:val="00F86356"/>
    <w:rsid w:val="00F86368"/>
    <w:rsid w:val="00F863E9"/>
    <w:rsid w:val="00F86536"/>
    <w:rsid w:val="00F865E3"/>
    <w:rsid w:val="00F8666C"/>
    <w:rsid w:val="00F866B0"/>
    <w:rsid w:val="00F867DD"/>
    <w:rsid w:val="00F867EA"/>
    <w:rsid w:val="00F8681F"/>
    <w:rsid w:val="00F8698D"/>
    <w:rsid w:val="00F869B7"/>
    <w:rsid w:val="00F869C6"/>
    <w:rsid w:val="00F86AA5"/>
    <w:rsid w:val="00F86B7A"/>
    <w:rsid w:val="00F86BE7"/>
    <w:rsid w:val="00F86C0D"/>
    <w:rsid w:val="00F86C38"/>
    <w:rsid w:val="00F86CB0"/>
    <w:rsid w:val="00F86D35"/>
    <w:rsid w:val="00F86DC0"/>
    <w:rsid w:val="00F86EB4"/>
    <w:rsid w:val="00F86F20"/>
    <w:rsid w:val="00F86FD9"/>
    <w:rsid w:val="00F86FE6"/>
    <w:rsid w:val="00F870A8"/>
    <w:rsid w:val="00F870AE"/>
    <w:rsid w:val="00F87192"/>
    <w:rsid w:val="00F87327"/>
    <w:rsid w:val="00F8746F"/>
    <w:rsid w:val="00F874B5"/>
    <w:rsid w:val="00F87601"/>
    <w:rsid w:val="00F87653"/>
    <w:rsid w:val="00F87674"/>
    <w:rsid w:val="00F87727"/>
    <w:rsid w:val="00F87757"/>
    <w:rsid w:val="00F8780C"/>
    <w:rsid w:val="00F87827"/>
    <w:rsid w:val="00F8787B"/>
    <w:rsid w:val="00F878BA"/>
    <w:rsid w:val="00F878F4"/>
    <w:rsid w:val="00F8792E"/>
    <w:rsid w:val="00F879D2"/>
    <w:rsid w:val="00F879DB"/>
    <w:rsid w:val="00F87A21"/>
    <w:rsid w:val="00F87AFC"/>
    <w:rsid w:val="00F87B36"/>
    <w:rsid w:val="00F87CBA"/>
    <w:rsid w:val="00F87D19"/>
    <w:rsid w:val="00F87D41"/>
    <w:rsid w:val="00F87D5A"/>
    <w:rsid w:val="00F87D81"/>
    <w:rsid w:val="00F87E5A"/>
    <w:rsid w:val="00F87E79"/>
    <w:rsid w:val="00F87EC9"/>
    <w:rsid w:val="00F90083"/>
    <w:rsid w:val="00F900CD"/>
    <w:rsid w:val="00F90127"/>
    <w:rsid w:val="00F9015D"/>
    <w:rsid w:val="00F901BB"/>
    <w:rsid w:val="00F9023A"/>
    <w:rsid w:val="00F902C8"/>
    <w:rsid w:val="00F9037F"/>
    <w:rsid w:val="00F90406"/>
    <w:rsid w:val="00F90543"/>
    <w:rsid w:val="00F905CD"/>
    <w:rsid w:val="00F905D8"/>
    <w:rsid w:val="00F90619"/>
    <w:rsid w:val="00F906FC"/>
    <w:rsid w:val="00F90721"/>
    <w:rsid w:val="00F90791"/>
    <w:rsid w:val="00F9079E"/>
    <w:rsid w:val="00F907B8"/>
    <w:rsid w:val="00F90815"/>
    <w:rsid w:val="00F90841"/>
    <w:rsid w:val="00F90883"/>
    <w:rsid w:val="00F908A4"/>
    <w:rsid w:val="00F908D6"/>
    <w:rsid w:val="00F90918"/>
    <w:rsid w:val="00F9098D"/>
    <w:rsid w:val="00F90A2D"/>
    <w:rsid w:val="00F90B01"/>
    <w:rsid w:val="00F90B75"/>
    <w:rsid w:val="00F90C1D"/>
    <w:rsid w:val="00F90C6F"/>
    <w:rsid w:val="00F90D02"/>
    <w:rsid w:val="00F90D78"/>
    <w:rsid w:val="00F90D9B"/>
    <w:rsid w:val="00F90E2B"/>
    <w:rsid w:val="00F90FDF"/>
    <w:rsid w:val="00F9106F"/>
    <w:rsid w:val="00F91122"/>
    <w:rsid w:val="00F911BF"/>
    <w:rsid w:val="00F9120E"/>
    <w:rsid w:val="00F91231"/>
    <w:rsid w:val="00F91278"/>
    <w:rsid w:val="00F912F8"/>
    <w:rsid w:val="00F91316"/>
    <w:rsid w:val="00F9132A"/>
    <w:rsid w:val="00F9141B"/>
    <w:rsid w:val="00F9159D"/>
    <w:rsid w:val="00F915AA"/>
    <w:rsid w:val="00F91689"/>
    <w:rsid w:val="00F91705"/>
    <w:rsid w:val="00F91734"/>
    <w:rsid w:val="00F91811"/>
    <w:rsid w:val="00F918CA"/>
    <w:rsid w:val="00F91A62"/>
    <w:rsid w:val="00F91C0E"/>
    <w:rsid w:val="00F91CB5"/>
    <w:rsid w:val="00F91D49"/>
    <w:rsid w:val="00F91DA4"/>
    <w:rsid w:val="00F91F38"/>
    <w:rsid w:val="00F920B9"/>
    <w:rsid w:val="00F920CA"/>
    <w:rsid w:val="00F920E6"/>
    <w:rsid w:val="00F9211C"/>
    <w:rsid w:val="00F9212E"/>
    <w:rsid w:val="00F9216C"/>
    <w:rsid w:val="00F921DD"/>
    <w:rsid w:val="00F92232"/>
    <w:rsid w:val="00F92294"/>
    <w:rsid w:val="00F922C1"/>
    <w:rsid w:val="00F9237A"/>
    <w:rsid w:val="00F92389"/>
    <w:rsid w:val="00F923D5"/>
    <w:rsid w:val="00F924AF"/>
    <w:rsid w:val="00F924E9"/>
    <w:rsid w:val="00F924F5"/>
    <w:rsid w:val="00F925AA"/>
    <w:rsid w:val="00F925C4"/>
    <w:rsid w:val="00F925CF"/>
    <w:rsid w:val="00F925D3"/>
    <w:rsid w:val="00F92662"/>
    <w:rsid w:val="00F92698"/>
    <w:rsid w:val="00F926B5"/>
    <w:rsid w:val="00F92873"/>
    <w:rsid w:val="00F92910"/>
    <w:rsid w:val="00F92931"/>
    <w:rsid w:val="00F929EB"/>
    <w:rsid w:val="00F92A43"/>
    <w:rsid w:val="00F92B52"/>
    <w:rsid w:val="00F92BDD"/>
    <w:rsid w:val="00F92D4D"/>
    <w:rsid w:val="00F92D9F"/>
    <w:rsid w:val="00F92DA5"/>
    <w:rsid w:val="00F92DB3"/>
    <w:rsid w:val="00F92DE7"/>
    <w:rsid w:val="00F92E43"/>
    <w:rsid w:val="00F92E4A"/>
    <w:rsid w:val="00F92E9C"/>
    <w:rsid w:val="00F92EB0"/>
    <w:rsid w:val="00F92EFF"/>
    <w:rsid w:val="00F92F00"/>
    <w:rsid w:val="00F92F4D"/>
    <w:rsid w:val="00F92FAA"/>
    <w:rsid w:val="00F92FF3"/>
    <w:rsid w:val="00F93096"/>
    <w:rsid w:val="00F9309A"/>
    <w:rsid w:val="00F93137"/>
    <w:rsid w:val="00F93158"/>
    <w:rsid w:val="00F93234"/>
    <w:rsid w:val="00F932E2"/>
    <w:rsid w:val="00F9330C"/>
    <w:rsid w:val="00F9342D"/>
    <w:rsid w:val="00F93498"/>
    <w:rsid w:val="00F93535"/>
    <w:rsid w:val="00F9363C"/>
    <w:rsid w:val="00F93644"/>
    <w:rsid w:val="00F93695"/>
    <w:rsid w:val="00F936E0"/>
    <w:rsid w:val="00F9370C"/>
    <w:rsid w:val="00F9377F"/>
    <w:rsid w:val="00F937A5"/>
    <w:rsid w:val="00F937EE"/>
    <w:rsid w:val="00F939B6"/>
    <w:rsid w:val="00F939C1"/>
    <w:rsid w:val="00F93A6D"/>
    <w:rsid w:val="00F93B37"/>
    <w:rsid w:val="00F93B3E"/>
    <w:rsid w:val="00F93BBF"/>
    <w:rsid w:val="00F93D19"/>
    <w:rsid w:val="00F93D60"/>
    <w:rsid w:val="00F93DC0"/>
    <w:rsid w:val="00F93DF9"/>
    <w:rsid w:val="00F93E58"/>
    <w:rsid w:val="00F9400E"/>
    <w:rsid w:val="00F94151"/>
    <w:rsid w:val="00F94185"/>
    <w:rsid w:val="00F9421D"/>
    <w:rsid w:val="00F94249"/>
    <w:rsid w:val="00F944B3"/>
    <w:rsid w:val="00F945D8"/>
    <w:rsid w:val="00F945EF"/>
    <w:rsid w:val="00F946D3"/>
    <w:rsid w:val="00F94762"/>
    <w:rsid w:val="00F947E5"/>
    <w:rsid w:val="00F9481B"/>
    <w:rsid w:val="00F9483E"/>
    <w:rsid w:val="00F94849"/>
    <w:rsid w:val="00F9487B"/>
    <w:rsid w:val="00F949B3"/>
    <w:rsid w:val="00F94A04"/>
    <w:rsid w:val="00F94BC6"/>
    <w:rsid w:val="00F94CFA"/>
    <w:rsid w:val="00F94E04"/>
    <w:rsid w:val="00F94E64"/>
    <w:rsid w:val="00F94ECF"/>
    <w:rsid w:val="00F94EF5"/>
    <w:rsid w:val="00F94F32"/>
    <w:rsid w:val="00F94F4D"/>
    <w:rsid w:val="00F95124"/>
    <w:rsid w:val="00F951A4"/>
    <w:rsid w:val="00F952EA"/>
    <w:rsid w:val="00F953CE"/>
    <w:rsid w:val="00F95416"/>
    <w:rsid w:val="00F9542C"/>
    <w:rsid w:val="00F95519"/>
    <w:rsid w:val="00F95542"/>
    <w:rsid w:val="00F9555E"/>
    <w:rsid w:val="00F95590"/>
    <w:rsid w:val="00F95723"/>
    <w:rsid w:val="00F957F2"/>
    <w:rsid w:val="00F958D4"/>
    <w:rsid w:val="00F95908"/>
    <w:rsid w:val="00F95993"/>
    <w:rsid w:val="00F95AA0"/>
    <w:rsid w:val="00F95B7E"/>
    <w:rsid w:val="00F95BB7"/>
    <w:rsid w:val="00F95C04"/>
    <w:rsid w:val="00F95D08"/>
    <w:rsid w:val="00F95DDF"/>
    <w:rsid w:val="00F95E7E"/>
    <w:rsid w:val="00F961C0"/>
    <w:rsid w:val="00F9621F"/>
    <w:rsid w:val="00F9629E"/>
    <w:rsid w:val="00F962D8"/>
    <w:rsid w:val="00F965A3"/>
    <w:rsid w:val="00F965B1"/>
    <w:rsid w:val="00F9664A"/>
    <w:rsid w:val="00F96870"/>
    <w:rsid w:val="00F968D9"/>
    <w:rsid w:val="00F9698C"/>
    <w:rsid w:val="00F96A02"/>
    <w:rsid w:val="00F96A20"/>
    <w:rsid w:val="00F96B9B"/>
    <w:rsid w:val="00F96BDE"/>
    <w:rsid w:val="00F96D4E"/>
    <w:rsid w:val="00F96D63"/>
    <w:rsid w:val="00F96D9F"/>
    <w:rsid w:val="00F96DA4"/>
    <w:rsid w:val="00F96DBE"/>
    <w:rsid w:val="00F96E7F"/>
    <w:rsid w:val="00F96EC9"/>
    <w:rsid w:val="00F96F10"/>
    <w:rsid w:val="00F96FBA"/>
    <w:rsid w:val="00F96FE1"/>
    <w:rsid w:val="00F97021"/>
    <w:rsid w:val="00F9704E"/>
    <w:rsid w:val="00F97077"/>
    <w:rsid w:val="00F970C4"/>
    <w:rsid w:val="00F9713F"/>
    <w:rsid w:val="00F971CD"/>
    <w:rsid w:val="00F97291"/>
    <w:rsid w:val="00F9732E"/>
    <w:rsid w:val="00F97348"/>
    <w:rsid w:val="00F9737F"/>
    <w:rsid w:val="00F973A8"/>
    <w:rsid w:val="00F97428"/>
    <w:rsid w:val="00F9744C"/>
    <w:rsid w:val="00F9746D"/>
    <w:rsid w:val="00F975CC"/>
    <w:rsid w:val="00F975D9"/>
    <w:rsid w:val="00F975F8"/>
    <w:rsid w:val="00F97663"/>
    <w:rsid w:val="00F97697"/>
    <w:rsid w:val="00F976A7"/>
    <w:rsid w:val="00F976D9"/>
    <w:rsid w:val="00F97726"/>
    <w:rsid w:val="00F97794"/>
    <w:rsid w:val="00F97837"/>
    <w:rsid w:val="00F97898"/>
    <w:rsid w:val="00F978AC"/>
    <w:rsid w:val="00F97977"/>
    <w:rsid w:val="00F97A0C"/>
    <w:rsid w:val="00F97A1C"/>
    <w:rsid w:val="00F97B3C"/>
    <w:rsid w:val="00F97B69"/>
    <w:rsid w:val="00F97BBD"/>
    <w:rsid w:val="00F97C0E"/>
    <w:rsid w:val="00F97C27"/>
    <w:rsid w:val="00F97C60"/>
    <w:rsid w:val="00F97CB5"/>
    <w:rsid w:val="00F97D80"/>
    <w:rsid w:val="00F97E3F"/>
    <w:rsid w:val="00F97EA2"/>
    <w:rsid w:val="00F97FA1"/>
    <w:rsid w:val="00FA0063"/>
    <w:rsid w:val="00FA0093"/>
    <w:rsid w:val="00FA0350"/>
    <w:rsid w:val="00FA036A"/>
    <w:rsid w:val="00FA036D"/>
    <w:rsid w:val="00FA03A6"/>
    <w:rsid w:val="00FA03B2"/>
    <w:rsid w:val="00FA0418"/>
    <w:rsid w:val="00FA048E"/>
    <w:rsid w:val="00FA04D5"/>
    <w:rsid w:val="00FA06B2"/>
    <w:rsid w:val="00FA0708"/>
    <w:rsid w:val="00FA07E4"/>
    <w:rsid w:val="00FA0856"/>
    <w:rsid w:val="00FA0930"/>
    <w:rsid w:val="00FA096D"/>
    <w:rsid w:val="00FA098A"/>
    <w:rsid w:val="00FA0A01"/>
    <w:rsid w:val="00FA0A46"/>
    <w:rsid w:val="00FA0A98"/>
    <w:rsid w:val="00FA0BE5"/>
    <w:rsid w:val="00FA0C52"/>
    <w:rsid w:val="00FA0CC4"/>
    <w:rsid w:val="00FA0DBA"/>
    <w:rsid w:val="00FA0DED"/>
    <w:rsid w:val="00FA0EA1"/>
    <w:rsid w:val="00FA0F14"/>
    <w:rsid w:val="00FA1088"/>
    <w:rsid w:val="00FA1113"/>
    <w:rsid w:val="00FA11CB"/>
    <w:rsid w:val="00FA11E8"/>
    <w:rsid w:val="00FA1227"/>
    <w:rsid w:val="00FA1243"/>
    <w:rsid w:val="00FA1294"/>
    <w:rsid w:val="00FA13D9"/>
    <w:rsid w:val="00FA15C2"/>
    <w:rsid w:val="00FA15ED"/>
    <w:rsid w:val="00FA1660"/>
    <w:rsid w:val="00FA16F1"/>
    <w:rsid w:val="00FA1718"/>
    <w:rsid w:val="00FA1747"/>
    <w:rsid w:val="00FA1748"/>
    <w:rsid w:val="00FA1775"/>
    <w:rsid w:val="00FA1813"/>
    <w:rsid w:val="00FA1817"/>
    <w:rsid w:val="00FA18EB"/>
    <w:rsid w:val="00FA1A3F"/>
    <w:rsid w:val="00FA1C98"/>
    <w:rsid w:val="00FA1EE1"/>
    <w:rsid w:val="00FA209B"/>
    <w:rsid w:val="00FA20F5"/>
    <w:rsid w:val="00FA2183"/>
    <w:rsid w:val="00FA2259"/>
    <w:rsid w:val="00FA22C3"/>
    <w:rsid w:val="00FA22D2"/>
    <w:rsid w:val="00FA22E6"/>
    <w:rsid w:val="00FA238A"/>
    <w:rsid w:val="00FA240E"/>
    <w:rsid w:val="00FA2422"/>
    <w:rsid w:val="00FA2434"/>
    <w:rsid w:val="00FA2436"/>
    <w:rsid w:val="00FA2438"/>
    <w:rsid w:val="00FA2474"/>
    <w:rsid w:val="00FA2476"/>
    <w:rsid w:val="00FA2515"/>
    <w:rsid w:val="00FA2556"/>
    <w:rsid w:val="00FA263B"/>
    <w:rsid w:val="00FA2683"/>
    <w:rsid w:val="00FA268F"/>
    <w:rsid w:val="00FA2717"/>
    <w:rsid w:val="00FA2728"/>
    <w:rsid w:val="00FA274D"/>
    <w:rsid w:val="00FA2814"/>
    <w:rsid w:val="00FA28B7"/>
    <w:rsid w:val="00FA2958"/>
    <w:rsid w:val="00FA2ABF"/>
    <w:rsid w:val="00FA2B5A"/>
    <w:rsid w:val="00FA2C1D"/>
    <w:rsid w:val="00FA2C9B"/>
    <w:rsid w:val="00FA2D9E"/>
    <w:rsid w:val="00FA2DAB"/>
    <w:rsid w:val="00FA2DE7"/>
    <w:rsid w:val="00FA2E15"/>
    <w:rsid w:val="00FA31D6"/>
    <w:rsid w:val="00FA3201"/>
    <w:rsid w:val="00FA322D"/>
    <w:rsid w:val="00FA3339"/>
    <w:rsid w:val="00FA3341"/>
    <w:rsid w:val="00FA3397"/>
    <w:rsid w:val="00FA34D7"/>
    <w:rsid w:val="00FA35B5"/>
    <w:rsid w:val="00FA36DD"/>
    <w:rsid w:val="00FA3794"/>
    <w:rsid w:val="00FA3870"/>
    <w:rsid w:val="00FA38D6"/>
    <w:rsid w:val="00FA39C1"/>
    <w:rsid w:val="00FA39FB"/>
    <w:rsid w:val="00FA3A97"/>
    <w:rsid w:val="00FA3ABE"/>
    <w:rsid w:val="00FA3B18"/>
    <w:rsid w:val="00FA3BDA"/>
    <w:rsid w:val="00FA3D7C"/>
    <w:rsid w:val="00FA3E1E"/>
    <w:rsid w:val="00FA3EAE"/>
    <w:rsid w:val="00FA3FBC"/>
    <w:rsid w:val="00FA3FE6"/>
    <w:rsid w:val="00FA408B"/>
    <w:rsid w:val="00FA40A0"/>
    <w:rsid w:val="00FA40EE"/>
    <w:rsid w:val="00FA4105"/>
    <w:rsid w:val="00FA4108"/>
    <w:rsid w:val="00FA4143"/>
    <w:rsid w:val="00FA415A"/>
    <w:rsid w:val="00FA41AE"/>
    <w:rsid w:val="00FA4249"/>
    <w:rsid w:val="00FA4257"/>
    <w:rsid w:val="00FA42F7"/>
    <w:rsid w:val="00FA4342"/>
    <w:rsid w:val="00FA4419"/>
    <w:rsid w:val="00FA443A"/>
    <w:rsid w:val="00FA4501"/>
    <w:rsid w:val="00FA4530"/>
    <w:rsid w:val="00FA4548"/>
    <w:rsid w:val="00FA4595"/>
    <w:rsid w:val="00FA4641"/>
    <w:rsid w:val="00FA4728"/>
    <w:rsid w:val="00FA48B4"/>
    <w:rsid w:val="00FA48E2"/>
    <w:rsid w:val="00FA4940"/>
    <w:rsid w:val="00FA49BA"/>
    <w:rsid w:val="00FA49E6"/>
    <w:rsid w:val="00FA4AB0"/>
    <w:rsid w:val="00FA4B9D"/>
    <w:rsid w:val="00FA4BD7"/>
    <w:rsid w:val="00FA4C2D"/>
    <w:rsid w:val="00FA4CA7"/>
    <w:rsid w:val="00FA4CE2"/>
    <w:rsid w:val="00FA4D11"/>
    <w:rsid w:val="00FA4D5A"/>
    <w:rsid w:val="00FA4D6F"/>
    <w:rsid w:val="00FA4D78"/>
    <w:rsid w:val="00FA4DC0"/>
    <w:rsid w:val="00FA4DF8"/>
    <w:rsid w:val="00FA4F68"/>
    <w:rsid w:val="00FA4F71"/>
    <w:rsid w:val="00FA4FE1"/>
    <w:rsid w:val="00FA5062"/>
    <w:rsid w:val="00FA50B1"/>
    <w:rsid w:val="00FA5250"/>
    <w:rsid w:val="00FA5293"/>
    <w:rsid w:val="00FA5423"/>
    <w:rsid w:val="00FA5450"/>
    <w:rsid w:val="00FA54EF"/>
    <w:rsid w:val="00FA572D"/>
    <w:rsid w:val="00FA58E9"/>
    <w:rsid w:val="00FA5943"/>
    <w:rsid w:val="00FA5964"/>
    <w:rsid w:val="00FA5A7A"/>
    <w:rsid w:val="00FA5A8A"/>
    <w:rsid w:val="00FA5AD4"/>
    <w:rsid w:val="00FA5B4A"/>
    <w:rsid w:val="00FA5BAF"/>
    <w:rsid w:val="00FA5BFE"/>
    <w:rsid w:val="00FA5CF6"/>
    <w:rsid w:val="00FA5DD1"/>
    <w:rsid w:val="00FA5EDE"/>
    <w:rsid w:val="00FA5F87"/>
    <w:rsid w:val="00FA606A"/>
    <w:rsid w:val="00FA6145"/>
    <w:rsid w:val="00FA616D"/>
    <w:rsid w:val="00FA61B8"/>
    <w:rsid w:val="00FA61E8"/>
    <w:rsid w:val="00FA62B6"/>
    <w:rsid w:val="00FA63D2"/>
    <w:rsid w:val="00FA63EB"/>
    <w:rsid w:val="00FA6405"/>
    <w:rsid w:val="00FA6474"/>
    <w:rsid w:val="00FA652D"/>
    <w:rsid w:val="00FA65D2"/>
    <w:rsid w:val="00FA663E"/>
    <w:rsid w:val="00FA6679"/>
    <w:rsid w:val="00FA673D"/>
    <w:rsid w:val="00FA6742"/>
    <w:rsid w:val="00FA67A3"/>
    <w:rsid w:val="00FA6838"/>
    <w:rsid w:val="00FA69BF"/>
    <w:rsid w:val="00FA6AF3"/>
    <w:rsid w:val="00FA6B6C"/>
    <w:rsid w:val="00FA6B91"/>
    <w:rsid w:val="00FA6BC4"/>
    <w:rsid w:val="00FA6C41"/>
    <w:rsid w:val="00FA6D3C"/>
    <w:rsid w:val="00FA6DC5"/>
    <w:rsid w:val="00FA6DE5"/>
    <w:rsid w:val="00FA6E00"/>
    <w:rsid w:val="00FA6E12"/>
    <w:rsid w:val="00FA6F35"/>
    <w:rsid w:val="00FA6F7B"/>
    <w:rsid w:val="00FA6FE3"/>
    <w:rsid w:val="00FA6FFA"/>
    <w:rsid w:val="00FA7005"/>
    <w:rsid w:val="00FA7096"/>
    <w:rsid w:val="00FA723F"/>
    <w:rsid w:val="00FA734C"/>
    <w:rsid w:val="00FA737D"/>
    <w:rsid w:val="00FA7380"/>
    <w:rsid w:val="00FA7467"/>
    <w:rsid w:val="00FA7626"/>
    <w:rsid w:val="00FA776B"/>
    <w:rsid w:val="00FA78A1"/>
    <w:rsid w:val="00FA78C6"/>
    <w:rsid w:val="00FA7935"/>
    <w:rsid w:val="00FA7981"/>
    <w:rsid w:val="00FA79EF"/>
    <w:rsid w:val="00FA7AA5"/>
    <w:rsid w:val="00FA7B3A"/>
    <w:rsid w:val="00FA7B5A"/>
    <w:rsid w:val="00FA7B84"/>
    <w:rsid w:val="00FA7CB5"/>
    <w:rsid w:val="00FA7D86"/>
    <w:rsid w:val="00FA7EB3"/>
    <w:rsid w:val="00FA7F05"/>
    <w:rsid w:val="00FA7F19"/>
    <w:rsid w:val="00FA7F4A"/>
    <w:rsid w:val="00FA7F80"/>
    <w:rsid w:val="00FB000B"/>
    <w:rsid w:val="00FB0063"/>
    <w:rsid w:val="00FB00AE"/>
    <w:rsid w:val="00FB012B"/>
    <w:rsid w:val="00FB0130"/>
    <w:rsid w:val="00FB0212"/>
    <w:rsid w:val="00FB0321"/>
    <w:rsid w:val="00FB0408"/>
    <w:rsid w:val="00FB04F9"/>
    <w:rsid w:val="00FB052C"/>
    <w:rsid w:val="00FB063E"/>
    <w:rsid w:val="00FB07ED"/>
    <w:rsid w:val="00FB0846"/>
    <w:rsid w:val="00FB0908"/>
    <w:rsid w:val="00FB0922"/>
    <w:rsid w:val="00FB09DF"/>
    <w:rsid w:val="00FB0A0C"/>
    <w:rsid w:val="00FB0B91"/>
    <w:rsid w:val="00FB0C68"/>
    <w:rsid w:val="00FB0DA2"/>
    <w:rsid w:val="00FB0DB8"/>
    <w:rsid w:val="00FB0FBD"/>
    <w:rsid w:val="00FB1114"/>
    <w:rsid w:val="00FB1185"/>
    <w:rsid w:val="00FB12E9"/>
    <w:rsid w:val="00FB1320"/>
    <w:rsid w:val="00FB1391"/>
    <w:rsid w:val="00FB147C"/>
    <w:rsid w:val="00FB14C3"/>
    <w:rsid w:val="00FB154E"/>
    <w:rsid w:val="00FB15BC"/>
    <w:rsid w:val="00FB1618"/>
    <w:rsid w:val="00FB1638"/>
    <w:rsid w:val="00FB16B0"/>
    <w:rsid w:val="00FB1752"/>
    <w:rsid w:val="00FB1809"/>
    <w:rsid w:val="00FB1828"/>
    <w:rsid w:val="00FB18F4"/>
    <w:rsid w:val="00FB1951"/>
    <w:rsid w:val="00FB195A"/>
    <w:rsid w:val="00FB1961"/>
    <w:rsid w:val="00FB1971"/>
    <w:rsid w:val="00FB19A2"/>
    <w:rsid w:val="00FB19EE"/>
    <w:rsid w:val="00FB1A41"/>
    <w:rsid w:val="00FB1BF0"/>
    <w:rsid w:val="00FB1CCB"/>
    <w:rsid w:val="00FB1D5C"/>
    <w:rsid w:val="00FB1DDD"/>
    <w:rsid w:val="00FB1E4F"/>
    <w:rsid w:val="00FB1EC1"/>
    <w:rsid w:val="00FB1F33"/>
    <w:rsid w:val="00FB201A"/>
    <w:rsid w:val="00FB20A9"/>
    <w:rsid w:val="00FB20CE"/>
    <w:rsid w:val="00FB210D"/>
    <w:rsid w:val="00FB219A"/>
    <w:rsid w:val="00FB21FF"/>
    <w:rsid w:val="00FB2222"/>
    <w:rsid w:val="00FB227E"/>
    <w:rsid w:val="00FB22D6"/>
    <w:rsid w:val="00FB22E1"/>
    <w:rsid w:val="00FB251F"/>
    <w:rsid w:val="00FB2729"/>
    <w:rsid w:val="00FB2784"/>
    <w:rsid w:val="00FB278F"/>
    <w:rsid w:val="00FB2A91"/>
    <w:rsid w:val="00FB2AC5"/>
    <w:rsid w:val="00FB2C45"/>
    <w:rsid w:val="00FB2CC0"/>
    <w:rsid w:val="00FB2D4E"/>
    <w:rsid w:val="00FB2D52"/>
    <w:rsid w:val="00FB2DAA"/>
    <w:rsid w:val="00FB2E38"/>
    <w:rsid w:val="00FB2EE6"/>
    <w:rsid w:val="00FB2F28"/>
    <w:rsid w:val="00FB2F3C"/>
    <w:rsid w:val="00FB30D4"/>
    <w:rsid w:val="00FB3224"/>
    <w:rsid w:val="00FB3232"/>
    <w:rsid w:val="00FB32B2"/>
    <w:rsid w:val="00FB33D1"/>
    <w:rsid w:val="00FB33E6"/>
    <w:rsid w:val="00FB3436"/>
    <w:rsid w:val="00FB3466"/>
    <w:rsid w:val="00FB3567"/>
    <w:rsid w:val="00FB35AF"/>
    <w:rsid w:val="00FB35CF"/>
    <w:rsid w:val="00FB35D2"/>
    <w:rsid w:val="00FB3689"/>
    <w:rsid w:val="00FB37C9"/>
    <w:rsid w:val="00FB38E2"/>
    <w:rsid w:val="00FB38EA"/>
    <w:rsid w:val="00FB390D"/>
    <w:rsid w:val="00FB3A1F"/>
    <w:rsid w:val="00FB3AD4"/>
    <w:rsid w:val="00FB3B65"/>
    <w:rsid w:val="00FB3BA0"/>
    <w:rsid w:val="00FB3C53"/>
    <w:rsid w:val="00FB3E05"/>
    <w:rsid w:val="00FB3E53"/>
    <w:rsid w:val="00FB3E7D"/>
    <w:rsid w:val="00FB3EE9"/>
    <w:rsid w:val="00FB3FF9"/>
    <w:rsid w:val="00FB4025"/>
    <w:rsid w:val="00FB409D"/>
    <w:rsid w:val="00FB418E"/>
    <w:rsid w:val="00FB41B3"/>
    <w:rsid w:val="00FB4369"/>
    <w:rsid w:val="00FB4431"/>
    <w:rsid w:val="00FB4449"/>
    <w:rsid w:val="00FB446B"/>
    <w:rsid w:val="00FB44B8"/>
    <w:rsid w:val="00FB45FF"/>
    <w:rsid w:val="00FB46FF"/>
    <w:rsid w:val="00FB4769"/>
    <w:rsid w:val="00FB47F2"/>
    <w:rsid w:val="00FB47FB"/>
    <w:rsid w:val="00FB48C9"/>
    <w:rsid w:val="00FB49B6"/>
    <w:rsid w:val="00FB4C38"/>
    <w:rsid w:val="00FB4CB0"/>
    <w:rsid w:val="00FB4D19"/>
    <w:rsid w:val="00FB4DA7"/>
    <w:rsid w:val="00FB4DB8"/>
    <w:rsid w:val="00FB5007"/>
    <w:rsid w:val="00FB502C"/>
    <w:rsid w:val="00FB5055"/>
    <w:rsid w:val="00FB51CD"/>
    <w:rsid w:val="00FB51EC"/>
    <w:rsid w:val="00FB5251"/>
    <w:rsid w:val="00FB5421"/>
    <w:rsid w:val="00FB54D5"/>
    <w:rsid w:val="00FB54E0"/>
    <w:rsid w:val="00FB5513"/>
    <w:rsid w:val="00FB555D"/>
    <w:rsid w:val="00FB56B3"/>
    <w:rsid w:val="00FB5809"/>
    <w:rsid w:val="00FB5861"/>
    <w:rsid w:val="00FB58A7"/>
    <w:rsid w:val="00FB5A8A"/>
    <w:rsid w:val="00FB5B39"/>
    <w:rsid w:val="00FB5E85"/>
    <w:rsid w:val="00FB5F14"/>
    <w:rsid w:val="00FB6016"/>
    <w:rsid w:val="00FB6093"/>
    <w:rsid w:val="00FB609B"/>
    <w:rsid w:val="00FB60D9"/>
    <w:rsid w:val="00FB60E4"/>
    <w:rsid w:val="00FB6285"/>
    <w:rsid w:val="00FB62F5"/>
    <w:rsid w:val="00FB6314"/>
    <w:rsid w:val="00FB632E"/>
    <w:rsid w:val="00FB633D"/>
    <w:rsid w:val="00FB6379"/>
    <w:rsid w:val="00FB64DA"/>
    <w:rsid w:val="00FB6505"/>
    <w:rsid w:val="00FB661A"/>
    <w:rsid w:val="00FB669D"/>
    <w:rsid w:val="00FB66C2"/>
    <w:rsid w:val="00FB66CE"/>
    <w:rsid w:val="00FB66D9"/>
    <w:rsid w:val="00FB6732"/>
    <w:rsid w:val="00FB6746"/>
    <w:rsid w:val="00FB675E"/>
    <w:rsid w:val="00FB67B5"/>
    <w:rsid w:val="00FB67CC"/>
    <w:rsid w:val="00FB680C"/>
    <w:rsid w:val="00FB681B"/>
    <w:rsid w:val="00FB696C"/>
    <w:rsid w:val="00FB69A8"/>
    <w:rsid w:val="00FB6A28"/>
    <w:rsid w:val="00FB6A4F"/>
    <w:rsid w:val="00FB6A9C"/>
    <w:rsid w:val="00FB6BA4"/>
    <w:rsid w:val="00FB6BAE"/>
    <w:rsid w:val="00FB6BF7"/>
    <w:rsid w:val="00FB6C22"/>
    <w:rsid w:val="00FB6C4D"/>
    <w:rsid w:val="00FB6C9C"/>
    <w:rsid w:val="00FB6D2C"/>
    <w:rsid w:val="00FB6D76"/>
    <w:rsid w:val="00FB6E11"/>
    <w:rsid w:val="00FB6F27"/>
    <w:rsid w:val="00FB6FD3"/>
    <w:rsid w:val="00FB70AB"/>
    <w:rsid w:val="00FB70B1"/>
    <w:rsid w:val="00FB70D3"/>
    <w:rsid w:val="00FB711D"/>
    <w:rsid w:val="00FB7120"/>
    <w:rsid w:val="00FB7147"/>
    <w:rsid w:val="00FB7196"/>
    <w:rsid w:val="00FB7249"/>
    <w:rsid w:val="00FB7385"/>
    <w:rsid w:val="00FB7401"/>
    <w:rsid w:val="00FB7403"/>
    <w:rsid w:val="00FB7459"/>
    <w:rsid w:val="00FB74DF"/>
    <w:rsid w:val="00FB754B"/>
    <w:rsid w:val="00FB7617"/>
    <w:rsid w:val="00FB762F"/>
    <w:rsid w:val="00FB7665"/>
    <w:rsid w:val="00FB76DC"/>
    <w:rsid w:val="00FB773C"/>
    <w:rsid w:val="00FB7748"/>
    <w:rsid w:val="00FB77BB"/>
    <w:rsid w:val="00FB784D"/>
    <w:rsid w:val="00FB78AC"/>
    <w:rsid w:val="00FB7964"/>
    <w:rsid w:val="00FB7A18"/>
    <w:rsid w:val="00FB7A9D"/>
    <w:rsid w:val="00FB7B87"/>
    <w:rsid w:val="00FB7B9D"/>
    <w:rsid w:val="00FB7C7F"/>
    <w:rsid w:val="00FB7DBA"/>
    <w:rsid w:val="00FB7DFC"/>
    <w:rsid w:val="00FB7E27"/>
    <w:rsid w:val="00FB7E77"/>
    <w:rsid w:val="00FB7EBD"/>
    <w:rsid w:val="00FB7F02"/>
    <w:rsid w:val="00FC013C"/>
    <w:rsid w:val="00FC028C"/>
    <w:rsid w:val="00FC0296"/>
    <w:rsid w:val="00FC035F"/>
    <w:rsid w:val="00FC0379"/>
    <w:rsid w:val="00FC0382"/>
    <w:rsid w:val="00FC038B"/>
    <w:rsid w:val="00FC03B1"/>
    <w:rsid w:val="00FC03C5"/>
    <w:rsid w:val="00FC0433"/>
    <w:rsid w:val="00FC051B"/>
    <w:rsid w:val="00FC0540"/>
    <w:rsid w:val="00FC0580"/>
    <w:rsid w:val="00FC06B7"/>
    <w:rsid w:val="00FC0728"/>
    <w:rsid w:val="00FC0767"/>
    <w:rsid w:val="00FC07B3"/>
    <w:rsid w:val="00FC0990"/>
    <w:rsid w:val="00FC0AE7"/>
    <w:rsid w:val="00FC0B26"/>
    <w:rsid w:val="00FC0BE0"/>
    <w:rsid w:val="00FC0ED7"/>
    <w:rsid w:val="00FC0F0A"/>
    <w:rsid w:val="00FC10A2"/>
    <w:rsid w:val="00FC10ED"/>
    <w:rsid w:val="00FC114E"/>
    <w:rsid w:val="00FC11FB"/>
    <w:rsid w:val="00FC1207"/>
    <w:rsid w:val="00FC12BC"/>
    <w:rsid w:val="00FC12FE"/>
    <w:rsid w:val="00FC13F5"/>
    <w:rsid w:val="00FC153B"/>
    <w:rsid w:val="00FC1582"/>
    <w:rsid w:val="00FC158B"/>
    <w:rsid w:val="00FC15E2"/>
    <w:rsid w:val="00FC15E6"/>
    <w:rsid w:val="00FC169B"/>
    <w:rsid w:val="00FC1755"/>
    <w:rsid w:val="00FC18D1"/>
    <w:rsid w:val="00FC18F7"/>
    <w:rsid w:val="00FC1A62"/>
    <w:rsid w:val="00FC1B4A"/>
    <w:rsid w:val="00FC1E3B"/>
    <w:rsid w:val="00FC1EB2"/>
    <w:rsid w:val="00FC1F8E"/>
    <w:rsid w:val="00FC1FB2"/>
    <w:rsid w:val="00FC1FC2"/>
    <w:rsid w:val="00FC1FE0"/>
    <w:rsid w:val="00FC200B"/>
    <w:rsid w:val="00FC2092"/>
    <w:rsid w:val="00FC211E"/>
    <w:rsid w:val="00FC2258"/>
    <w:rsid w:val="00FC2342"/>
    <w:rsid w:val="00FC24DA"/>
    <w:rsid w:val="00FC24EC"/>
    <w:rsid w:val="00FC2543"/>
    <w:rsid w:val="00FC25BA"/>
    <w:rsid w:val="00FC25CE"/>
    <w:rsid w:val="00FC2645"/>
    <w:rsid w:val="00FC27BE"/>
    <w:rsid w:val="00FC27C4"/>
    <w:rsid w:val="00FC27DD"/>
    <w:rsid w:val="00FC280B"/>
    <w:rsid w:val="00FC2860"/>
    <w:rsid w:val="00FC28CC"/>
    <w:rsid w:val="00FC294D"/>
    <w:rsid w:val="00FC2956"/>
    <w:rsid w:val="00FC2ABD"/>
    <w:rsid w:val="00FC2ACD"/>
    <w:rsid w:val="00FC2B01"/>
    <w:rsid w:val="00FC2B10"/>
    <w:rsid w:val="00FC2B2C"/>
    <w:rsid w:val="00FC2C2F"/>
    <w:rsid w:val="00FC2D39"/>
    <w:rsid w:val="00FC2D8A"/>
    <w:rsid w:val="00FC2E59"/>
    <w:rsid w:val="00FC2F22"/>
    <w:rsid w:val="00FC2F80"/>
    <w:rsid w:val="00FC2F84"/>
    <w:rsid w:val="00FC2F9A"/>
    <w:rsid w:val="00FC3011"/>
    <w:rsid w:val="00FC305F"/>
    <w:rsid w:val="00FC3176"/>
    <w:rsid w:val="00FC328E"/>
    <w:rsid w:val="00FC32B7"/>
    <w:rsid w:val="00FC3393"/>
    <w:rsid w:val="00FC33D3"/>
    <w:rsid w:val="00FC3404"/>
    <w:rsid w:val="00FC3438"/>
    <w:rsid w:val="00FC3506"/>
    <w:rsid w:val="00FC3543"/>
    <w:rsid w:val="00FC3557"/>
    <w:rsid w:val="00FC35C1"/>
    <w:rsid w:val="00FC3650"/>
    <w:rsid w:val="00FC387C"/>
    <w:rsid w:val="00FC3A32"/>
    <w:rsid w:val="00FC3B69"/>
    <w:rsid w:val="00FC3C82"/>
    <w:rsid w:val="00FC3D59"/>
    <w:rsid w:val="00FC3D78"/>
    <w:rsid w:val="00FC3E3C"/>
    <w:rsid w:val="00FC3EED"/>
    <w:rsid w:val="00FC3EFF"/>
    <w:rsid w:val="00FC3F42"/>
    <w:rsid w:val="00FC3F5E"/>
    <w:rsid w:val="00FC3F71"/>
    <w:rsid w:val="00FC401F"/>
    <w:rsid w:val="00FC4149"/>
    <w:rsid w:val="00FC41C0"/>
    <w:rsid w:val="00FC41CE"/>
    <w:rsid w:val="00FC4393"/>
    <w:rsid w:val="00FC43A0"/>
    <w:rsid w:val="00FC44ED"/>
    <w:rsid w:val="00FC455F"/>
    <w:rsid w:val="00FC4605"/>
    <w:rsid w:val="00FC4619"/>
    <w:rsid w:val="00FC46C5"/>
    <w:rsid w:val="00FC47D0"/>
    <w:rsid w:val="00FC4837"/>
    <w:rsid w:val="00FC48B3"/>
    <w:rsid w:val="00FC49BC"/>
    <w:rsid w:val="00FC4ACC"/>
    <w:rsid w:val="00FC4B48"/>
    <w:rsid w:val="00FC4B4F"/>
    <w:rsid w:val="00FC4B58"/>
    <w:rsid w:val="00FC4B7C"/>
    <w:rsid w:val="00FC4BFB"/>
    <w:rsid w:val="00FC4DDD"/>
    <w:rsid w:val="00FC4E97"/>
    <w:rsid w:val="00FC4F00"/>
    <w:rsid w:val="00FC4FAF"/>
    <w:rsid w:val="00FC4FE2"/>
    <w:rsid w:val="00FC5015"/>
    <w:rsid w:val="00FC5024"/>
    <w:rsid w:val="00FC5204"/>
    <w:rsid w:val="00FC52B8"/>
    <w:rsid w:val="00FC52BA"/>
    <w:rsid w:val="00FC5397"/>
    <w:rsid w:val="00FC549C"/>
    <w:rsid w:val="00FC54C1"/>
    <w:rsid w:val="00FC54DF"/>
    <w:rsid w:val="00FC5508"/>
    <w:rsid w:val="00FC553A"/>
    <w:rsid w:val="00FC5593"/>
    <w:rsid w:val="00FC559E"/>
    <w:rsid w:val="00FC568A"/>
    <w:rsid w:val="00FC56A7"/>
    <w:rsid w:val="00FC5762"/>
    <w:rsid w:val="00FC5768"/>
    <w:rsid w:val="00FC584C"/>
    <w:rsid w:val="00FC58EF"/>
    <w:rsid w:val="00FC5974"/>
    <w:rsid w:val="00FC5A22"/>
    <w:rsid w:val="00FC5A53"/>
    <w:rsid w:val="00FC5A69"/>
    <w:rsid w:val="00FC5A6B"/>
    <w:rsid w:val="00FC5A7C"/>
    <w:rsid w:val="00FC5C11"/>
    <w:rsid w:val="00FC5F62"/>
    <w:rsid w:val="00FC5F71"/>
    <w:rsid w:val="00FC5FC5"/>
    <w:rsid w:val="00FC604C"/>
    <w:rsid w:val="00FC6109"/>
    <w:rsid w:val="00FC610C"/>
    <w:rsid w:val="00FC61D5"/>
    <w:rsid w:val="00FC621D"/>
    <w:rsid w:val="00FC630F"/>
    <w:rsid w:val="00FC65B9"/>
    <w:rsid w:val="00FC65C1"/>
    <w:rsid w:val="00FC6625"/>
    <w:rsid w:val="00FC6628"/>
    <w:rsid w:val="00FC66EF"/>
    <w:rsid w:val="00FC67C3"/>
    <w:rsid w:val="00FC6813"/>
    <w:rsid w:val="00FC695E"/>
    <w:rsid w:val="00FC6971"/>
    <w:rsid w:val="00FC69B7"/>
    <w:rsid w:val="00FC69BF"/>
    <w:rsid w:val="00FC6AD6"/>
    <w:rsid w:val="00FC6B6A"/>
    <w:rsid w:val="00FC6B99"/>
    <w:rsid w:val="00FC6C90"/>
    <w:rsid w:val="00FC6CB7"/>
    <w:rsid w:val="00FC6CFD"/>
    <w:rsid w:val="00FC6D65"/>
    <w:rsid w:val="00FC6DA3"/>
    <w:rsid w:val="00FC6DBE"/>
    <w:rsid w:val="00FC6E62"/>
    <w:rsid w:val="00FC6EF5"/>
    <w:rsid w:val="00FC6F39"/>
    <w:rsid w:val="00FC706E"/>
    <w:rsid w:val="00FC70C4"/>
    <w:rsid w:val="00FC715C"/>
    <w:rsid w:val="00FC7288"/>
    <w:rsid w:val="00FC72C7"/>
    <w:rsid w:val="00FC73EE"/>
    <w:rsid w:val="00FC7476"/>
    <w:rsid w:val="00FC7498"/>
    <w:rsid w:val="00FC75A3"/>
    <w:rsid w:val="00FC779E"/>
    <w:rsid w:val="00FC78C2"/>
    <w:rsid w:val="00FC792B"/>
    <w:rsid w:val="00FC79FD"/>
    <w:rsid w:val="00FC7A6E"/>
    <w:rsid w:val="00FC7A97"/>
    <w:rsid w:val="00FC7B87"/>
    <w:rsid w:val="00FC7B9B"/>
    <w:rsid w:val="00FC7BB2"/>
    <w:rsid w:val="00FC7BBC"/>
    <w:rsid w:val="00FC7BC0"/>
    <w:rsid w:val="00FC7DD8"/>
    <w:rsid w:val="00FC7E09"/>
    <w:rsid w:val="00FC7E42"/>
    <w:rsid w:val="00FD003B"/>
    <w:rsid w:val="00FD0097"/>
    <w:rsid w:val="00FD01E0"/>
    <w:rsid w:val="00FD01EF"/>
    <w:rsid w:val="00FD039A"/>
    <w:rsid w:val="00FD0483"/>
    <w:rsid w:val="00FD04E2"/>
    <w:rsid w:val="00FD04FB"/>
    <w:rsid w:val="00FD0564"/>
    <w:rsid w:val="00FD057B"/>
    <w:rsid w:val="00FD05EB"/>
    <w:rsid w:val="00FD0635"/>
    <w:rsid w:val="00FD0666"/>
    <w:rsid w:val="00FD0830"/>
    <w:rsid w:val="00FD08B8"/>
    <w:rsid w:val="00FD09BF"/>
    <w:rsid w:val="00FD0A26"/>
    <w:rsid w:val="00FD0B8B"/>
    <w:rsid w:val="00FD0D7A"/>
    <w:rsid w:val="00FD0DB5"/>
    <w:rsid w:val="00FD0DD0"/>
    <w:rsid w:val="00FD0F13"/>
    <w:rsid w:val="00FD0FDF"/>
    <w:rsid w:val="00FD0FEF"/>
    <w:rsid w:val="00FD1024"/>
    <w:rsid w:val="00FD1054"/>
    <w:rsid w:val="00FD10CA"/>
    <w:rsid w:val="00FD1198"/>
    <w:rsid w:val="00FD11B3"/>
    <w:rsid w:val="00FD1218"/>
    <w:rsid w:val="00FD12C4"/>
    <w:rsid w:val="00FD13D9"/>
    <w:rsid w:val="00FD1401"/>
    <w:rsid w:val="00FD1407"/>
    <w:rsid w:val="00FD141E"/>
    <w:rsid w:val="00FD1558"/>
    <w:rsid w:val="00FD159C"/>
    <w:rsid w:val="00FD1688"/>
    <w:rsid w:val="00FD16B3"/>
    <w:rsid w:val="00FD16DC"/>
    <w:rsid w:val="00FD170D"/>
    <w:rsid w:val="00FD17FB"/>
    <w:rsid w:val="00FD181B"/>
    <w:rsid w:val="00FD18FA"/>
    <w:rsid w:val="00FD19D2"/>
    <w:rsid w:val="00FD1C50"/>
    <w:rsid w:val="00FD1C98"/>
    <w:rsid w:val="00FD1D0A"/>
    <w:rsid w:val="00FD1D7C"/>
    <w:rsid w:val="00FD1E01"/>
    <w:rsid w:val="00FD1E04"/>
    <w:rsid w:val="00FD1EC3"/>
    <w:rsid w:val="00FD1F29"/>
    <w:rsid w:val="00FD1FAA"/>
    <w:rsid w:val="00FD1FE4"/>
    <w:rsid w:val="00FD1FE7"/>
    <w:rsid w:val="00FD2008"/>
    <w:rsid w:val="00FD2010"/>
    <w:rsid w:val="00FD215A"/>
    <w:rsid w:val="00FD21EE"/>
    <w:rsid w:val="00FD2280"/>
    <w:rsid w:val="00FD22ED"/>
    <w:rsid w:val="00FD22FA"/>
    <w:rsid w:val="00FD2306"/>
    <w:rsid w:val="00FD2378"/>
    <w:rsid w:val="00FD24D7"/>
    <w:rsid w:val="00FD24E0"/>
    <w:rsid w:val="00FD256F"/>
    <w:rsid w:val="00FD263F"/>
    <w:rsid w:val="00FD2690"/>
    <w:rsid w:val="00FD26C2"/>
    <w:rsid w:val="00FD2814"/>
    <w:rsid w:val="00FD291B"/>
    <w:rsid w:val="00FD295B"/>
    <w:rsid w:val="00FD2AF8"/>
    <w:rsid w:val="00FD2BBB"/>
    <w:rsid w:val="00FD2C1F"/>
    <w:rsid w:val="00FD2C49"/>
    <w:rsid w:val="00FD2CAD"/>
    <w:rsid w:val="00FD2D6C"/>
    <w:rsid w:val="00FD2E35"/>
    <w:rsid w:val="00FD2ECB"/>
    <w:rsid w:val="00FD2ED3"/>
    <w:rsid w:val="00FD2ED7"/>
    <w:rsid w:val="00FD2EDB"/>
    <w:rsid w:val="00FD2FBD"/>
    <w:rsid w:val="00FD3097"/>
    <w:rsid w:val="00FD30D2"/>
    <w:rsid w:val="00FD313D"/>
    <w:rsid w:val="00FD326C"/>
    <w:rsid w:val="00FD3336"/>
    <w:rsid w:val="00FD3486"/>
    <w:rsid w:val="00FD34C6"/>
    <w:rsid w:val="00FD3737"/>
    <w:rsid w:val="00FD376F"/>
    <w:rsid w:val="00FD3820"/>
    <w:rsid w:val="00FD3AFF"/>
    <w:rsid w:val="00FD3BB7"/>
    <w:rsid w:val="00FD3BE9"/>
    <w:rsid w:val="00FD3CFC"/>
    <w:rsid w:val="00FD3D42"/>
    <w:rsid w:val="00FD3D4D"/>
    <w:rsid w:val="00FD3DA1"/>
    <w:rsid w:val="00FD3E9A"/>
    <w:rsid w:val="00FD3F5C"/>
    <w:rsid w:val="00FD3FE6"/>
    <w:rsid w:val="00FD400D"/>
    <w:rsid w:val="00FD4095"/>
    <w:rsid w:val="00FD40B4"/>
    <w:rsid w:val="00FD40F5"/>
    <w:rsid w:val="00FD41F0"/>
    <w:rsid w:val="00FD41F1"/>
    <w:rsid w:val="00FD4273"/>
    <w:rsid w:val="00FD429C"/>
    <w:rsid w:val="00FD42B4"/>
    <w:rsid w:val="00FD4309"/>
    <w:rsid w:val="00FD4403"/>
    <w:rsid w:val="00FD448A"/>
    <w:rsid w:val="00FD44E4"/>
    <w:rsid w:val="00FD4530"/>
    <w:rsid w:val="00FD45C6"/>
    <w:rsid w:val="00FD46EC"/>
    <w:rsid w:val="00FD47A7"/>
    <w:rsid w:val="00FD4924"/>
    <w:rsid w:val="00FD4927"/>
    <w:rsid w:val="00FD492F"/>
    <w:rsid w:val="00FD49CF"/>
    <w:rsid w:val="00FD49D3"/>
    <w:rsid w:val="00FD4A60"/>
    <w:rsid w:val="00FD4A88"/>
    <w:rsid w:val="00FD4B0F"/>
    <w:rsid w:val="00FD4BE3"/>
    <w:rsid w:val="00FD4C3A"/>
    <w:rsid w:val="00FD4CF9"/>
    <w:rsid w:val="00FD4D59"/>
    <w:rsid w:val="00FD4D68"/>
    <w:rsid w:val="00FD4D7D"/>
    <w:rsid w:val="00FD4D88"/>
    <w:rsid w:val="00FD4DFE"/>
    <w:rsid w:val="00FD4EEC"/>
    <w:rsid w:val="00FD4F23"/>
    <w:rsid w:val="00FD4F32"/>
    <w:rsid w:val="00FD4F6D"/>
    <w:rsid w:val="00FD4FC6"/>
    <w:rsid w:val="00FD5037"/>
    <w:rsid w:val="00FD5287"/>
    <w:rsid w:val="00FD530D"/>
    <w:rsid w:val="00FD5378"/>
    <w:rsid w:val="00FD5379"/>
    <w:rsid w:val="00FD543C"/>
    <w:rsid w:val="00FD54DB"/>
    <w:rsid w:val="00FD561B"/>
    <w:rsid w:val="00FD5698"/>
    <w:rsid w:val="00FD575A"/>
    <w:rsid w:val="00FD57D2"/>
    <w:rsid w:val="00FD59A2"/>
    <w:rsid w:val="00FD5A7C"/>
    <w:rsid w:val="00FD5BDC"/>
    <w:rsid w:val="00FD5BE2"/>
    <w:rsid w:val="00FD5C6B"/>
    <w:rsid w:val="00FD5E37"/>
    <w:rsid w:val="00FD5F42"/>
    <w:rsid w:val="00FD6138"/>
    <w:rsid w:val="00FD6162"/>
    <w:rsid w:val="00FD61D8"/>
    <w:rsid w:val="00FD6228"/>
    <w:rsid w:val="00FD6250"/>
    <w:rsid w:val="00FD625C"/>
    <w:rsid w:val="00FD6263"/>
    <w:rsid w:val="00FD6314"/>
    <w:rsid w:val="00FD6332"/>
    <w:rsid w:val="00FD633B"/>
    <w:rsid w:val="00FD63DD"/>
    <w:rsid w:val="00FD63F0"/>
    <w:rsid w:val="00FD6419"/>
    <w:rsid w:val="00FD64E3"/>
    <w:rsid w:val="00FD64F5"/>
    <w:rsid w:val="00FD66E2"/>
    <w:rsid w:val="00FD6733"/>
    <w:rsid w:val="00FD67B4"/>
    <w:rsid w:val="00FD67D3"/>
    <w:rsid w:val="00FD67D8"/>
    <w:rsid w:val="00FD67F0"/>
    <w:rsid w:val="00FD69FA"/>
    <w:rsid w:val="00FD6A98"/>
    <w:rsid w:val="00FD6AC6"/>
    <w:rsid w:val="00FD6AF5"/>
    <w:rsid w:val="00FD6B1D"/>
    <w:rsid w:val="00FD6B54"/>
    <w:rsid w:val="00FD6BBA"/>
    <w:rsid w:val="00FD6BBC"/>
    <w:rsid w:val="00FD6C1F"/>
    <w:rsid w:val="00FD6C39"/>
    <w:rsid w:val="00FD6CAA"/>
    <w:rsid w:val="00FD6D47"/>
    <w:rsid w:val="00FD6D58"/>
    <w:rsid w:val="00FD6D5E"/>
    <w:rsid w:val="00FD6D7F"/>
    <w:rsid w:val="00FD6F46"/>
    <w:rsid w:val="00FD6FD4"/>
    <w:rsid w:val="00FD7078"/>
    <w:rsid w:val="00FD70DE"/>
    <w:rsid w:val="00FD70ED"/>
    <w:rsid w:val="00FD71C3"/>
    <w:rsid w:val="00FD7202"/>
    <w:rsid w:val="00FD7233"/>
    <w:rsid w:val="00FD73D4"/>
    <w:rsid w:val="00FD73F4"/>
    <w:rsid w:val="00FD74AB"/>
    <w:rsid w:val="00FD757D"/>
    <w:rsid w:val="00FD7810"/>
    <w:rsid w:val="00FD78DF"/>
    <w:rsid w:val="00FD79C9"/>
    <w:rsid w:val="00FD79E2"/>
    <w:rsid w:val="00FD7A58"/>
    <w:rsid w:val="00FD7A60"/>
    <w:rsid w:val="00FD7AF9"/>
    <w:rsid w:val="00FD7B0B"/>
    <w:rsid w:val="00FD7C7C"/>
    <w:rsid w:val="00FD7D9C"/>
    <w:rsid w:val="00FD7DC3"/>
    <w:rsid w:val="00FD7EDE"/>
    <w:rsid w:val="00FD7F34"/>
    <w:rsid w:val="00FD7FCE"/>
    <w:rsid w:val="00FE001C"/>
    <w:rsid w:val="00FE0112"/>
    <w:rsid w:val="00FE0115"/>
    <w:rsid w:val="00FE01B7"/>
    <w:rsid w:val="00FE03BA"/>
    <w:rsid w:val="00FE040D"/>
    <w:rsid w:val="00FE0422"/>
    <w:rsid w:val="00FE0564"/>
    <w:rsid w:val="00FE0587"/>
    <w:rsid w:val="00FE05AE"/>
    <w:rsid w:val="00FE06CE"/>
    <w:rsid w:val="00FE0789"/>
    <w:rsid w:val="00FE07B1"/>
    <w:rsid w:val="00FE0833"/>
    <w:rsid w:val="00FE0895"/>
    <w:rsid w:val="00FE08AC"/>
    <w:rsid w:val="00FE08EF"/>
    <w:rsid w:val="00FE0927"/>
    <w:rsid w:val="00FE097D"/>
    <w:rsid w:val="00FE09E9"/>
    <w:rsid w:val="00FE0A02"/>
    <w:rsid w:val="00FE0A8A"/>
    <w:rsid w:val="00FE0AA4"/>
    <w:rsid w:val="00FE0B78"/>
    <w:rsid w:val="00FE0C04"/>
    <w:rsid w:val="00FE0C2D"/>
    <w:rsid w:val="00FE0C92"/>
    <w:rsid w:val="00FE0D37"/>
    <w:rsid w:val="00FE0E6D"/>
    <w:rsid w:val="00FE0ECF"/>
    <w:rsid w:val="00FE0EEE"/>
    <w:rsid w:val="00FE0F44"/>
    <w:rsid w:val="00FE0FE6"/>
    <w:rsid w:val="00FE10C3"/>
    <w:rsid w:val="00FE1240"/>
    <w:rsid w:val="00FE12DD"/>
    <w:rsid w:val="00FE13D7"/>
    <w:rsid w:val="00FE1419"/>
    <w:rsid w:val="00FE1460"/>
    <w:rsid w:val="00FE1504"/>
    <w:rsid w:val="00FE151A"/>
    <w:rsid w:val="00FE15AC"/>
    <w:rsid w:val="00FE17D3"/>
    <w:rsid w:val="00FE194D"/>
    <w:rsid w:val="00FE196C"/>
    <w:rsid w:val="00FE19E0"/>
    <w:rsid w:val="00FE1B33"/>
    <w:rsid w:val="00FE1C01"/>
    <w:rsid w:val="00FE1C1D"/>
    <w:rsid w:val="00FE1CF7"/>
    <w:rsid w:val="00FE1D03"/>
    <w:rsid w:val="00FE1DCF"/>
    <w:rsid w:val="00FE1E54"/>
    <w:rsid w:val="00FE1F09"/>
    <w:rsid w:val="00FE1F8F"/>
    <w:rsid w:val="00FE2045"/>
    <w:rsid w:val="00FE204A"/>
    <w:rsid w:val="00FE20C7"/>
    <w:rsid w:val="00FE2105"/>
    <w:rsid w:val="00FE2141"/>
    <w:rsid w:val="00FE2152"/>
    <w:rsid w:val="00FE21C8"/>
    <w:rsid w:val="00FE2207"/>
    <w:rsid w:val="00FE228C"/>
    <w:rsid w:val="00FE238F"/>
    <w:rsid w:val="00FE25D6"/>
    <w:rsid w:val="00FE26EB"/>
    <w:rsid w:val="00FE270A"/>
    <w:rsid w:val="00FE27B0"/>
    <w:rsid w:val="00FE29D3"/>
    <w:rsid w:val="00FE29E5"/>
    <w:rsid w:val="00FE2A81"/>
    <w:rsid w:val="00FE2AC4"/>
    <w:rsid w:val="00FE2AFA"/>
    <w:rsid w:val="00FE2B2C"/>
    <w:rsid w:val="00FE2B40"/>
    <w:rsid w:val="00FE306E"/>
    <w:rsid w:val="00FE316D"/>
    <w:rsid w:val="00FE32E6"/>
    <w:rsid w:val="00FE3300"/>
    <w:rsid w:val="00FE3310"/>
    <w:rsid w:val="00FE3329"/>
    <w:rsid w:val="00FE332E"/>
    <w:rsid w:val="00FE33A3"/>
    <w:rsid w:val="00FE33B1"/>
    <w:rsid w:val="00FE33E8"/>
    <w:rsid w:val="00FE3424"/>
    <w:rsid w:val="00FE356F"/>
    <w:rsid w:val="00FE3690"/>
    <w:rsid w:val="00FE3695"/>
    <w:rsid w:val="00FE36B4"/>
    <w:rsid w:val="00FE3896"/>
    <w:rsid w:val="00FE38A0"/>
    <w:rsid w:val="00FE38E3"/>
    <w:rsid w:val="00FE38FD"/>
    <w:rsid w:val="00FE39CB"/>
    <w:rsid w:val="00FE3AC3"/>
    <w:rsid w:val="00FE3AD3"/>
    <w:rsid w:val="00FE3B40"/>
    <w:rsid w:val="00FE3BA2"/>
    <w:rsid w:val="00FE3C79"/>
    <w:rsid w:val="00FE3D3C"/>
    <w:rsid w:val="00FE3DA4"/>
    <w:rsid w:val="00FE3DBD"/>
    <w:rsid w:val="00FE3EA1"/>
    <w:rsid w:val="00FE3F5D"/>
    <w:rsid w:val="00FE40AA"/>
    <w:rsid w:val="00FE4132"/>
    <w:rsid w:val="00FE4148"/>
    <w:rsid w:val="00FE4199"/>
    <w:rsid w:val="00FE41C2"/>
    <w:rsid w:val="00FE423B"/>
    <w:rsid w:val="00FE4407"/>
    <w:rsid w:val="00FE4416"/>
    <w:rsid w:val="00FE44B1"/>
    <w:rsid w:val="00FE4505"/>
    <w:rsid w:val="00FE4517"/>
    <w:rsid w:val="00FE454A"/>
    <w:rsid w:val="00FE462E"/>
    <w:rsid w:val="00FE46B7"/>
    <w:rsid w:val="00FE46F8"/>
    <w:rsid w:val="00FE4706"/>
    <w:rsid w:val="00FE4746"/>
    <w:rsid w:val="00FE4774"/>
    <w:rsid w:val="00FE488C"/>
    <w:rsid w:val="00FE4971"/>
    <w:rsid w:val="00FE4975"/>
    <w:rsid w:val="00FE49BE"/>
    <w:rsid w:val="00FE49F8"/>
    <w:rsid w:val="00FE4A06"/>
    <w:rsid w:val="00FE4A6F"/>
    <w:rsid w:val="00FE4ACC"/>
    <w:rsid w:val="00FE4B7E"/>
    <w:rsid w:val="00FE4BBC"/>
    <w:rsid w:val="00FE4D04"/>
    <w:rsid w:val="00FE4D0D"/>
    <w:rsid w:val="00FE4E21"/>
    <w:rsid w:val="00FE4FDC"/>
    <w:rsid w:val="00FE500F"/>
    <w:rsid w:val="00FE507A"/>
    <w:rsid w:val="00FE51F7"/>
    <w:rsid w:val="00FE51FE"/>
    <w:rsid w:val="00FE53CB"/>
    <w:rsid w:val="00FE53CC"/>
    <w:rsid w:val="00FE54E8"/>
    <w:rsid w:val="00FE55D2"/>
    <w:rsid w:val="00FE5604"/>
    <w:rsid w:val="00FE5734"/>
    <w:rsid w:val="00FE58E1"/>
    <w:rsid w:val="00FE5939"/>
    <w:rsid w:val="00FE5987"/>
    <w:rsid w:val="00FE5C95"/>
    <w:rsid w:val="00FE6049"/>
    <w:rsid w:val="00FE60DE"/>
    <w:rsid w:val="00FE612E"/>
    <w:rsid w:val="00FE62ED"/>
    <w:rsid w:val="00FE6308"/>
    <w:rsid w:val="00FE635B"/>
    <w:rsid w:val="00FE6387"/>
    <w:rsid w:val="00FE641A"/>
    <w:rsid w:val="00FE667C"/>
    <w:rsid w:val="00FE66A6"/>
    <w:rsid w:val="00FE66AE"/>
    <w:rsid w:val="00FE66AF"/>
    <w:rsid w:val="00FE66F3"/>
    <w:rsid w:val="00FE672B"/>
    <w:rsid w:val="00FE6833"/>
    <w:rsid w:val="00FE6883"/>
    <w:rsid w:val="00FE6929"/>
    <w:rsid w:val="00FE69FB"/>
    <w:rsid w:val="00FE6A56"/>
    <w:rsid w:val="00FE6B2F"/>
    <w:rsid w:val="00FE6B83"/>
    <w:rsid w:val="00FE6BE6"/>
    <w:rsid w:val="00FE6C24"/>
    <w:rsid w:val="00FE6D1B"/>
    <w:rsid w:val="00FE6E57"/>
    <w:rsid w:val="00FE6F72"/>
    <w:rsid w:val="00FE6F86"/>
    <w:rsid w:val="00FE71FE"/>
    <w:rsid w:val="00FE7234"/>
    <w:rsid w:val="00FE7286"/>
    <w:rsid w:val="00FE72C5"/>
    <w:rsid w:val="00FE72D2"/>
    <w:rsid w:val="00FE741D"/>
    <w:rsid w:val="00FE7453"/>
    <w:rsid w:val="00FE7557"/>
    <w:rsid w:val="00FE75C3"/>
    <w:rsid w:val="00FE7606"/>
    <w:rsid w:val="00FE7689"/>
    <w:rsid w:val="00FE76D4"/>
    <w:rsid w:val="00FE77B3"/>
    <w:rsid w:val="00FE77F8"/>
    <w:rsid w:val="00FE78BA"/>
    <w:rsid w:val="00FE7A93"/>
    <w:rsid w:val="00FE7AA0"/>
    <w:rsid w:val="00FE7B1C"/>
    <w:rsid w:val="00FE7B32"/>
    <w:rsid w:val="00FE7BEF"/>
    <w:rsid w:val="00FE7C56"/>
    <w:rsid w:val="00FE7CFF"/>
    <w:rsid w:val="00FE7DE2"/>
    <w:rsid w:val="00FE7F51"/>
    <w:rsid w:val="00FE7F92"/>
    <w:rsid w:val="00FE7FB3"/>
    <w:rsid w:val="00FF0035"/>
    <w:rsid w:val="00FF015D"/>
    <w:rsid w:val="00FF018C"/>
    <w:rsid w:val="00FF01A5"/>
    <w:rsid w:val="00FF01C7"/>
    <w:rsid w:val="00FF0218"/>
    <w:rsid w:val="00FF0265"/>
    <w:rsid w:val="00FF02BB"/>
    <w:rsid w:val="00FF03E2"/>
    <w:rsid w:val="00FF04F7"/>
    <w:rsid w:val="00FF055E"/>
    <w:rsid w:val="00FF05D4"/>
    <w:rsid w:val="00FF0725"/>
    <w:rsid w:val="00FF07E4"/>
    <w:rsid w:val="00FF08DD"/>
    <w:rsid w:val="00FF0946"/>
    <w:rsid w:val="00FF0983"/>
    <w:rsid w:val="00FF09EF"/>
    <w:rsid w:val="00FF0A78"/>
    <w:rsid w:val="00FF0BCD"/>
    <w:rsid w:val="00FF0CB7"/>
    <w:rsid w:val="00FF0D0D"/>
    <w:rsid w:val="00FF0D5D"/>
    <w:rsid w:val="00FF0D6C"/>
    <w:rsid w:val="00FF0E02"/>
    <w:rsid w:val="00FF0E35"/>
    <w:rsid w:val="00FF0EB0"/>
    <w:rsid w:val="00FF0F59"/>
    <w:rsid w:val="00FF0FF8"/>
    <w:rsid w:val="00FF1158"/>
    <w:rsid w:val="00FF1191"/>
    <w:rsid w:val="00FF11C7"/>
    <w:rsid w:val="00FF11FC"/>
    <w:rsid w:val="00FF1277"/>
    <w:rsid w:val="00FF12AB"/>
    <w:rsid w:val="00FF12E1"/>
    <w:rsid w:val="00FF1364"/>
    <w:rsid w:val="00FF1370"/>
    <w:rsid w:val="00FF13A0"/>
    <w:rsid w:val="00FF144C"/>
    <w:rsid w:val="00FF1486"/>
    <w:rsid w:val="00FF14CD"/>
    <w:rsid w:val="00FF1618"/>
    <w:rsid w:val="00FF16BC"/>
    <w:rsid w:val="00FF16E7"/>
    <w:rsid w:val="00FF17A1"/>
    <w:rsid w:val="00FF1844"/>
    <w:rsid w:val="00FF18BB"/>
    <w:rsid w:val="00FF191F"/>
    <w:rsid w:val="00FF198C"/>
    <w:rsid w:val="00FF19B1"/>
    <w:rsid w:val="00FF19E4"/>
    <w:rsid w:val="00FF1A7A"/>
    <w:rsid w:val="00FF1B7A"/>
    <w:rsid w:val="00FF1B94"/>
    <w:rsid w:val="00FF1BC5"/>
    <w:rsid w:val="00FF1BE1"/>
    <w:rsid w:val="00FF1CA3"/>
    <w:rsid w:val="00FF1CBC"/>
    <w:rsid w:val="00FF1CCC"/>
    <w:rsid w:val="00FF1D6A"/>
    <w:rsid w:val="00FF1DFA"/>
    <w:rsid w:val="00FF1EAD"/>
    <w:rsid w:val="00FF1EC8"/>
    <w:rsid w:val="00FF1F07"/>
    <w:rsid w:val="00FF1F77"/>
    <w:rsid w:val="00FF208E"/>
    <w:rsid w:val="00FF20BB"/>
    <w:rsid w:val="00FF20CE"/>
    <w:rsid w:val="00FF2224"/>
    <w:rsid w:val="00FF227B"/>
    <w:rsid w:val="00FF22A9"/>
    <w:rsid w:val="00FF2341"/>
    <w:rsid w:val="00FF2433"/>
    <w:rsid w:val="00FF245D"/>
    <w:rsid w:val="00FF2474"/>
    <w:rsid w:val="00FF2513"/>
    <w:rsid w:val="00FF2830"/>
    <w:rsid w:val="00FF2904"/>
    <w:rsid w:val="00FF2964"/>
    <w:rsid w:val="00FF2A1F"/>
    <w:rsid w:val="00FF2E36"/>
    <w:rsid w:val="00FF2F00"/>
    <w:rsid w:val="00FF2F02"/>
    <w:rsid w:val="00FF2F70"/>
    <w:rsid w:val="00FF2F89"/>
    <w:rsid w:val="00FF2F94"/>
    <w:rsid w:val="00FF3001"/>
    <w:rsid w:val="00FF3051"/>
    <w:rsid w:val="00FF305F"/>
    <w:rsid w:val="00FF3101"/>
    <w:rsid w:val="00FF3145"/>
    <w:rsid w:val="00FF3259"/>
    <w:rsid w:val="00FF32BB"/>
    <w:rsid w:val="00FF33BB"/>
    <w:rsid w:val="00FF3542"/>
    <w:rsid w:val="00FF357E"/>
    <w:rsid w:val="00FF367D"/>
    <w:rsid w:val="00FF37A8"/>
    <w:rsid w:val="00FF37CE"/>
    <w:rsid w:val="00FF3803"/>
    <w:rsid w:val="00FF3889"/>
    <w:rsid w:val="00FF3B82"/>
    <w:rsid w:val="00FF3B9F"/>
    <w:rsid w:val="00FF3CCF"/>
    <w:rsid w:val="00FF3E74"/>
    <w:rsid w:val="00FF3E98"/>
    <w:rsid w:val="00FF3F0B"/>
    <w:rsid w:val="00FF3F25"/>
    <w:rsid w:val="00FF4033"/>
    <w:rsid w:val="00FF4057"/>
    <w:rsid w:val="00FF4091"/>
    <w:rsid w:val="00FF414F"/>
    <w:rsid w:val="00FF41C8"/>
    <w:rsid w:val="00FF4254"/>
    <w:rsid w:val="00FF4274"/>
    <w:rsid w:val="00FF42C4"/>
    <w:rsid w:val="00FF4371"/>
    <w:rsid w:val="00FF43DA"/>
    <w:rsid w:val="00FF472E"/>
    <w:rsid w:val="00FF4796"/>
    <w:rsid w:val="00FF4828"/>
    <w:rsid w:val="00FF48AC"/>
    <w:rsid w:val="00FF4A07"/>
    <w:rsid w:val="00FF4A63"/>
    <w:rsid w:val="00FF4B6A"/>
    <w:rsid w:val="00FF4CCF"/>
    <w:rsid w:val="00FF4D7A"/>
    <w:rsid w:val="00FF4F6F"/>
    <w:rsid w:val="00FF50B8"/>
    <w:rsid w:val="00FF5184"/>
    <w:rsid w:val="00FF51CB"/>
    <w:rsid w:val="00FF5257"/>
    <w:rsid w:val="00FF5259"/>
    <w:rsid w:val="00FF5265"/>
    <w:rsid w:val="00FF5275"/>
    <w:rsid w:val="00FF52A2"/>
    <w:rsid w:val="00FF53A0"/>
    <w:rsid w:val="00FF543C"/>
    <w:rsid w:val="00FF5450"/>
    <w:rsid w:val="00FF54C4"/>
    <w:rsid w:val="00FF54EA"/>
    <w:rsid w:val="00FF5610"/>
    <w:rsid w:val="00FF563B"/>
    <w:rsid w:val="00FF56D7"/>
    <w:rsid w:val="00FF571A"/>
    <w:rsid w:val="00FF5802"/>
    <w:rsid w:val="00FF580C"/>
    <w:rsid w:val="00FF586D"/>
    <w:rsid w:val="00FF586F"/>
    <w:rsid w:val="00FF58E4"/>
    <w:rsid w:val="00FF5921"/>
    <w:rsid w:val="00FF59C6"/>
    <w:rsid w:val="00FF5CB9"/>
    <w:rsid w:val="00FF5CD8"/>
    <w:rsid w:val="00FF5D1F"/>
    <w:rsid w:val="00FF5D7B"/>
    <w:rsid w:val="00FF5E07"/>
    <w:rsid w:val="00FF5F5A"/>
    <w:rsid w:val="00FF5F94"/>
    <w:rsid w:val="00FF5FB3"/>
    <w:rsid w:val="00FF608A"/>
    <w:rsid w:val="00FF60CD"/>
    <w:rsid w:val="00FF60F4"/>
    <w:rsid w:val="00FF6104"/>
    <w:rsid w:val="00FF6167"/>
    <w:rsid w:val="00FF623A"/>
    <w:rsid w:val="00FF6383"/>
    <w:rsid w:val="00FF6441"/>
    <w:rsid w:val="00FF64CD"/>
    <w:rsid w:val="00FF64EE"/>
    <w:rsid w:val="00FF653C"/>
    <w:rsid w:val="00FF6597"/>
    <w:rsid w:val="00FF6622"/>
    <w:rsid w:val="00FF669E"/>
    <w:rsid w:val="00FF67E6"/>
    <w:rsid w:val="00FF684A"/>
    <w:rsid w:val="00FF6867"/>
    <w:rsid w:val="00FF6935"/>
    <w:rsid w:val="00FF6AAE"/>
    <w:rsid w:val="00FF6C4C"/>
    <w:rsid w:val="00FF6C55"/>
    <w:rsid w:val="00FF6C57"/>
    <w:rsid w:val="00FF6CD8"/>
    <w:rsid w:val="00FF6D59"/>
    <w:rsid w:val="00FF6F7E"/>
    <w:rsid w:val="00FF7025"/>
    <w:rsid w:val="00FF71F6"/>
    <w:rsid w:val="00FF724D"/>
    <w:rsid w:val="00FF7284"/>
    <w:rsid w:val="00FF7287"/>
    <w:rsid w:val="00FF734B"/>
    <w:rsid w:val="00FF7392"/>
    <w:rsid w:val="00FF7424"/>
    <w:rsid w:val="00FF7519"/>
    <w:rsid w:val="00FF7659"/>
    <w:rsid w:val="00FF7694"/>
    <w:rsid w:val="00FF76F7"/>
    <w:rsid w:val="00FF773A"/>
    <w:rsid w:val="00FF77A0"/>
    <w:rsid w:val="00FF77BE"/>
    <w:rsid w:val="00FF77C4"/>
    <w:rsid w:val="00FF77FE"/>
    <w:rsid w:val="00FF7943"/>
    <w:rsid w:val="00FF7A0C"/>
    <w:rsid w:val="00FF7B1B"/>
    <w:rsid w:val="00FF7CE5"/>
    <w:rsid w:val="00FF7D0D"/>
    <w:rsid w:val="00FF7D2C"/>
    <w:rsid w:val="00FF7DA1"/>
    <w:rsid w:val="00FF7DD7"/>
    <w:rsid w:val="00FF7EB7"/>
    <w:rsid w:val="00FF7EF2"/>
    <w:rsid w:val="00FF7EF4"/>
    <w:rsid w:val="016F60F2"/>
    <w:rsid w:val="02237986"/>
    <w:rsid w:val="04267928"/>
    <w:rsid w:val="060A1BF4"/>
    <w:rsid w:val="069B365C"/>
    <w:rsid w:val="0948516D"/>
    <w:rsid w:val="09734C3C"/>
    <w:rsid w:val="11A277F9"/>
    <w:rsid w:val="13836B2A"/>
    <w:rsid w:val="155F0CB3"/>
    <w:rsid w:val="190C309A"/>
    <w:rsid w:val="28320F8C"/>
    <w:rsid w:val="2A814577"/>
    <w:rsid w:val="2D4B1843"/>
    <w:rsid w:val="2DD30BBE"/>
    <w:rsid w:val="2E681B50"/>
    <w:rsid w:val="336300D5"/>
    <w:rsid w:val="36E678DA"/>
    <w:rsid w:val="37030AC5"/>
    <w:rsid w:val="37993C96"/>
    <w:rsid w:val="397A14AF"/>
    <w:rsid w:val="3E194ACB"/>
    <w:rsid w:val="3E1F0093"/>
    <w:rsid w:val="43F30B06"/>
    <w:rsid w:val="45255F78"/>
    <w:rsid w:val="46035C3C"/>
    <w:rsid w:val="4E7401B0"/>
    <w:rsid w:val="4F630C85"/>
    <w:rsid w:val="50240986"/>
    <w:rsid w:val="51221A6B"/>
    <w:rsid w:val="514D61A0"/>
    <w:rsid w:val="525633B3"/>
    <w:rsid w:val="54080A58"/>
    <w:rsid w:val="55300DBB"/>
    <w:rsid w:val="5FB05576"/>
    <w:rsid w:val="61C50594"/>
    <w:rsid w:val="620B6D35"/>
    <w:rsid w:val="63EE3769"/>
    <w:rsid w:val="64C412E5"/>
    <w:rsid w:val="6557716C"/>
    <w:rsid w:val="664373BE"/>
    <w:rsid w:val="671A13E7"/>
    <w:rsid w:val="6B410469"/>
    <w:rsid w:val="6E3631FF"/>
    <w:rsid w:val="730A4416"/>
    <w:rsid w:val="74CD16EA"/>
    <w:rsid w:val="786F73E9"/>
    <w:rsid w:val="7EBB7EE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BCF69A0"/>
  <w15:docId w15:val="{AA019E5E-31E7-46DB-A4EC-5A08B10D81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qFormat="1"/>
    <w:lsdException w:name="header" w:qFormat="1"/>
    <w:lsdException w:name="footer"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qFormat="1"/>
    <w:lsdException w:name="line number" w:qFormat="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qFormat="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qFormat="1"/>
    <w:lsdException w:name="Table Grid" w:uiPriority="0" w:qFormat="1"/>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B144F"/>
    <w:pPr>
      <w:widowControl w:val="0"/>
      <w:jc w:val="both"/>
    </w:pPr>
    <w:rPr>
      <w:kern w:val="2"/>
      <w:sz w:val="28"/>
    </w:rPr>
  </w:style>
  <w:style w:type="paragraph" w:styleId="1">
    <w:name w:val="heading 1"/>
    <w:basedOn w:val="a"/>
    <w:next w:val="a"/>
    <w:link w:val="10"/>
    <w:qFormat/>
    <w:locked/>
    <w:pPr>
      <w:autoSpaceDE w:val="0"/>
      <w:autoSpaceDN w:val="0"/>
      <w:adjustRightInd w:val="0"/>
      <w:spacing w:before="240" w:after="120" w:line="360" w:lineRule="auto"/>
      <w:ind w:left="283" w:hanging="283"/>
      <w:outlineLvl w:val="0"/>
    </w:pPr>
    <w:rPr>
      <w:rFonts w:ascii="Arial" w:hAnsi="Arial"/>
      <w:b/>
      <w:kern w:val="0"/>
      <w:sz w:val="24"/>
    </w:rPr>
  </w:style>
  <w:style w:type="paragraph" w:styleId="2">
    <w:name w:val="heading 2"/>
    <w:basedOn w:val="a"/>
    <w:next w:val="a"/>
    <w:link w:val="20"/>
    <w:semiHidden/>
    <w:unhideWhenUsed/>
    <w:qFormat/>
    <w:locke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locked/>
    <w:pPr>
      <w:keepNext/>
      <w:keepLines/>
      <w:spacing w:before="260" w:after="260" w:line="416" w:lineRule="auto"/>
      <w:outlineLvl w:val="2"/>
    </w:pPr>
    <w:rPr>
      <w:b/>
      <w:bCs/>
      <w:sz w:val="32"/>
      <w:szCs w:val="32"/>
    </w:rPr>
  </w:style>
  <w:style w:type="paragraph" w:styleId="4">
    <w:name w:val="heading 4"/>
    <w:basedOn w:val="a"/>
    <w:next w:val="a"/>
    <w:link w:val="40"/>
    <w:unhideWhenUsed/>
    <w:qFormat/>
    <w:locked/>
    <w:pPr>
      <w:keepNext/>
      <w:keepLines/>
      <w:spacing w:before="280" w:after="290" w:line="376" w:lineRule="auto"/>
      <w:outlineLvl w:val="3"/>
    </w:pPr>
    <w:rPr>
      <w:rFonts w:asciiTheme="majorHAnsi" w:eastAsiaTheme="majorEastAsia"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semiHidden/>
    <w:qFormat/>
    <w:rPr>
      <w:b/>
      <w:bCs/>
    </w:rPr>
  </w:style>
  <w:style w:type="paragraph" w:styleId="a4">
    <w:name w:val="annotation text"/>
    <w:basedOn w:val="a"/>
    <w:link w:val="a6"/>
    <w:uiPriority w:val="99"/>
    <w:qFormat/>
    <w:pPr>
      <w:jc w:val="left"/>
    </w:pPr>
  </w:style>
  <w:style w:type="paragraph" w:styleId="a7">
    <w:name w:val="caption"/>
    <w:basedOn w:val="a"/>
    <w:next w:val="a"/>
    <w:link w:val="a8"/>
    <w:uiPriority w:val="35"/>
    <w:qFormat/>
    <w:rPr>
      <w:rFonts w:ascii="Cambria" w:eastAsia="黑体" w:hAnsi="Cambria"/>
      <w:sz w:val="20"/>
    </w:rPr>
  </w:style>
  <w:style w:type="paragraph" w:styleId="a9">
    <w:name w:val="Document Map"/>
    <w:basedOn w:val="a"/>
    <w:link w:val="aa"/>
    <w:uiPriority w:val="99"/>
    <w:semiHidden/>
    <w:qFormat/>
    <w:pPr>
      <w:shd w:val="clear" w:color="auto" w:fill="000080"/>
    </w:pPr>
  </w:style>
  <w:style w:type="paragraph" w:styleId="ab">
    <w:name w:val="Body Text Indent"/>
    <w:basedOn w:val="a"/>
    <w:link w:val="ac"/>
    <w:uiPriority w:val="99"/>
    <w:qFormat/>
    <w:pPr>
      <w:autoSpaceDE w:val="0"/>
      <w:autoSpaceDN w:val="0"/>
      <w:spacing w:line="460" w:lineRule="atLeast"/>
      <w:ind w:firstLine="601"/>
      <w:textAlignment w:val="bottom"/>
      <w:outlineLvl w:val="0"/>
    </w:pPr>
    <w:rPr>
      <w:rFonts w:ascii="宋体"/>
    </w:rPr>
  </w:style>
  <w:style w:type="paragraph" w:styleId="21">
    <w:name w:val="Body Text Indent 2"/>
    <w:basedOn w:val="a"/>
    <w:link w:val="22"/>
    <w:uiPriority w:val="99"/>
    <w:qFormat/>
    <w:pPr>
      <w:autoSpaceDE w:val="0"/>
      <w:autoSpaceDN w:val="0"/>
      <w:spacing w:line="460" w:lineRule="atLeast"/>
      <w:ind w:firstLine="573"/>
      <w:textAlignment w:val="bottom"/>
      <w:outlineLvl w:val="0"/>
    </w:pPr>
    <w:rPr>
      <w:rFonts w:ascii="宋体"/>
    </w:rPr>
  </w:style>
  <w:style w:type="paragraph" w:styleId="ad">
    <w:name w:val="Balloon Text"/>
    <w:basedOn w:val="a"/>
    <w:link w:val="ae"/>
    <w:uiPriority w:val="99"/>
    <w:semiHidden/>
    <w:qFormat/>
    <w:rPr>
      <w:sz w:val="18"/>
      <w:szCs w:val="18"/>
    </w:rPr>
  </w:style>
  <w:style w:type="paragraph" w:styleId="af">
    <w:name w:val="footer"/>
    <w:basedOn w:val="a"/>
    <w:link w:val="af0"/>
    <w:uiPriority w:val="99"/>
    <w:qFormat/>
    <w:pPr>
      <w:tabs>
        <w:tab w:val="center" w:pos="4153"/>
        <w:tab w:val="right" w:pos="8306"/>
      </w:tabs>
      <w:snapToGrid w:val="0"/>
      <w:jc w:val="left"/>
    </w:pPr>
    <w:rPr>
      <w:sz w:val="18"/>
    </w:rPr>
  </w:style>
  <w:style w:type="paragraph" w:styleId="af1">
    <w:name w:val="header"/>
    <w:basedOn w:val="a"/>
    <w:link w:val="af2"/>
    <w:uiPriority w:val="99"/>
    <w:qFormat/>
    <w:pPr>
      <w:pBdr>
        <w:bottom w:val="single" w:sz="6" w:space="1" w:color="auto"/>
      </w:pBdr>
      <w:tabs>
        <w:tab w:val="center" w:pos="4153"/>
        <w:tab w:val="right" w:pos="8306"/>
      </w:tabs>
      <w:snapToGrid w:val="0"/>
      <w:jc w:val="center"/>
    </w:pPr>
    <w:rPr>
      <w:sz w:val="18"/>
    </w:rPr>
  </w:style>
  <w:style w:type="paragraph" w:styleId="HTML">
    <w:name w:val="HTML Preformatted"/>
    <w:basedOn w:val="a"/>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paragraph" w:styleId="af3">
    <w:name w:val="Normal (Web)"/>
    <w:basedOn w:val="a"/>
    <w:uiPriority w:val="99"/>
    <w:qFormat/>
    <w:pPr>
      <w:widowControl/>
      <w:spacing w:before="100" w:beforeAutospacing="1" w:after="100" w:afterAutospacing="1"/>
      <w:jc w:val="left"/>
    </w:pPr>
    <w:rPr>
      <w:rFonts w:ascii="宋体" w:hAnsi="宋体" w:cs="宋体"/>
      <w:kern w:val="0"/>
      <w:sz w:val="24"/>
      <w:szCs w:val="24"/>
    </w:rPr>
  </w:style>
  <w:style w:type="character" w:styleId="af4">
    <w:name w:val="Strong"/>
    <w:uiPriority w:val="22"/>
    <w:qFormat/>
    <w:rPr>
      <w:rFonts w:cs="Times New Roman"/>
      <w:b/>
      <w:bCs/>
    </w:rPr>
  </w:style>
  <w:style w:type="character" w:styleId="af5">
    <w:name w:val="page number"/>
    <w:uiPriority w:val="99"/>
    <w:qFormat/>
    <w:rPr>
      <w:rFonts w:cs="Times New Roman"/>
    </w:rPr>
  </w:style>
  <w:style w:type="character" w:styleId="af6">
    <w:name w:val="Emphasis"/>
    <w:uiPriority w:val="20"/>
    <w:qFormat/>
    <w:rPr>
      <w:rFonts w:cs="Times New Roman"/>
      <w:color w:val="CC0000"/>
    </w:rPr>
  </w:style>
  <w:style w:type="character" w:styleId="af7">
    <w:name w:val="line number"/>
    <w:uiPriority w:val="99"/>
    <w:qFormat/>
    <w:rPr>
      <w:rFonts w:cs="Times New Roman"/>
    </w:rPr>
  </w:style>
  <w:style w:type="character" w:styleId="af8">
    <w:name w:val="Hyperlink"/>
    <w:uiPriority w:val="99"/>
    <w:qFormat/>
    <w:rPr>
      <w:rFonts w:cs="Times New Roman"/>
      <w:color w:val="0000FF"/>
      <w:u w:val="single"/>
    </w:rPr>
  </w:style>
  <w:style w:type="character" w:styleId="af9">
    <w:name w:val="annotation reference"/>
    <w:uiPriority w:val="99"/>
    <w:qFormat/>
    <w:rPr>
      <w:rFonts w:cs="Times New Roman"/>
      <w:sz w:val="21"/>
      <w:szCs w:val="21"/>
    </w:rPr>
  </w:style>
  <w:style w:type="table" w:styleId="afa">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2">
    <w:name w:val="页眉 字符"/>
    <w:link w:val="af1"/>
    <w:uiPriority w:val="99"/>
    <w:qFormat/>
    <w:rPr>
      <w:sz w:val="18"/>
      <w:szCs w:val="18"/>
    </w:rPr>
  </w:style>
  <w:style w:type="character" w:customStyle="1" w:styleId="af0">
    <w:name w:val="页脚 字符"/>
    <w:link w:val="af"/>
    <w:uiPriority w:val="99"/>
    <w:qFormat/>
    <w:rPr>
      <w:sz w:val="18"/>
      <w:szCs w:val="18"/>
    </w:rPr>
  </w:style>
  <w:style w:type="character" w:customStyle="1" w:styleId="ac">
    <w:name w:val="正文文本缩进 字符"/>
    <w:link w:val="ab"/>
    <w:uiPriority w:val="99"/>
    <w:semiHidden/>
    <w:qFormat/>
    <w:rPr>
      <w:sz w:val="28"/>
      <w:szCs w:val="20"/>
    </w:rPr>
  </w:style>
  <w:style w:type="character" w:customStyle="1" w:styleId="22">
    <w:name w:val="正文文本缩进 2 字符"/>
    <w:link w:val="21"/>
    <w:uiPriority w:val="99"/>
    <w:semiHidden/>
    <w:qFormat/>
    <w:rPr>
      <w:sz w:val="28"/>
      <w:szCs w:val="20"/>
    </w:rPr>
  </w:style>
  <w:style w:type="paragraph" w:customStyle="1" w:styleId="MTDisplayEquation">
    <w:name w:val="MTDisplayEquation"/>
    <w:basedOn w:val="a"/>
    <w:next w:val="a"/>
    <w:uiPriority w:val="99"/>
    <w:qFormat/>
    <w:pPr>
      <w:tabs>
        <w:tab w:val="center" w:pos="4460"/>
        <w:tab w:val="right" w:pos="8920"/>
      </w:tabs>
      <w:autoSpaceDE w:val="0"/>
      <w:autoSpaceDN w:val="0"/>
      <w:spacing w:line="460" w:lineRule="atLeast"/>
      <w:ind w:firstLine="601"/>
      <w:textAlignment w:val="bottom"/>
      <w:outlineLvl w:val="0"/>
    </w:pPr>
    <w:rPr>
      <w:rFonts w:ascii="宋体"/>
    </w:rPr>
  </w:style>
  <w:style w:type="character" w:customStyle="1" w:styleId="ae">
    <w:name w:val="批注框文本 字符"/>
    <w:link w:val="ad"/>
    <w:uiPriority w:val="99"/>
    <w:semiHidden/>
    <w:qFormat/>
    <w:rPr>
      <w:sz w:val="0"/>
      <w:szCs w:val="0"/>
    </w:rPr>
  </w:style>
  <w:style w:type="character" w:customStyle="1" w:styleId="aa">
    <w:name w:val="文档结构图 字符"/>
    <w:link w:val="a9"/>
    <w:uiPriority w:val="99"/>
    <w:semiHidden/>
    <w:qFormat/>
    <w:rPr>
      <w:sz w:val="0"/>
      <w:szCs w:val="0"/>
    </w:rPr>
  </w:style>
  <w:style w:type="paragraph" w:styleId="afb">
    <w:name w:val="List Paragraph"/>
    <w:basedOn w:val="a"/>
    <w:uiPriority w:val="34"/>
    <w:qFormat/>
    <w:pPr>
      <w:ind w:firstLineChars="200" w:firstLine="420"/>
    </w:pPr>
  </w:style>
  <w:style w:type="character" w:customStyle="1" w:styleId="ilh-page">
    <w:name w:val="ilh-page"/>
    <w:uiPriority w:val="99"/>
    <w:qFormat/>
    <w:rPr>
      <w:rFonts w:cs="Times New Roman"/>
    </w:rPr>
  </w:style>
  <w:style w:type="character" w:customStyle="1" w:styleId="noprint">
    <w:name w:val="noprint"/>
    <w:uiPriority w:val="99"/>
    <w:qFormat/>
    <w:rPr>
      <w:rFonts w:cs="Times New Roman"/>
    </w:rPr>
  </w:style>
  <w:style w:type="character" w:customStyle="1" w:styleId="ilh-lang">
    <w:name w:val="ilh-lang"/>
    <w:uiPriority w:val="99"/>
    <w:qFormat/>
    <w:rPr>
      <w:rFonts w:cs="Times New Roman"/>
    </w:rPr>
  </w:style>
  <w:style w:type="character" w:customStyle="1" w:styleId="ilh-colon">
    <w:name w:val="ilh-colon"/>
    <w:uiPriority w:val="99"/>
    <w:qFormat/>
    <w:rPr>
      <w:rFonts w:cs="Times New Roman"/>
    </w:rPr>
  </w:style>
  <w:style w:type="character" w:customStyle="1" w:styleId="ilh-link">
    <w:name w:val="ilh-link"/>
    <w:uiPriority w:val="99"/>
    <w:qFormat/>
    <w:rPr>
      <w:rFonts w:cs="Times New Roman"/>
    </w:rPr>
  </w:style>
  <w:style w:type="paragraph" w:customStyle="1" w:styleId="11">
    <w:name w:val="修订1"/>
    <w:hidden/>
    <w:uiPriority w:val="99"/>
    <w:semiHidden/>
    <w:qFormat/>
    <w:rPr>
      <w:kern w:val="2"/>
      <w:sz w:val="28"/>
    </w:rPr>
  </w:style>
  <w:style w:type="paragraph" w:customStyle="1" w:styleId="reader-word-layer">
    <w:name w:val="reader-word-layer"/>
    <w:basedOn w:val="a"/>
    <w:uiPriority w:val="99"/>
    <w:qFormat/>
    <w:pPr>
      <w:widowControl/>
      <w:spacing w:before="100" w:beforeAutospacing="1" w:after="100" w:afterAutospacing="1"/>
      <w:jc w:val="left"/>
    </w:pPr>
    <w:rPr>
      <w:rFonts w:ascii="宋体" w:hAnsi="宋体" w:cs="宋体"/>
      <w:kern w:val="0"/>
      <w:sz w:val="24"/>
      <w:szCs w:val="24"/>
    </w:rPr>
  </w:style>
  <w:style w:type="character" w:customStyle="1" w:styleId="a6">
    <w:name w:val="批注文字 字符"/>
    <w:link w:val="a4"/>
    <w:uiPriority w:val="99"/>
    <w:qFormat/>
    <w:rPr>
      <w:sz w:val="28"/>
      <w:szCs w:val="20"/>
    </w:rPr>
  </w:style>
  <w:style w:type="character" w:customStyle="1" w:styleId="a5">
    <w:name w:val="批注主题 字符"/>
    <w:link w:val="a3"/>
    <w:uiPriority w:val="99"/>
    <w:semiHidden/>
    <w:qFormat/>
    <w:rPr>
      <w:b/>
      <w:bCs/>
      <w:sz w:val="28"/>
      <w:szCs w:val="20"/>
    </w:rPr>
  </w:style>
  <w:style w:type="paragraph" w:customStyle="1" w:styleId="23">
    <w:name w:val="标题2"/>
    <w:basedOn w:val="a"/>
    <w:qFormat/>
    <w:pPr>
      <w:autoSpaceDE w:val="0"/>
      <w:autoSpaceDN w:val="0"/>
      <w:adjustRightInd w:val="0"/>
      <w:spacing w:line="360" w:lineRule="auto"/>
      <w:jc w:val="left"/>
    </w:pPr>
    <w:rPr>
      <w:rFonts w:ascii="宋体"/>
      <w:kern w:val="0"/>
      <w:sz w:val="24"/>
    </w:rPr>
  </w:style>
  <w:style w:type="paragraph" w:customStyle="1" w:styleId="afc">
    <w:name w:val="缺省文本"/>
    <w:basedOn w:val="a"/>
    <w:qFormat/>
    <w:pPr>
      <w:autoSpaceDE w:val="0"/>
      <w:autoSpaceDN w:val="0"/>
      <w:adjustRightInd w:val="0"/>
      <w:spacing w:line="360" w:lineRule="auto"/>
      <w:jc w:val="left"/>
    </w:pPr>
    <w:rPr>
      <w:kern w:val="0"/>
      <w:sz w:val="21"/>
    </w:rPr>
  </w:style>
  <w:style w:type="character" w:customStyle="1" w:styleId="10">
    <w:name w:val="标题 1 字符"/>
    <w:basedOn w:val="a0"/>
    <w:link w:val="1"/>
    <w:qFormat/>
    <w:rPr>
      <w:rFonts w:ascii="Arial" w:hAnsi="Arial"/>
      <w:b/>
      <w:sz w:val="24"/>
    </w:rPr>
  </w:style>
  <w:style w:type="character" w:customStyle="1" w:styleId="20">
    <w:name w:val="标题 2 字符"/>
    <w:basedOn w:val="a0"/>
    <w:link w:val="2"/>
    <w:semiHidden/>
    <w:qFormat/>
    <w:rPr>
      <w:rFonts w:asciiTheme="majorHAnsi" w:eastAsiaTheme="majorEastAsia" w:hAnsiTheme="majorHAnsi" w:cstheme="majorBidi"/>
      <w:b/>
      <w:bCs/>
      <w:kern w:val="2"/>
      <w:sz w:val="32"/>
      <w:szCs w:val="32"/>
    </w:rPr>
  </w:style>
  <w:style w:type="character" w:customStyle="1" w:styleId="30">
    <w:name w:val="标题 3 字符"/>
    <w:basedOn w:val="a0"/>
    <w:link w:val="3"/>
    <w:qFormat/>
    <w:rPr>
      <w:b/>
      <w:bCs/>
      <w:kern w:val="2"/>
      <w:sz w:val="32"/>
      <w:szCs w:val="32"/>
    </w:rPr>
  </w:style>
  <w:style w:type="character" w:customStyle="1" w:styleId="40">
    <w:name w:val="标题 4 字符"/>
    <w:basedOn w:val="a0"/>
    <w:link w:val="4"/>
    <w:qFormat/>
    <w:rPr>
      <w:rFonts w:asciiTheme="majorHAnsi" w:eastAsiaTheme="majorEastAsia" w:hAnsiTheme="majorHAnsi" w:cstheme="majorBidi"/>
      <w:b/>
      <w:bCs/>
      <w:kern w:val="2"/>
      <w:sz w:val="28"/>
      <w:szCs w:val="28"/>
    </w:rPr>
  </w:style>
  <w:style w:type="character" w:styleId="afd">
    <w:name w:val="Placeholder Text"/>
    <w:basedOn w:val="a0"/>
    <w:uiPriority w:val="99"/>
    <w:semiHidden/>
    <w:qFormat/>
    <w:rPr>
      <w:color w:val="808080"/>
    </w:rPr>
  </w:style>
  <w:style w:type="character" w:customStyle="1" w:styleId="HTML0">
    <w:name w:val="HTML 预设格式 字符"/>
    <w:basedOn w:val="a0"/>
    <w:link w:val="HTML"/>
    <w:uiPriority w:val="99"/>
    <w:qFormat/>
    <w:rPr>
      <w:rFonts w:ascii="宋体" w:hAnsi="宋体" w:cs="宋体"/>
      <w:sz w:val="24"/>
      <w:szCs w:val="24"/>
    </w:rPr>
  </w:style>
  <w:style w:type="character" w:customStyle="1" w:styleId="apple-converted-space">
    <w:name w:val="apple-converted-space"/>
    <w:basedOn w:val="a0"/>
    <w:qFormat/>
  </w:style>
  <w:style w:type="character" w:customStyle="1" w:styleId="tracking-ad">
    <w:name w:val="tracking-ad"/>
    <w:basedOn w:val="a0"/>
    <w:qFormat/>
  </w:style>
  <w:style w:type="character" w:customStyle="1" w:styleId="keyword">
    <w:name w:val="keyword"/>
    <w:basedOn w:val="a0"/>
    <w:qFormat/>
  </w:style>
  <w:style w:type="paragraph" w:customStyle="1" w:styleId="24">
    <w:name w:val="修订2"/>
    <w:hidden/>
    <w:uiPriority w:val="99"/>
    <w:semiHidden/>
    <w:qFormat/>
    <w:rPr>
      <w:kern w:val="2"/>
      <w:sz w:val="28"/>
    </w:rPr>
  </w:style>
  <w:style w:type="character" w:customStyle="1" w:styleId="hljs-attribute">
    <w:name w:val="hljs-attribute"/>
    <w:basedOn w:val="a0"/>
    <w:rsid w:val="001A60E9"/>
  </w:style>
  <w:style w:type="paragraph" w:styleId="afe">
    <w:name w:val="Revision"/>
    <w:hidden/>
    <w:uiPriority w:val="99"/>
    <w:semiHidden/>
    <w:rsid w:val="00DF2F4C"/>
    <w:rPr>
      <w:kern w:val="2"/>
      <w:sz w:val="28"/>
    </w:rPr>
  </w:style>
  <w:style w:type="character" w:customStyle="1" w:styleId="time">
    <w:name w:val="time"/>
    <w:basedOn w:val="a0"/>
    <w:rsid w:val="00E02C93"/>
  </w:style>
  <w:style w:type="character" w:customStyle="1" w:styleId="Char">
    <w:name w:val="批注文字 Char"/>
    <w:uiPriority w:val="99"/>
    <w:semiHidden/>
    <w:rsid w:val="00AC4ABE"/>
    <w:rPr>
      <w:rFonts w:ascii="Times New Roman" w:hAnsi="Times New Roman"/>
      <w:noProof/>
      <w:sz w:val="21"/>
    </w:rPr>
  </w:style>
  <w:style w:type="character" w:customStyle="1" w:styleId="a8">
    <w:name w:val="题注 字符"/>
    <w:link w:val="a7"/>
    <w:uiPriority w:val="35"/>
    <w:locked/>
    <w:rsid w:val="00AC4ABE"/>
    <w:rPr>
      <w:rFonts w:ascii="Cambria" w:eastAsia="黑体" w:hAnsi="Cambria"/>
      <w:kern w:val="2"/>
    </w:rPr>
  </w:style>
  <w:style w:type="character" w:customStyle="1" w:styleId="description">
    <w:name w:val="description"/>
    <w:basedOn w:val="a0"/>
    <w:rsid w:val="000077E1"/>
  </w:style>
  <w:style w:type="character" w:customStyle="1" w:styleId="fontstyle0">
    <w:name w:val="fontstyle0"/>
    <w:basedOn w:val="a0"/>
    <w:rsid w:val="00CB5C12"/>
  </w:style>
  <w:style w:type="character" w:customStyle="1" w:styleId="fontstyle2">
    <w:name w:val="fontstyle2"/>
    <w:basedOn w:val="a0"/>
    <w:rsid w:val="00CB5C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641164">
      <w:bodyDiv w:val="1"/>
      <w:marLeft w:val="0"/>
      <w:marRight w:val="0"/>
      <w:marTop w:val="0"/>
      <w:marBottom w:val="0"/>
      <w:divBdr>
        <w:top w:val="none" w:sz="0" w:space="0" w:color="auto"/>
        <w:left w:val="none" w:sz="0" w:space="0" w:color="auto"/>
        <w:bottom w:val="none" w:sz="0" w:space="0" w:color="auto"/>
        <w:right w:val="none" w:sz="0" w:space="0" w:color="auto"/>
      </w:divBdr>
    </w:div>
    <w:div w:id="68622175">
      <w:bodyDiv w:val="1"/>
      <w:marLeft w:val="0"/>
      <w:marRight w:val="0"/>
      <w:marTop w:val="0"/>
      <w:marBottom w:val="0"/>
      <w:divBdr>
        <w:top w:val="none" w:sz="0" w:space="0" w:color="auto"/>
        <w:left w:val="none" w:sz="0" w:space="0" w:color="auto"/>
        <w:bottom w:val="none" w:sz="0" w:space="0" w:color="auto"/>
        <w:right w:val="none" w:sz="0" w:space="0" w:color="auto"/>
      </w:divBdr>
      <w:divsChild>
        <w:div w:id="88357399">
          <w:marLeft w:val="0"/>
          <w:marRight w:val="0"/>
          <w:marTop w:val="0"/>
          <w:marBottom w:val="0"/>
          <w:divBdr>
            <w:top w:val="none" w:sz="0" w:space="0" w:color="auto"/>
            <w:left w:val="none" w:sz="0" w:space="0" w:color="auto"/>
            <w:bottom w:val="none" w:sz="0" w:space="0" w:color="auto"/>
            <w:right w:val="none" w:sz="0" w:space="0" w:color="auto"/>
          </w:divBdr>
          <w:divsChild>
            <w:div w:id="12464872">
              <w:marLeft w:val="0"/>
              <w:marRight w:val="0"/>
              <w:marTop w:val="0"/>
              <w:marBottom w:val="0"/>
              <w:divBdr>
                <w:top w:val="none" w:sz="0" w:space="0" w:color="auto"/>
                <w:left w:val="none" w:sz="0" w:space="0" w:color="auto"/>
                <w:bottom w:val="none" w:sz="0" w:space="0" w:color="auto"/>
                <w:right w:val="none" w:sz="0" w:space="0" w:color="auto"/>
              </w:divBdr>
              <w:divsChild>
                <w:div w:id="1658219597">
                  <w:marLeft w:val="0"/>
                  <w:marRight w:val="0"/>
                  <w:marTop w:val="0"/>
                  <w:marBottom w:val="0"/>
                  <w:divBdr>
                    <w:top w:val="none" w:sz="0" w:space="0" w:color="auto"/>
                    <w:left w:val="none" w:sz="0" w:space="0" w:color="auto"/>
                    <w:bottom w:val="none" w:sz="0" w:space="0" w:color="auto"/>
                    <w:right w:val="none" w:sz="0" w:space="0" w:color="auto"/>
                  </w:divBdr>
                  <w:divsChild>
                    <w:div w:id="1952931642">
                      <w:marLeft w:val="0"/>
                      <w:marRight w:val="0"/>
                      <w:marTop w:val="0"/>
                      <w:marBottom w:val="0"/>
                      <w:divBdr>
                        <w:top w:val="none" w:sz="0" w:space="0" w:color="auto"/>
                        <w:left w:val="none" w:sz="0" w:space="0" w:color="auto"/>
                        <w:bottom w:val="none" w:sz="0" w:space="0" w:color="auto"/>
                        <w:right w:val="none" w:sz="0" w:space="0" w:color="auto"/>
                      </w:divBdr>
                      <w:divsChild>
                        <w:div w:id="583539300">
                          <w:marLeft w:val="0"/>
                          <w:marRight w:val="0"/>
                          <w:marTop w:val="0"/>
                          <w:marBottom w:val="0"/>
                          <w:divBdr>
                            <w:top w:val="none" w:sz="0" w:space="0" w:color="auto"/>
                            <w:left w:val="none" w:sz="0" w:space="0" w:color="auto"/>
                            <w:bottom w:val="none" w:sz="0" w:space="0" w:color="auto"/>
                            <w:right w:val="none" w:sz="0" w:space="0" w:color="auto"/>
                          </w:divBdr>
                          <w:divsChild>
                            <w:div w:id="208903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4676171">
          <w:marLeft w:val="0"/>
          <w:marRight w:val="150"/>
          <w:marTop w:val="255"/>
          <w:marBottom w:val="0"/>
          <w:divBdr>
            <w:top w:val="none" w:sz="0" w:space="0" w:color="auto"/>
            <w:left w:val="none" w:sz="0" w:space="0" w:color="auto"/>
            <w:bottom w:val="none" w:sz="0" w:space="0" w:color="auto"/>
            <w:right w:val="none" w:sz="0" w:space="0" w:color="auto"/>
          </w:divBdr>
          <w:divsChild>
            <w:div w:id="510220745">
              <w:marLeft w:val="0"/>
              <w:marRight w:val="0"/>
              <w:marTop w:val="0"/>
              <w:marBottom w:val="0"/>
              <w:divBdr>
                <w:top w:val="none" w:sz="0" w:space="0" w:color="auto"/>
                <w:left w:val="none" w:sz="0" w:space="0" w:color="auto"/>
                <w:bottom w:val="none" w:sz="0" w:space="0" w:color="auto"/>
                <w:right w:val="none" w:sz="0" w:space="0" w:color="auto"/>
              </w:divBdr>
            </w:div>
          </w:divsChild>
        </w:div>
        <w:div w:id="383061870">
          <w:marLeft w:val="0"/>
          <w:marRight w:val="150"/>
          <w:marTop w:val="255"/>
          <w:marBottom w:val="0"/>
          <w:divBdr>
            <w:top w:val="none" w:sz="0" w:space="0" w:color="auto"/>
            <w:left w:val="none" w:sz="0" w:space="0" w:color="auto"/>
            <w:bottom w:val="none" w:sz="0" w:space="0" w:color="auto"/>
            <w:right w:val="none" w:sz="0" w:space="0" w:color="auto"/>
          </w:divBdr>
          <w:divsChild>
            <w:div w:id="90779982">
              <w:marLeft w:val="0"/>
              <w:marRight w:val="0"/>
              <w:marTop w:val="0"/>
              <w:marBottom w:val="0"/>
              <w:divBdr>
                <w:top w:val="none" w:sz="0" w:space="0" w:color="auto"/>
                <w:left w:val="none" w:sz="0" w:space="0" w:color="auto"/>
                <w:bottom w:val="none" w:sz="0" w:space="0" w:color="auto"/>
                <w:right w:val="none" w:sz="0" w:space="0" w:color="auto"/>
              </w:divBdr>
            </w:div>
          </w:divsChild>
        </w:div>
        <w:div w:id="868179774">
          <w:marLeft w:val="0"/>
          <w:marRight w:val="0"/>
          <w:marTop w:val="0"/>
          <w:marBottom w:val="0"/>
          <w:divBdr>
            <w:top w:val="none" w:sz="0" w:space="0" w:color="auto"/>
            <w:left w:val="none" w:sz="0" w:space="0" w:color="auto"/>
            <w:bottom w:val="none" w:sz="0" w:space="0" w:color="auto"/>
            <w:right w:val="none" w:sz="0" w:space="0" w:color="auto"/>
          </w:divBdr>
          <w:divsChild>
            <w:div w:id="800340180">
              <w:marLeft w:val="0"/>
              <w:marRight w:val="0"/>
              <w:marTop w:val="0"/>
              <w:marBottom w:val="0"/>
              <w:divBdr>
                <w:top w:val="none" w:sz="0" w:space="0" w:color="auto"/>
                <w:left w:val="none" w:sz="0" w:space="0" w:color="auto"/>
                <w:bottom w:val="none" w:sz="0" w:space="0" w:color="auto"/>
                <w:right w:val="none" w:sz="0" w:space="0" w:color="auto"/>
              </w:divBdr>
              <w:divsChild>
                <w:div w:id="2090543839">
                  <w:marLeft w:val="0"/>
                  <w:marRight w:val="0"/>
                  <w:marTop w:val="0"/>
                  <w:marBottom w:val="0"/>
                  <w:divBdr>
                    <w:top w:val="none" w:sz="0" w:space="0" w:color="auto"/>
                    <w:left w:val="none" w:sz="0" w:space="0" w:color="auto"/>
                    <w:bottom w:val="none" w:sz="0" w:space="0" w:color="auto"/>
                    <w:right w:val="none" w:sz="0" w:space="0" w:color="auto"/>
                  </w:divBdr>
                  <w:divsChild>
                    <w:div w:id="1637373224">
                      <w:marLeft w:val="0"/>
                      <w:marRight w:val="0"/>
                      <w:marTop w:val="0"/>
                      <w:marBottom w:val="0"/>
                      <w:divBdr>
                        <w:top w:val="none" w:sz="0" w:space="0" w:color="auto"/>
                        <w:left w:val="none" w:sz="0" w:space="0" w:color="auto"/>
                        <w:bottom w:val="none" w:sz="0" w:space="0" w:color="auto"/>
                        <w:right w:val="none" w:sz="0" w:space="0" w:color="auto"/>
                      </w:divBdr>
                      <w:divsChild>
                        <w:div w:id="1134786130">
                          <w:marLeft w:val="0"/>
                          <w:marRight w:val="0"/>
                          <w:marTop w:val="0"/>
                          <w:marBottom w:val="0"/>
                          <w:divBdr>
                            <w:top w:val="none" w:sz="0" w:space="0" w:color="auto"/>
                            <w:left w:val="none" w:sz="0" w:space="0" w:color="auto"/>
                            <w:bottom w:val="none" w:sz="0" w:space="0" w:color="auto"/>
                            <w:right w:val="none" w:sz="0" w:space="0" w:color="auto"/>
                          </w:divBdr>
                          <w:divsChild>
                            <w:div w:id="1993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5910782">
          <w:marLeft w:val="0"/>
          <w:marRight w:val="150"/>
          <w:marTop w:val="255"/>
          <w:marBottom w:val="0"/>
          <w:divBdr>
            <w:top w:val="none" w:sz="0" w:space="0" w:color="auto"/>
            <w:left w:val="none" w:sz="0" w:space="0" w:color="auto"/>
            <w:bottom w:val="none" w:sz="0" w:space="0" w:color="auto"/>
            <w:right w:val="none" w:sz="0" w:space="0" w:color="auto"/>
          </w:divBdr>
          <w:divsChild>
            <w:div w:id="72120390">
              <w:marLeft w:val="0"/>
              <w:marRight w:val="0"/>
              <w:marTop w:val="0"/>
              <w:marBottom w:val="0"/>
              <w:divBdr>
                <w:top w:val="none" w:sz="0" w:space="0" w:color="auto"/>
                <w:left w:val="none" w:sz="0" w:space="0" w:color="auto"/>
                <w:bottom w:val="none" w:sz="0" w:space="0" w:color="auto"/>
                <w:right w:val="none" w:sz="0" w:space="0" w:color="auto"/>
              </w:divBdr>
            </w:div>
          </w:divsChild>
        </w:div>
        <w:div w:id="1435131147">
          <w:marLeft w:val="0"/>
          <w:marRight w:val="0"/>
          <w:marTop w:val="0"/>
          <w:marBottom w:val="0"/>
          <w:divBdr>
            <w:top w:val="none" w:sz="0" w:space="0" w:color="auto"/>
            <w:left w:val="none" w:sz="0" w:space="0" w:color="auto"/>
            <w:bottom w:val="none" w:sz="0" w:space="0" w:color="auto"/>
            <w:right w:val="none" w:sz="0" w:space="0" w:color="auto"/>
          </w:divBdr>
          <w:divsChild>
            <w:div w:id="742337618">
              <w:marLeft w:val="0"/>
              <w:marRight w:val="0"/>
              <w:marTop w:val="0"/>
              <w:marBottom w:val="0"/>
              <w:divBdr>
                <w:top w:val="none" w:sz="0" w:space="0" w:color="auto"/>
                <w:left w:val="none" w:sz="0" w:space="0" w:color="auto"/>
                <w:bottom w:val="none" w:sz="0" w:space="0" w:color="auto"/>
                <w:right w:val="none" w:sz="0" w:space="0" w:color="auto"/>
              </w:divBdr>
              <w:divsChild>
                <w:div w:id="1337339368">
                  <w:marLeft w:val="0"/>
                  <w:marRight w:val="0"/>
                  <w:marTop w:val="0"/>
                  <w:marBottom w:val="0"/>
                  <w:divBdr>
                    <w:top w:val="none" w:sz="0" w:space="0" w:color="auto"/>
                    <w:left w:val="none" w:sz="0" w:space="0" w:color="auto"/>
                    <w:bottom w:val="none" w:sz="0" w:space="0" w:color="auto"/>
                    <w:right w:val="none" w:sz="0" w:space="0" w:color="auto"/>
                  </w:divBdr>
                  <w:divsChild>
                    <w:div w:id="1080827935">
                      <w:marLeft w:val="0"/>
                      <w:marRight w:val="0"/>
                      <w:marTop w:val="0"/>
                      <w:marBottom w:val="0"/>
                      <w:divBdr>
                        <w:top w:val="none" w:sz="0" w:space="0" w:color="auto"/>
                        <w:left w:val="none" w:sz="0" w:space="0" w:color="auto"/>
                        <w:bottom w:val="none" w:sz="0" w:space="0" w:color="auto"/>
                        <w:right w:val="none" w:sz="0" w:space="0" w:color="auto"/>
                      </w:divBdr>
                      <w:divsChild>
                        <w:div w:id="1846431134">
                          <w:marLeft w:val="0"/>
                          <w:marRight w:val="0"/>
                          <w:marTop w:val="0"/>
                          <w:marBottom w:val="0"/>
                          <w:divBdr>
                            <w:top w:val="none" w:sz="0" w:space="0" w:color="auto"/>
                            <w:left w:val="none" w:sz="0" w:space="0" w:color="auto"/>
                            <w:bottom w:val="none" w:sz="0" w:space="0" w:color="auto"/>
                            <w:right w:val="none" w:sz="0" w:space="0" w:color="auto"/>
                          </w:divBdr>
                          <w:divsChild>
                            <w:div w:id="202127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2991080">
          <w:marLeft w:val="0"/>
          <w:marRight w:val="0"/>
          <w:marTop w:val="0"/>
          <w:marBottom w:val="0"/>
          <w:divBdr>
            <w:top w:val="none" w:sz="0" w:space="0" w:color="auto"/>
            <w:left w:val="none" w:sz="0" w:space="0" w:color="auto"/>
            <w:bottom w:val="none" w:sz="0" w:space="0" w:color="auto"/>
            <w:right w:val="none" w:sz="0" w:space="0" w:color="auto"/>
          </w:divBdr>
          <w:divsChild>
            <w:div w:id="48312202">
              <w:marLeft w:val="0"/>
              <w:marRight w:val="0"/>
              <w:marTop w:val="0"/>
              <w:marBottom w:val="30"/>
              <w:divBdr>
                <w:top w:val="none" w:sz="0" w:space="0" w:color="auto"/>
                <w:left w:val="none" w:sz="0" w:space="0" w:color="auto"/>
                <w:bottom w:val="none" w:sz="0" w:space="0" w:color="auto"/>
                <w:right w:val="none" w:sz="0" w:space="0" w:color="auto"/>
              </w:divBdr>
            </w:div>
            <w:div w:id="1227763308">
              <w:marLeft w:val="0"/>
              <w:marRight w:val="0"/>
              <w:marTop w:val="0"/>
              <w:marBottom w:val="0"/>
              <w:divBdr>
                <w:top w:val="none" w:sz="0" w:space="0" w:color="auto"/>
                <w:left w:val="none" w:sz="0" w:space="0" w:color="auto"/>
                <w:bottom w:val="none" w:sz="0" w:space="0" w:color="auto"/>
                <w:right w:val="none" w:sz="0" w:space="0" w:color="auto"/>
              </w:divBdr>
              <w:divsChild>
                <w:div w:id="2052529830">
                  <w:marLeft w:val="0"/>
                  <w:marRight w:val="0"/>
                  <w:marTop w:val="0"/>
                  <w:marBottom w:val="0"/>
                  <w:divBdr>
                    <w:top w:val="none" w:sz="0" w:space="0" w:color="auto"/>
                    <w:left w:val="none" w:sz="0" w:space="0" w:color="auto"/>
                    <w:bottom w:val="none" w:sz="0" w:space="0" w:color="auto"/>
                    <w:right w:val="none" w:sz="0" w:space="0" w:color="auto"/>
                  </w:divBdr>
                  <w:divsChild>
                    <w:div w:id="685912190">
                      <w:marLeft w:val="0"/>
                      <w:marRight w:val="0"/>
                      <w:marTop w:val="0"/>
                      <w:marBottom w:val="0"/>
                      <w:divBdr>
                        <w:top w:val="none" w:sz="0" w:space="0" w:color="auto"/>
                        <w:left w:val="none" w:sz="0" w:space="0" w:color="auto"/>
                        <w:bottom w:val="none" w:sz="0" w:space="0" w:color="auto"/>
                        <w:right w:val="none" w:sz="0" w:space="0" w:color="auto"/>
                      </w:divBdr>
                      <w:divsChild>
                        <w:div w:id="1935627574">
                          <w:marLeft w:val="0"/>
                          <w:marRight w:val="0"/>
                          <w:marTop w:val="0"/>
                          <w:marBottom w:val="0"/>
                          <w:divBdr>
                            <w:top w:val="none" w:sz="0" w:space="0" w:color="auto"/>
                            <w:left w:val="none" w:sz="0" w:space="0" w:color="auto"/>
                            <w:bottom w:val="none" w:sz="0" w:space="0" w:color="auto"/>
                            <w:right w:val="none" w:sz="0" w:space="0" w:color="auto"/>
                          </w:divBdr>
                          <w:divsChild>
                            <w:div w:id="168612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636349">
      <w:bodyDiv w:val="1"/>
      <w:marLeft w:val="0"/>
      <w:marRight w:val="0"/>
      <w:marTop w:val="0"/>
      <w:marBottom w:val="0"/>
      <w:divBdr>
        <w:top w:val="none" w:sz="0" w:space="0" w:color="auto"/>
        <w:left w:val="none" w:sz="0" w:space="0" w:color="auto"/>
        <w:bottom w:val="none" w:sz="0" w:space="0" w:color="auto"/>
        <w:right w:val="none" w:sz="0" w:space="0" w:color="auto"/>
      </w:divBdr>
      <w:divsChild>
        <w:div w:id="450781225">
          <w:marLeft w:val="0"/>
          <w:marRight w:val="0"/>
          <w:marTop w:val="0"/>
          <w:marBottom w:val="225"/>
          <w:divBdr>
            <w:top w:val="none" w:sz="0" w:space="0" w:color="auto"/>
            <w:left w:val="none" w:sz="0" w:space="0" w:color="auto"/>
            <w:bottom w:val="none" w:sz="0" w:space="0" w:color="auto"/>
            <w:right w:val="none" w:sz="0" w:space="0" w:color="auto"/>
          </w:divBdr>
        </w:div>
        <w:div w:id="729614097">
          <w:marLeft w:val="0"/>
          <w:marRight w:val="0"/>
          <w:marTop w:val="0"/>
          <w:marBottom w:val="225"/>
          <w:divBdr>
            <w:top w:val="none" w:sz="0" w:space="0" w:color="auto"/>
            <w:left w:val="none" w:sz="0" w:space="0" w:color="auto"/>
            <w:bottom w:val="none" w:sz="0" w:space="0" w:color="auto"/>
            <w:right w:val="none" w:sz="0" w:space="0" w:color="auto"/>
          </w:divBdr>
        </w:div>
        <w:div w:id="282542592">
          <w:marLeft w:val="0"/>
          <w:marRight w:val="0"/>
          <w:marTop w:val="0"/>
          <w:marBottom w:val="225"/>
          <w:divBdr>
            <w:top w:val="none" w:sz="0" w:space="0" w:color="auto"/>
            <w:left w:val="none" w:sz="0" w:space="0" w:color="auto"/>
            <w:bottom w:val="none" w:sz="0" w:space="0" w:color="auto"/>
            <w:right w:val="none" w:sz="0" w:space="0" w:color="auto"/>
          </w:divBdr>
        </w:div>
      </w:divsChild>
    </w:div>
    <w:div w:id="159587860">
      <w:bodyDiv w:val="1"/>
      <w:marLeft w:val="0"/>
      <w:marRight w:val="0"/>
      <w:marTop w:val="0"/>
      <w:marBottom w:val="0"/>
      <w:divBdr>
        <w:top w:val="none" w:sz="0" w:space="0" w:color="auto"/>
        <w:left w:val="none" w:sz="0" w:space="0" w:color="auto"/>
        <w:bottom w:val="none" w:sz="0" w:space="0" w:color="auto"/>
        <w:right w:val="none" w:sz="0" w:space="0" w:color="auto"/>
      </w:divBdr>
    </w:div>
    <w:div w:id="212816505">
      <w:bodyDiv w:val="1"/>
      <w:marLeft w:val="0"/>
      <w:marRight w:val="0"/>
      <w:marTop w:val="0"/>
      <w:marBottom w:val="0"/>
      <w:divBdr>
        <w:top w:val="none" w:sz="0" w:space="0" w:color="auto"/>
        <w:left w:val="none" w:sz="0" w:space="0" w:color="auto"/>
        <w:bottom w:val="none" w:sz="0" w:space="0" w:color="auto"/>
        <w:right w:val="none" w:sz="0" w:space="0" w:color="auto"/>
      </w:divBdr>
    </w:div>
    <w:div w:id="266429650">
      <w:bodyDiv w:val="1"/>
      <w:marLeft w:val="0"/>
      <w:marRight w:val="0"/>
      <w:marTop w:val="0"/>
      <w:marBottom w:val="0"/>
      <w:divBdr>
        <w:top w:val="none" w:sz="0" w:space="0" w:color="auto"/>
        <w:left w:val="none" w:sz="0" w:space="0" w:color="auto"/>
        <w:bottom w:val="none" w:sz="0" w:space="0" w:color="auto"/>
        <w:right w:val="none" w:sz="0" w:space="0" w:color="auto"/>
      </w:divBdr>
      <w:divsChild>
        <w:div w:id="1095128287">
          <w:marLeft w:val="0"/>
          <w:marRight w:val="0"/>
          <w:marTop w:val="0"/>
          <w:marBottom w:val="0"/>
          <w:divBdr>
            <w:top w:val="none" w:sz="0" w:space="0" w:color="auto"/>
            <w:left w:val="none" w:sz="0" w:space="0" w:color="auto"/>
            <w:bottom w:val="none" w:sz="0" w:space="0" w:color="auto"/>
            <w:right w:val="none" w:sz="0" w:space="0" w:color="auto"/>
          </w:divBdr>
          <w:divsChild>
            <w:div w:id="75582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455205">
      <w:bodyDiv w:val="1"/>
      <w:marLeft w:val="0"/>
      <w:marRight w:val="0"/>
      <w:marTop w:val="0"/>
      <w:marBottom w:val="0"/>
      <w:divBdr>
        <w:top w:val="none" w:sz="0" w:space="0" w:color="auto"/>
        <w:left w:val="none" w:sz="0" w:space="0" w:color="auto"/>
        <w:bottom w:val="none" w:sz="0" w:space="0" w:color="auto"/>
        <w:right w:val="none" w:sz="0" w:space="0" w:color="auto"/>
      </w:divBdr>
    </w:div>
    <w:div w:id="309866320">
      <w:bodyDiv w:val="1"/>
      <w:marLeft w:val="0"/>
      <w:marRight w:val="0"/>
      <w:marTop w:val="0"/>
      <w:marBottom w:val="0"/>
      <w:divBdr>
        <w:top w:val="none" w:sz="0" w:space="0" w:color="auto"/>
        <w:left w:val="none" w:sz="0" w:space="0" w:color="auto"/>
        <w:bottom w:val="none" w:sz="0" w:space="0" w:color="auto"/>
        <w:right w:val="none" w:sz="0" w:space="0" w:color="auto"/>
      </w:divBdr>
    </w:div>
    <w:div w:id="338772618">
      <w:bodyDiv w:val="1"/>
      <w:marLeft w:val="0"/>
      <w:marRight w:val="0"/>
      <w:marTop w:val="0"/>
      <w:marBottom w:val="0"/>
      <w:divBdr>
        <w:top w:val="none" w:sz="0" w:space="0" w:color="auto"/>
        <w:left w:val="none" w:sz="0" w:space="0" w:color="auto"/>
        <w:bottom w:val="none" w:sz="0" w:space="0" w:color="auto"/>
        <w:right w:val="none" w:sz="0" w:space="0" w:color="auto"/>
      </w:divBdr>
    </w:div>
    <w:div w:id="423380178">
      <w:bodyDiv w:val="1"/>
      <w:marLeft w:val="0"/>
      <w:marRight w:val="0"/>
      <w:marTop w:val="0"/>
      <w:marBottom w:val="0"/>
      <w:divBdr>
        <w:top w:val="none" w:sz="0" w:space="0" w:color="auto"/>
        <w:left w:val="none" w:sz="0" w:space="0" w:color="auto"/>
        <w:bottom w:val="none" w:sz="0" w:space="0" w:color="auto"/>
        <w:right w:val="none" w:sz="0" w:space="0" w:color="auto"/>
      </w:divBdr>
    </w:div>
    <w:div w:id="432286484">
      <w:bodyDiv w:val="1"/>
      <w:marLeft w:val="0"/>
      <w:marRight w:val="0"/>
      <w:marTop w:val="0"/>
      <w:marBottom w:val="0"/>
      <w:divBdr>
        <w:top w:val="none" w:sz="0" w:space="0" w:color="auto"/>
        <w:left w:val="none" w:sz="0" w:space="0" w:color="auto"/>
        <w:bottom w:val="none" w:sz="0" w:space="0" w:color="auto"/>
        <w:right w:val="none" w:sz="0" w:space="0" w:color="auto"/>
      </w:divBdr>
    </w:div>
    <w:div w:id="435827632">
      <w:bodyDiv w:val="1"/>
      <w:marLeft w:val="0"/>
      <w:marRight w:val="0"/>
      <w:marTop w:val="0"/>
      <w:marBottom w:val="0"/>
      <w:divBdr>
        <w:top w:val="none" w:sz="0" w:space="0" w:color="auto"/>
        <w:left w:val="none" w:sz="0" w:space="0" w:color="auto"/>
        <w:bottom w:val="none" w:sz="0" w:space="0" w:color="auto"/>
        <w:right w:val="none" w:sz="0" w:space="0" w:color="auto"/>
      </w:divBdr>
      <w:divsChild>
        <w:div w:id="950162482">
          <w:marLeft w:val="0"/>
          <w:marRight w:val="0"/>
          <w:marTop w:val="0"/>
          <w:marBottom w:val="0"/>
          <w:divBdr>
            <w:top w:val="none" w:sz="0" w:space="0" w:color="auto"/>
            <w:left w:val="none" w:sz="0" w:space="0" w:color="auto"/>
            <w:bottom w:val="none" w:sz="0" w:space="0" w:color="auto"/>
            <w:right w:val="none" w:sz="0" w:space="0" w:color="auto"/>
          </w:divBdr>
          <w:divsChild>
            <w:div w:id="153269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17537">
      <w:bodyDiv w:val="1"/>
      <w:marLeft w:val="0"/>
      <w:marRight w:val="0"/>
      <w:marTop w:val="0"/>
      <w:marBottom w:val="0"/>
      <w:divBdr>
        <w:top w:val="none" w:sz="0" w:space="0" w:color="auto"/>
        <w:left w:val="none" w:sz="0" w:space="0" w:color="auto"/>
        <w:bottom w:val="none" w:sz="0" w:space="0" w:color="auto"/>
        <w:right w:val="none" w:sz="0" w:space="0" w:color="auto"/>
      </w:divBdr>
      <w:divsChild>
        <w:div w:id="855385682">
          <w:marLeft w:val="0"/>
          <w:marRight w:val="0"/>
          <w:marTop w:val="0"/>
          <w:marBottom w:val="0"/>
          <w:divBdr>
            <w:top w:val="none" w:sz="0" w:space="0" w:color="auto"/>
            <w:left w:val="none" w:sz="0" w:space="0" w:color="auto"/>
            <w:bottom w:val="none" w:sz="0" w:space="0" w:color="auto"/>
            <w:right w:val="none" w:sz="0" w:space="0" w:color="auto"/>
          </w:divBdr>
          <w:divsChild>
            <w:div w:id="116466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142675">
      <w:bodyDiv w:val="1"/>
      <w:marLeft w:val="0"/>
      <w:marRight w:val="0"/>
      <w:marTop w:val="0"/>
      <w:marBottom w:val="0"/>
      <w:divBdr>
        <w:top w:val="none" w:sz="0" w:space="0" w:color="auto"/>
        <w:left w:val="none" w:sz="0" w:space="0" w:color="auto"/>
        <w:bottom w:val="none" w:sz="0" w:space="0" w:color="auto"/>
        <w:right w:val="none" w:sz="0" w:space="0" w:color="auto"/>
      </w:divBdr>
    </w:div>
    <w:div w:id="513880076">
      <w:bodyDiv w:val="1"/>
      <w:marLeft w:val="0"/>
      <w:marRight w:val="0"/>
      <w:marTop w:val="0"/>
      <w:marBottom w:val="0"/>
      <w:divBdr>
        <w:top w:val="none" w:sz="0" w:space="0" w:color="auto"/>
        <w:left w:val="none" w:sz="0" w:space="0" w:color="auto"/>
        <w:bottom w:val="none" w:sz="0" w:space="0" w:color="auto"/>
        <w:right w:val="none" w:sz="0" w:space="0" w:color="auto"/>
      </w:divBdr>
    </w:div>
    <w:div w:id="528956954">
      <w:bodyDiv w:val="1"/>
      <w:marLeft w:val="0"/>
      <w:marRight w:val="0"/>
      <w:marTop w:val="0"/>
      <w:marBottom w:val="0"/>
      <w:divBdr>
        <w:top w:val="none" w:sz="0" w:space="0" w:color="auto"/>
        <w:left w:val="none" w:sz="0" w:space="0" w:color="auto"/>
        <w:bottom w:val="none" w:sz="0" w:space="0" w:color="auto"/>
        <w:right w:val="none" w:sz="0" w:space="0" w:color="auto"/>
      </w:divBdr>
    </w:div>
    <w:div w:id="629556527">
      <w:bodyDiv w:val="1"/>
      <w:marLeft w:val="0"/>
      <w:marRight w:val="0"/>
      <w:marTop w:val="0"/>
      <w:marBottom w:val="0"/>
      <w:divBdr>
        <w:top w:val="none" w:sz="0" w:space="0" w:color="auto"/>
        <w:left w:val="none" w:sz="0" w:space="0" w:color="auto"/>
        <w:bottom w:val="none" w:sz="0" w:space="0" w:color="auto"/>
        <w:right w:val="none" w:sz="0" w:space="0" w:color="auto"/>
      </w:divBdr>
    </w:div>
    <w:div w:id="728504928">
      <w:bodyDiv w:val="1"/>
      <w:marLeft w:val="0"/>
      <w:marRight w:val="0"/>
      <w:marTop w:val="0"/>
      <w:marBottom w:val="0"/>
      <w:divBdr>
        <w:top w:val="none" w:sz="0" w:space="0" w:color="auto"/>
        <w:left w:val="none" w:sz="0" w:space="0" w:color="auto"/>
        <w:bottom w:val="none" w:sz="0" w:space="0" w:color="auto"/>
        <w:right w:val="none" w:sz="0" w:space="0" w:color="auto"/>
      </w:divBdr>
      <w:divsChild>
        <w:div w:id="45421560">
          <w:marLeft w:val="0"/>
          <w:marRight w:val="0"/>
          <w:marTop w:val="0"/>
          <w:marBottom w:val="0"/>
          <w:divBdr>
            <w:top w:val="none" w:sz="0" w:space="0" w:color="auto"/>
            <w:left w:val="none" w:sz="0" w:space="0" w:color="auto"/>
            <w:bottom w:val="none" w:sz="0" w:space="0" w:color="auto"/>
            <w:right w:val="none" w:sz="0" w:space="0" w:color="auto"/>
          </w:divBdr>
          <w:divsChild>
            <w:div w:id="79017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993824">
      <w:bodyDiv w:val="1"/>
      <w:marLeft w:val="0"/>
      <w:marRight w:val="0"/>
      <w:marTop w:val="0"/>
      <w:marBottom w:val="0"/>
      <w:divBdr>
        <w:top w:val="none" w:sz="0" w:space="0" w:color="auto"/>
        <w:left w:val="none" w:sz="0" w:space="0" w:color="auto"/>
        <w:bottom w:val="none" w:sz="0" w:space="0" w:color="auto"/>
        <w:right w:val="none" w:sz="0" w:space="0" w:color="auto"/>
      </w:divBdr>
    </w:div>
    <w:div w:id="1001466449">
      <w:bodyDiv w:val="1"/>
      <w:marLeft w:val="0"/>
      <w:marRight w:val="0"/>
      <w:marTop w:val="0"/>
      <w:marBottom w:val="0"/>
      <w:divBdr>
        <w:top w:val="none" w:sz="0" w:space="0" w:color="auto"/>
        <w:left w:val="none" w:sz="0" w:space="0" w:color="auto"/>
        <w:bottom w:val="none" w:sz="0" w:space="0" w:color="auto"/>
        <w:right w:val="none" w:sz="0" w:space="0" w:color="auto"/>
      </w:divBdr>
    </w:div>
    <w:div w:id="1136994152">
      <w:bodyDiv w:val="1"/>
      <w:marLeft w:val="0"/>
      <w:marRight w:val="0"/>
      <w:marTop w:val="0"/>
      <w:marBottom w:val="0"/>
      <w:divBdr>
        <w:top w:val="none" w:sz="0" w:space="0" w:color="auto"/>
        <w:left w:val="none" w:sz="0" w:space="0" w:color="auto"/>
        <w:bottom w:val="none" w:sz="0" w:space="0" w:color="auto"/>
        <w:right w:val="none" w:sz="0" w:space="0" w:color="auto"/>
      </w:divBdr>
      <w:divsChild>
        <w:div w:id="1470394317">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158379835">
      <w:bodyDiv w:val="1"/>
      <w:marLeft w:val="0"/>
      <w:marRight w:val="0"/>
      <w:marTop w:val="0"/>
      <w:marBottom w:val="0"/>
      <w:divBdr>
        <w:top w:val="none" w:sz="0" w:space="0" w:color="auto"/>
        <w:left w:val="none" w:sz="0" w:space="0" w:color="auto"/>
        <w:bottom w:val="none" w:sz="0" w:space="0" w:color="auto"/>
        <w:right w:val="none" w:sz="0" w:space="0" w:color="auto"/>
      </w:divBdr>
      <w:divsChild>
        <w:div w:id="1837652554">
          <w:marLeft w:val="0"/>
          <w:marRight w:val="0"/>
          <w:marTop w:val="0"/>
          <w:marBottom w:val="225"/>
          <w:divBdr>
            <w:top w:val="none" w:sz="0" w:space="0" w:color="auto"/>
            <w:left w:val="none" w:sz="0" w:space="0" w:color="auto"/>
            <w:bottom w:val="none" w:sz="0" w:space="0" w:color="auto"/>
            <w:right w:val="none" w:sz="0" w:space="0" w:color="auto"/>
          </w:divBdr>
        </w:div>
        <w:div w:id="2058580715">
          <w:marLeft w:val="0"/>
          <w:marRight w:val="0"/>
          <w:marTop w:val="0"/>
          <w:marBottom w:val="225"/>
          <w:divBdr>
            <w:top w:val="none" w:sz="0" w:space="0" w:color="auto"/>
            <w:left w:val="none" w:sz="0" w:space="0" w:color="auto"/>
            <w:bottom w:val="none" w:sz="0" w:space="0" w:color="auto"/>
            <w:right w:val="none" w:sz="0" w:space="0" w:color="auto"/>
          </w:divBdr>
        </w:div>
      </w:divsChild>
    </w:div>
    <w:div w:id="1184828945">
      <w:bodyDiv w:val="1"/>
      <w:marLeft w:val="0"/>
      <w:marRight w:val="0"/>
      <w:marTop w:val="0"/>
      <w:marBottom w:val="0"/>
      <w:divBdr>
        <w:top w:val="none" w:sz="0" w:space="0" w:color="auto"/>
        <w:left w:val="none" w:sz="0" w:space="0" w:color="auto"/>
        <w:bottom w:val="none" w:sz="0" w:space="0" w:color="auto"/>
        <w:right w:val="none" w:sz="0" w:space="0" w:color="auto"/>
      </w:divBdr>
    </w:div>
    <w:div w:id="1202474103">
      <w:bodyDiv w:val="1"/>
      <w:marLeft w:val="0"/>
      <w:marRight w:val="0"/>
      <w:marTop w:val="0"/>
      <w:marBottom w:val="0"/>
      <w:divBdr>
        <w:top w:val="none" w:sz="0" w:space="0" w:color="auto"/>
        <w:left w:val="none" w:sz="0" w:space="0" w:color="auto"/>
        <w:bottom w:val="none" w:sz="0" w:space="0" w:color="auto"/>
        <w:right w:val="none" w:sz="0" w:space="0" w:color="auto"/>
      </w:divBdr>
      <w:divsChild>
        <w:div w:id="1598440726">
          <w:marLeft w:val="0"/>
          <w:marRight w:val="0"/>
          <w:marTop w:val="0"/>
          <w:marBottom w:val="225"/>
          <w:divBdr>
            <w:top w:val="none" w:sz="0" w:space="0" w:color="auto"/>
            <w:left w:val="none" w:sz="0" w:space="0" w:color="auto"/>
            <w:bottom w:val="none" w:sz="0" w:space="0" w:color="auto"/>
            <w:right w:val="none" w:sz="0" w:space="0" w:color="auto"/>
          </w:divBdr>
        </w:div>
      </w:divsChild>
    </w:div>
    <w:div w:id="1232697106">
      <w:bodyDiv w:val="1"/>
      <w:marLeft w:val="0"/>
      <w:marRight w:val="0"/>
      <w:marTop w:val="0"/>
      <w:marBottom w:val="0"/>
      <w:divBdr>
        <w:top w:val="none" w:sz="0" w:space="0" w:color="auto"/>
        <w:left w:val="none" w:sz="0" w:space="0" w:color="auto"/>
        <w:bottom w:val="none" w:sz="0" w:space="0" w:color="auto"/>
        <w:right w:val="none" w:sz="0" w:space="0" w:color="auto"/>
      </w:divBdr>
    </w:div>
    <w:div w:id="1269309739">
      <w:bodyDiv w:val="1"/>
      <w:marLeft w:val="0"/>
      <w:marRight w:val="0"/>
      <w:marTop w:val="0"/>
      <w:marBottom w:val="0"/>
      <w:divBdr>
        <w:top w:val="none" w:sz="0" w:space="0" w:color="auto"/>
        <w:left w:val="none" w:sz="0" w:space="0" w:color="auto"/>
        <w:bottom w:val="none" w:sz="0" w:space="0" w:color="auto"/>
        <w:right w:val="none" w:sz="0" w:space="0" w:color="auto"/>
      </w:divBdr>
    </w:div>
    <w:div w:id="1282347095">
      <w:bodyDiv w:val="1"/>
      <w:marLeft w:val="0"/>
      <w:marRight w:val="0"/>
      <w:marTop w:val="0"/>
      <w:marBottom w:val="0"/>
      <w:divBdr>
        <w:top w:val="none" w:sz="0" w:space="0" w:color="auto"/>
        <w:left w:val="none" w:sz="0" w:space="0" w:color="auto"/>
        <w:bottom w:val="none" w:sz="0" w:space="0" w:color="auto"/>
        <w:right w:val="none" w:sz="0" w:space="0" w:color="auto"/>
      </w:divBdr>
      <w:divsChild>
        <w:div w:id="210777101">
          <w:marLeft w:val="0"/>
          <w:marRight w:val="0"/>
          <w:marTop w:val="0"/>
          <w:marBottom w:val="0"/>
          <w:divBdr>
            <w:top w:val="none" w:sz="0" w:space="0" w:color="auto"/>
            <w:left w:val="none" w:sz="0" w:space="0" w:color="auto"/>
            <w:bottom w:val="none" w:sz="0" w:space="0" w:color="auto"/>
            <w:right w:val="none" w:sz="0" w:space="0" w:color="auto"/>
          </w:divBdr>
        </w:div>
        <w:div w:id="499397257">
          <w:marLeft w:val="0"/>
          <w:marRight w:val="0"/>
          <w:marTop w:val="0"/>
          <w:marBottom w:val="0"/>
          <w:divBdr>
            <w:top w:val="none" w:sz="0" w:space="0" w:color="auto"/>
            <w:left w:val="none" w:sz="0" w:space="0" w:color="auto"/>
            <w:bottom w:val="none" w:sz="0" w:space="0" w:color="auto"/>
            <w:right w:val="none" w:sz="0" w:space="0" w:color="auto"/>
          </w:divBdr>
        </w:div>
        <w:div w:id="770588570">
          <w:marLeft w:val="0"/>
          <w:marRight w:val="0"/>
          <w:marTop w:val="0"/>
          <w:marBottom w:val="0"/>
          <w:divBdr>
            <w:top w:val="none" w:sz="0" w:space="0" w:color="auto"/>
            <w:left w:val="none" w:sz="0" w:space="0" w:color="auto"/>
            <w:bottom w:val="none" w:sz="0" w:space="0" w:color="auto"/>
            <w:right w:val="none" w:sz="0" w:space="0" w:color="auto"/>
          </w:divBdr>
        </w:div>
        <w:div w:id="1001391537">
          <w:marLeft w:val="0"/>
          <w:marRight w:val="0"/>
          <w:marTop w:val="0"/>
          <w:marBottom w:val="0"/>
          <w:divBdr>
            <w:top w:val="none" w:sz="0" w:space="0" w:color="auto"/>
            <w:left w:val="none" w:sz="0" w:space="0" w:color="auto"/>
            <w:bottom w:val="none" w:sz="0" w:space="0" w:color="auto"/>
            <w:right w:val="none" w:sz="0" w:space="0" w:color="auto"/>
          </w:divBdr>
        </w:div>
        <w:div w:id="1247493996">
          <w:marLeft w:val="0"/>
          <w:marRight w:val="0"/>
          <w:marTop w:val="0"/>
          <w:marBottom w:val="0"/>
          <w:divBdr>
            <w:top w:val="none" w:sz="0" w:space="0" w:color="auto"/>
            <w:left w:val="none" w:sz="0" w:space="0" w:color="auto"/>
            <w:bottom w:val="none" w:sz="0" w:space="0" w:color="auto"/>
            <w:right w:val="none" w:sz="0" w:space="0" w:color="auto"/>
          </w:divBdr>
        </w:div>
        <w:div w:id="1683511284">
          <w:marLeft w:val="0"/>
          <w:marRight w:val="0"/>
          <w:marTop w:val="0"/>
          <w:marBottom w:val="0"/>
          <w:divBdr>
            <w:top w:val="none" w:sz="0" w:space="0" w:color="auto"/>
            <w:left w:val="none" w:sz="0" w:space="0" w:color="auto"/>
            <w:bottom w:val="none" w:sz="0" w:space="0" w:color="auto"/>
            <w:right w:val="none" w:sz="0" w:space="0" w:color="auto"/>
          </w:divBdr>
        </w:div>
        <w:div w:id="1857959541">
          <w:marLeft w:val="0"/>
          <w:marRight w:val="0"/>
          <w:marTop w:val="0"/>
          <w:marBottom w:val="0"/>
          <w:divBdr>
            <w:top w:val="none" w:sz="0" w:space="0" w:color="auto"/>
            <w:left w:val="none" w:sz="0" w:space="0" w:color="auto"/>
            <w:bottom w:val="none" w:sz="0" w:space="0" w:color="auto"/>
            <w:right w:val="none" w:sz="0" w:space="0" w:color="auto"/>
          </w:divBdr>
        </w:div>
        <w:div w:id="2143452344">
          <w:marLeft w:val="0"/>
          <w:marRight w:val="0"/>
          <w:marTop w:val="0"/>
          <w:marBottom w:val="0"/>
          <w:divBdr>
            <w:top w:val="none" w:sz="0" w:space="0" w:color="auto"/>
            <w:left w:val="none" w:sz="0" w:space="0" w:color="auto"/>
            <w:bottom w:val="none" w:sz="0" w:space="0" w:color="auto"/>
            <w:right w:val="none" w:sz="0" w:space="0" w:color="auto"/>
          </w:divBdr>
        </w:div>
      </w:divsChild>
    </w:div>
    <w:div w:id="1397820234">
      <w:bodyDiv w:val="1"/>
      <w:marLeft w:val="0"/>
      <w:marRight w:val="0"/>
      <w:marTop w:val="0"/>
      <w:marBottom w:val="0"/>
      <w:divBdr>
        <w:top w:val="none" w:sz="0" w:space="0" w:color="auto"/>
        <w:left w:val="none" w:sz="0" w:space="0" w:color="auto"/>
        <w:bottom w:val="none" w:sz="0" w:space="0" w:color="auto"/>
        <w:right w:val="none" w:sz="0" w:space="0" w:color="auto"/>
      </w:divBdr>
    </w:div>
    <w:div w:id="1466654356">
      <w:bodyDiv w:val="1"/>
      <w:marLeft w:val="0"/>
      <w:marRight w:val="0"/>
      <w:marTop w:val="0"/>
      <w:marBottom w:val="0"/>
      <w:divBdr>
        <w:top w:val="none" w:sz="0" w:space="0" w:color="auto"/>
        <w:left w:val="none" w:sz="0" w:space="0" w:color="auto"/>
        <w:bottom w:val="none" w:sz="0" w:space="0" w:color="auto"/>
        <w:right w:val="none" w:sz="0" w:space="0" w:color="auto"/>
      </w:divBdr>
      <w:divsChild>
        <w:div w:id="1043092465">
          <w:marLeft w:val="0"/>
          <w:marRight w:val="0"/>
          <w:marTop w:val="0"/>
          <w:marBottom w:val="0"/>
          <w:divBdr>
            <w:top w:val="none" w:sz="0" w:space="0" w:color="auto"/>
            <w:left w:val="none" w:sz="0" w:space="0" w:color="auto"/>
            <w:bottom w:val="none" w:sz="0" w:space="0" w:color="auto"/>
            <w:right w:val="none" w:sz="0" w:space="0" w:color="auto"/>
          </w:divBdr>
          <w:divsChild>
            <w:div w:id="2021422393">
              <w:marLeft w:val="0"/>
              <w:marRight w:val="0"/>
              <w:marTop w:val="0"/>
              <w:marBottom w:val="0"/>
              <w:divBdr>
                <w:top w:val="none" w:sz="0" w:space="0" w:color="auto"/>
                <w:left w:val="none" w:sz="0" w:space="0" w:color="auto"/>
                <w:bottom w:val="none" w:sz="0" w:space="0" w:color="auto"/>
                <w:right w:val="none" w:sz="0" w:space="0" w:color="auto"/>
              </w:divBdr>
              <w:divsChild>
                <w:div w:id="1127088755">
                  <w:marLeft w:val="0"/>
                  <w:marRight w:val="0"/>
                  <w:marTop w:val="0"/>
                  <w:marBottom w:val="0"/>
                  <w:divBdr>
                    <w:top w:val="none" w:sz="0" w:space="0" w:color="auto"/>
                    <w:left w:val="none" w:sz="0" w:space="0" w:color="auto"/>
                    <w:bottom w:val="none" w:sz="0" w:space="0" w:color="auto"/>
                    <w:right w:val="none" w:sz="0" w:space="0" w:color="auto"/>
                  </w:divBdr>
                  <w:divsChild>
                    <w:div w:id="1075739301">
                      <w:marLeft w:val="0"/>
                      <w:marRight w:val="0"/>
                      <w:marTop w:val="0"/>
                      <w:marBottom w:val="0"/>
                      <w:divBdr>
                        <w:top w:val="none" w:sz="0" w:space="0" w:color="auto"/>
                        <w:left w:val="none" w:sz="0" w:space="0" w:color="auto"/>
                        <w:bottom w:val="none" w:sz="0" w:space="0" w:color="auto"/>
                        <w:right w:val="none" w:sz="0" w:space="0" w:color="auto"/>
                      </w:divBdr>
                      <w:divsChild>
                        <w:div w:id="1428697850">
                          <w:marLeft w:val="0"/>
                          <w:marRight w:val="0"/>
                          <w:marTop w:val="0"/>
                          <w:marBottom w:val="0"/>
                          <w:divBdr>
                            <w:top w:val="none" w:sz="0" w:space="0" w:color="auto"/>
                            <w:left w:val="none" w:sz="0" w:space="0" w:color="auto"/>
                            <w:bottom w:val="none" w:sz="0" w:space="0" w:color="auto"/>
                            <w:right w:val="none" w:sz="0" w:space="0" w:color="auto"/>
                          </w:divBdr>
                          <w:divsChild>
                            <w:div w:id="110862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9573105">
          <w:marLeft w:val="0"/>
          <w:marRight w:val="150"/>
          <w:marTop w:val="255"/>
          <w:marBottom w:val="0"/>
          <w:divBdr>
            <w:top w:val="none" w:sz="0" w:space="0" w:color="auto"/>
            <w:left w:val="none" w:sz="0" w:space="0" w:color="auto"/>
            <w:bottom w:val="none" w:sz="0" w:space="0" w:color="auto"/>
            <w:right w:val="none" w:sz="0" w:space="0" w:color="auto"/>
          </w:divBdr>
          <w:divsChild>
            <w:div w:id="634410692">
              <w:marLeft w:val="0"/>
              <w:marRight w:val="0"/>
              <w:marTop w:val="0"/>
              <w:marBottom w:val="0"/>
              <w:divBdr>
                <w:top w:val="none" w:sz="0" w:space="0" w:color="auto"/>
                <w:left w:val="none" w:sz="0" w:space="0" w:color="auto"/>
                <w:bottom w:val="none" w:sz="0" w:space="0" w:color="auto"/>
                <w:right w:val="none" w:sz="0" w:space="0" w:color="auto"/>
              </w:divBdr>
            </w:div>
          </w:divsChild>
        </w:div>
        <w:div w:id="1703288051">
          <w:marLeft w:val="0"/>
          <w:marRight w:val="0"/>
          <w:marTop w:val="0"/>
          <w:marBottom w:val="0"/>
          <w:divBdr>
            <w:top w:val="none" w:sz="0" w:space="0" w:color="auto"/>
            <w:left w:val="none" w:sz="0" w:space="0" w:color="auto"/>
            <w:bottom w:val="none" w:sz="0" w:space="0" w:color="auto"/>
            <w:right w:val="none" w:sz="0" w:space="0" w:color="auto"/>
          </w:divBdr>
          <w:divsChild>
            <w:div w:id="1165973613">
              <w:marLeft w:val="0"/>
              <w:marRight w:val="0"/>
              <w:marTop w:val="0"/>
              <w:marBottom w:val="0"/>
              <w:divBdr>
                <w:top w:val="none" w:sz="0" w:space="0" w:color="auto"/>
                <w:left w:val="none" w:sz="0" w:space="0" w:color="auto"/>
                <w:bottom w:val="none" w:sz="0" w:space="0" w:color="auto"/>
                <w:right w:val="none" w:sz="0" w:space="0" w:color="auto"/>
              </w:divBdr>
              <w:divsChild>
                <w:div w:id="1116145329">
                  <w:marLeft w:val="0"/>
                  <w:marRight w:val="0"/>
                  <w:marTop w:val="0"/>
                  <w:marBottom w:val="0"/>
                  <w:divBdr>
                    <w:top w:val="none" w:sz="0" w:space="0" w:color="auto"/>
                    <w:left w:val="none" w:sz="0" w:space="0" w:color="auto"/>
                    <w:bottom w:val="none" w:sz="0" w:space="0" w:color="auto"/>
                    <w:right w:val="none" w:sz="0" w:space="0" w:color="auto"/>
                  </w:divBdr>
                  <w:divsChild>
                    <w:div w:id="1852186442">
                      <w:marLeft w:val="0"/>
                      <w:marRight w:val="0"/>
                      <w:marTop w:val="0"/>
                      <w:marBottom w:val="0"/>
                      <w:divBdr>
                        <w:top w:val="none" w:sz="0" w:space="0" w:color="auto"/>
                        <w:left w:val="none" w:sz="0" w:space="0" w:color="auto"/>
                        <w:bottom w:val="none" w:sz="0" w:space="0" w:color="auto"/>
                        <w:right w:val="none" w:sz="0" w:space="0" w:color="auto"/>
                      </w:divBdr>
                      <w:divsChild>
                        <w:div w:id="1644382262">
                          <w:marLeft w:val="0"/>
                          <w:marRight w:val="0"/>
                          <w:marTop w:val="0"/>
                          <w:marBottom w:val="0"/>
                          <w:divBdr>
                            <w:top w:val="none" w:sz="0" w:space="0" w:color="auto"/>
                            <w:left w:val="none" w:sz="0" w:space="0" w:color="auto"/>
                            <w:bottom w:val="none" w:sz="0" w:space="0" w:color="auto"/>
                            <w:right w:val="none" w:sz="0" w:space="0" w:color="auto"/>
                          </w:divBdr>
                          <w:divsChild>
                            <w:div w:id="140040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869978">
                      <w:marLeft w:val="0"/>
                      <w:marRight w:val="0"/>
                      <w:marTop w:val="0"/>
                      <w:marBottom w:val="0"/>
                      <w:divBdr>
                        <w:top w:val="none" w:sz="0" w:space="0" w:color="auto"/>
                        <w:left w:val="none" w:sz="0" w:space="0" w:color="auto"/>
                        <w:bottom w:val="none" w:sz="0" w:space="0" w:color="auto"/>
                        <w:right w:val="none" w:sz="0" w:space="0" w:color="auto"/>
                      </w:divBdr>
                      <w:divsChild>
                        <w:div w:id="907231580">
                          <w:marLeft w:val="0"/>
                          <w:marRight w:val="0"/>
                          <w:marTop w:val="0"/>
                          <w:marBottom w:val="0"/>
                          <w:divBdr>
                            <w:top w:val="none" w:sz="0" w:space="0" w:color="auto"/>
                            <w:left w:val="none" w:sz="0" w:space="0" w:color="auto"/>
                            <w:bottom w:val="none" w:sz="0" w:space="0" w:color="auto"/>
                            <w:right w:val="none" w:sz="0" w:space="0" w:color="auto"/>
                          </w:divBdr>
                          <w:divsChild>
                            <w:div w:id="358744472">
                              <w:marLeft w:val="0"/>
                              <w:marRight w:val="0"/>
                              <w:marTop w:val="0"/>
                              <w:marBottom w:val="0"/>
                              <w:divBdr>
                                <w:top w:val="none" w:sz="0" w:space="0" w:color="auto"/>
                                <w:left w:val="none" w:sz="0" w:space="0" w:color="auto"/>
                                <w:bottom w:val="none" w:sz="0" w:space="0" w:color="auto"/>
                                <w:right w:val="none" w:sz="0" w:space="0" w:color="auto"/>
                              </w:divBdr>
                              <w:divsChild>
                                <w:div w:id="171908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7595168">
      <w:bodyDiv w:val="1"/>
      <w:marLeft w:val="0"/>
      <w:marRight w:val="0"/>
      <w:marTop w:val="0"/>
      <w:marBottom w:val="0"/>
      <w:divBdr>
        <w:top w:val="none" w:sz="0" w:space="0" w:color="auto"/>
        <w:left w:val="none" w:sz="0" w:space="0" w:color="auto"/>
        <w:bottom w:val="none" w:sz="0" w:space="0" w:color="auto"/>
        <w:right w:val="none" w:sz="0" w:space="0" w:color="auto"/>
      </w:divBdr>
      <w:divsChild>
        <w:div w:id="336887614">
          <w:marLeft w:val="0"/>
          <w:marRight w:val="0"/>
          <w:marTop w:val="0"/>
          <w:marBottom w:val="225"/>
          <w:divBdr>
            <w:top w:val="none" w:sz="0" w:space="0" w:color="auto"/>
            <w:left w:val="none" w:sz="0" w:space="0" w:color="auto"/>
            <w:bottom w:val="none" w:sz="0" w:space="0" w:color="auto"/>
            <w:right w:val="none" w:sz="0" w:space="0" w:color="auto"/>
          </w:divBdr>
        </w:div>
        <w:div w:id="242031650">
          <w:marLeft w:val="0"/>
          <w:marRight w:val="0"/>
          <w:marTop w:val="0"/>
          <w:marBottom w:val="225"/>
          <w:divBdr>
            <w:top w:val="none" w:sz="0" w:space="0" w:color="auto"/>
            <w:left w:val="none" w:sz="0" w:space="0" w:color="auto"/>
            <w:bottom w:val="none" w:sz="0" w:space="0" w:color="auto"/>
            <w:right w:val="none" w:sz="0" w:space="0" w:color="auto"/>
          </w:divBdr>
        </w:div>
      </w:divsChild>
    </w:div>
    <w:div w:id="1507598363">
      <w:bodyDiv w:val="1"/>
      <w:marLeft w:val="0"/>
      <w:marRight w:val="0"/>
      <w:marTop w:val="0"/>
      <w:marBottom w:val="0"/>
      <w:divBdr>
        <w:top w:val="none" w:sz="0" w:space="0" w:color="auto"/>
        <w:left w:val="none" w:sz="0" w:space="0" w:color="auto"/>
        <w:bottom w:val="none" w:sz="0" w:space="0" w:color="auto"/>
        <w:right w:val="none" w:sz="0" w:space="0" w:color="auto"/>
      </w:divBdr>
    </w:div>
    <w:div w:id="1580482613">
      <w:bodyDiv w:val="1"/>
      <w:marLeft w:val="0"/>
      <w:marRight w:val="0"/>
      <w:marTop w:val="0"/>
      <w:marBottom w:val="0"/>
      <w:divBdr>
        <w:top w:val="none" w:sz="0" w:space="0" w:color="auto"/>
        <w:left w:val="none" w:sz="0" w:space="0" w:color="auto"/>
        <w:bottom w:val="none" w:sz="0" w:space="0" w:color="auto"/>
        <w:right w:val="none" w:sz="0" w:space="0" w:color="auto"/>
      </w:divBdr>
    </w:div>
    <w:div w:id="1604679661">
      <w:bodyDiv w:val="1"/>
      <w:marLeft w:val="0"/>
      <w:marRight w:val="0"/>
      <w:marTop w:val="0"/>
      <w:marBottom w:val="0"/>
      <w:divBdr>
        <w:top w:val="none" w:sz="0" w:space="0" w:color="auto"/>
        <w:left w:val="none" w:sz="0" w:space="0" w:color="auto"/>
        <w:bottom w:val="none" w:sz="0" w:space="0" w:color="auto"/>
        <w:right w:val="none" w:sz="0" w:space="0" w:color="auto"/>
      </w:divBdr>
    </w:div>
    <w:div w:id="1801025400">
      <w:bodyDiv w:val="1"/>
      <w:marLeft w:val="0"/>
      <w:marRight w:val="0"/>
      <w:marTop w:val="0"/>
      <w:marBottom w:val="0"/>
      <w:divBdr>
        <w:top w:val="none" w:sz="0" w:space="0" w:color="auto"/>
        <w:left w:val="none" w:sz="0" w:space="0" w:color="auto"/>
        <w:bottom w:val="none" w:sz="0" w:space="0" w:color="auto"/>
        <w:right w:val="none" w:sz="0" w:space="0" w:color="auto"/>
      </w:divBdr>
      <w:divsChild>
        <w:div w:id="2077125570">
          <w:marLeft w:val="0"/>
          <w:marRight w:val="0"/>
          <w:marTop w:val="0"/>
          <w:marBottom w:val="225"/>
          <w:divBdr>
            <w:top w:val="none" w:sz="0" w:space="0" w:color="auto"/>
            <w:left w:val="none" w:sz="0" w:space="0" w:color="auto"/>
            <w:bottom w:val="none" w:sz="0" w:space="0" w:color="auto"/>
            <w:right w:val="none" w:sz="0" w:space="0" w:color="auto"/>
          </w:divBdr>
        </w:div>
        <w:div w:id="463039145">
          <w:marLeft w:val="0"/>
          <w:marRight w:val="0"/>
          <w:marTop w:val="0"/>
          <w:marBottom w:val="225"/>
          <w:divBdr>
            <w:top w:val="none" w:sz="0" w:space="0" w:color="auto"/>
            <w:left w:val="none" w:sz="0" w:space="0" w:color="auto"/>
            <w:bottom w:val="none" w:sz="0" w:space="0" w:color="auto"/>
            <w:right w:val="none" w:sz="0" w:space="0" w:color="auto"/>
          </w:divBdr>
        </w:div>
      </w:divsChild>
    </w:div>
    <w:div w:id="1856536378">
      <w:bodyDiv w:val="1"/>
      <w:marLeft w:val="0"/>
      <w:marRight w:val="0"/>
      <w:marTop w:val="0"/>
      <w:marBottom w:val="0"/>
      <w:divBdr>
        <w:top w:val="none" w:sz="0" w:space="0" w:color="auto"/>
        <w:left w:val="none" w:sz="0" w:space="0" w:color="auto"/>
        <w:bottom w:val="none" w:sz="0" w:space="0" w:color="auto"/>
        <w:right w:val="none" w:sz="0" w:space="0" w:color="auto"/>
      </w:divBdr>
      <w:divsChild>
        <w:div w:id="574320334">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869295062">
      <w:bodyDiv w:val="1"/>
      <w:marLeft w:val="0"/>
      <w:marRight w:val="0"/>
      <w:marTop w:val="0"/>
      <w:marBottom w:val="0"/>
      <w:divBdr>
        <w:top w:val="none" w:sz="0" w:space="0" w:color="auto"/>
        <w:left w:val="none" w:sz="0" w:space="0" w:color="auto"/>
        <w:bottom w:val="none" w:sz="0" w:space="0" w:color="auto"/>
        <w:right w:val="none" w:sz="0" w:space="0" w:color="auto"/>
      </w:divBdr>
    </w:div>
    <w:div w:id="1986813720">
      <w:bodyDiv w:val="1"/>
      <w:marLeft w:val="0"/>
      <w:marRight w:val="0"/>
      <w:marTop w:val="0"/>
      <w:marBottom w:val="0"/>
      <w:divBdr>
        <w:top w:val="none" w:sz="0" w:space="0" w:color="auto"/>
        <w:left w:val="none" w:sz="0" w:space="0" w:color="auto"/>
        <w:bottom w:val="none" w:sz="0" w:space="0" w:color="auto"/>
        <w:right w:val="none" w:sz="0" w:space="0" w:color="auto"/>
      </w:divBdr>
      <w:divsChild>
        <w:div w:id="395711072">
          <w:marLeft w:val="0"/>
          <w:marRight w:val="0"/>
          <w:marTop w:val="0"/>
          <w:marBottom w:val="225"/>
          <w:divBdr>
            <w:top w:val="none" w:sz="0" w:space="0" w:color="auto"/>
            <w:left w:val="none" w:sz="0" w:space="0" w:color="auto"/>
            <w:bottom w:val="none" w:sz="0" w:space="0" w:color="auto"/>
            <w:right w:val="none" w:sz="0" w:space="0" w:color="auto"/>
          </w:divBdr>
        </w:div>
        <w:div w:id="2028487134">
          <w:marLeft w:val="0"/>
          <w:marRight w:val="0"/>
          <w:marTop w:val="0"/>
          <w:marBottom w:val="225"/>
          <w:divBdr>
            <w:top w:val="none" w:sz="0" w:space="0" w:color="auto"/>
            <w:left w:val="none" w:sz="0" w:space="0" w:color="auto"/>
            <w:bottom w:val="none" w:sz="0" w:space="0" w:color="auto"/>
            <w:right w:val="none" w:sz="0" w:space="0" w:color="auto"/>
          </w:divBdr>
        </w:div>
      </w:divsChild>
    </w:div>
    <w:div w:id="1999921720">
      <w:bodyDiv w:val="1"/>
      <w:marLeft w:val="0"/>
      <w:marRight w:val="0"/>
      <w:marTop w:val="0"/>
      <w:marBottom w:val="0"/>
      <w:divBdr>
        <w:top w:val="none" w:sz="0" w:space="0" w:color="auto"/>
        <w:left w:val="none" w:sz="0" w:space="0" w:color="auto"/>
        <w:bottom w:val="none" w:sz="0" w:space="0" w:color="auto"/>
        <w:right w:val="none" w:sz="0" w:space="0" w:color="auto"/>
      </w:divBdr>
    </w:div>
    <w:div w:id="2006087232">
      <w:bodyDiv w:val="1"/>
      <w:marLeft w:val="0"/>
      <w:marRight w:val="0"/>
      <w:marTop w:val="0"/>
      <w:marBottom w:val="0"/>
      <w:divBdr>
        <w:top w:val="none" w:sz="0" w:space="0" w:color="auto"/>
        <w:left w:val="none" w:sz="0" w:space="0" w:color="auto"/>
        <w:bottom w:val="none" w:sz="0" w:space="0" w:color="auto"/>
        <w:right w:val="none" w:sz="0" w:space="0" w:color="auto"/>
      </w:divBdr>
    </w:div>
    <w:div w:id="20615147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package" Target="embeddings/Microsoft_Visio___1.vsdx"/><Relationship Id="rId26" Type="http://schemas.openxmlformats.org/officeDocument/2006/relationships/package" Target="embeddings/Microsoft_Visio___5.vsdx"/><Relationship Id="rId39" Type="http://schemas.openxmlformats.org/officeDocument/2006/relationships/fontTable" Target="fontTable.xml"/><Relationship Id="rId21" Type="http://schemas.openxmlformats.org/officeDocument/2006/relationships/image" Target="media/image4.emf"/><Relationship Id="rId34" Type="http://schemas.openxmlformats.org/officeDocument/2006/relationships/package" Target="embeddings/Microsoft_Visio___9.vsdx"/><Relationship Id="rId7" Type="http://schemas.openxmlformats.org/officeDocument/2006/relationships/footnotes" Target="footnotes.xml"/><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package" Target="embeddings/Microsoft_Visio___2.vsdx"/><Relationship Id="rId29" Type="http://schemas.openxmlformats.org/officeDocument/2006/relationships/image" Target="media/image8.e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emf"/><Relationship Id="rId24" Type="http://schemas.openxmlformats.org/officeDocument/2006/relationships/package" Target="embeddings/Microsoft_Visio___4.vsdx"/><Relationship Id="rId32" Type="http://schemas.openxmlformats.org/officeDocument/2006/relationships/package" Target="embeddings/Microsoft_Visio___8.vsdx"/><Relationship Id="rId37" Type="http://schemas.openxmlformats.org/officeDocument/2006/relationships/image" Target="media/image12.emf"/><Relationship Id="rId40" Type="http://schemas.microsoft.com/office/2011/relationships/people" Target="people.xml"/><Relationship Id="rId5" Type="http://schemas.openxmlformats.org/officeDocument/2006/relationships/settings" Target="settings.xml"/><Relationship Id="rId15" Type="http://schemas.microsoft.com/office/2011/relationships/commentsExtended" Target="commentsExtended.xml"/><Relationship Id="rId23" Type="http://schemas.openxmlformats.org/officeDocument/2006/relationships/image" Target="media/image5.emf"/><Relationship Id="rId28" Type="http://schemas.openxmlformats.org/officeDocument/2006/relationships/package" Target="embeddings/Microsoft_Visio___6.vsdx"/><Relationship Id="rId36" Type="http://schemas.openxmlformats.org/officeDocument/2006/relationships/package" Target="embeddings/Microsoft_Visio___10.vsdx"/><Relationship Id="rId10" Type="http://schemas.openxmlformats.org/officeDocument/2006/relationships/footer" Target="footer1.xml"/><Relationship Id="rId19" Type="http://schemas.openxmlformats.org/officeDocument/2006/relationships/image" Target="media/image3.emf"/><Relationship Id="rId31" Type="http://schemas.openxmlformats.org/officeDocument/2006/relationships/image" Target="media/image9.emf"/><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comments" Target="comments.xml"/><Relationship Id="rId22" Type="http://schemas.openxmlformats.org/officeDocument/2006/relationships/package" Target="embeddings/Microsoft_Visio___3.vsdx"/><Relationship Id="rId27" Type="http://schemas.openxmlformats.org/officeDocument/2006/relationships/image" Target="media/image7.emf"/><Relationship Id="rId30" Type="http://schemas.openxmlformats.org/officeDocument/2006/relationships/package" Target="embeddings/Microsoft_Visio___7.vsdx"/><Relationship Id="rId35" Type="http://schemas.openxmlformats.org/officeDocument/2006/relationships/image" Target="media/image11.emf"/><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package" Target="embeddings/Microsoft_Visio___.vsdx"/><Relationship Id="rId17" Type="http://schemas.openxmlformats.org/officeDocument/2006/relationships/image" Target="media/image2.emf"/><Relationship Id="rId25" Type="http://schemas.openxmlformats.org/officeDocument/2006/relationships/image" Target="media/image6.emf"/><Relationship Id="rId33" Type="http://schemas.openxmlformats.org/officeDocument/2006/relationships/image" Target="media/image10.emf"/><Relationship Id="rId38" Type="http://schemas.openxmlformats.org/officeDocument/2006/relationships/package" Target="embeddings/Microsoft_Visio___11.vsdx"/></Relationships>
</file>

<file path=word/_rels/settings.xml.rels><?xml version="1.0" encoding="UTF-8" standalone="yes"?>
<Relationships xmlns="http://schemas.openxmlformats.org/package/2006/relationships"><Relationship Id="rId1" Type="http://schemas.openxmlformats.org/officeDocument/2006/relationships/attachedTemplate" Target="file:///D:\CPC&#20844;&#20849;&#25968;&#25454;\WORD&#23439;\&#19987;&#21033;&#24037;&#20855;&#38598;.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93A3EE9-A95C-450D-89F9-A83651C971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专利工具集.dot</Template>
  <TotalTime>1402</TotalTime>
  <Pages>23</Pages>
  <Words>1794</Words>
  <Characters>10230</Characters>
  <Application>Microsoft Office Word</Application>
  <DocSecurity>0</DocSecurity>
  <Lines>85</Lines>
  <Paragraphs>23</Paragraphs>
  <ScaleCrop>false</ScaleCrop>
  <Company>成创同维</Company>
  <LinksUpToDate>false</LinksUpToDate>
  <CharactersWithSpaces>12001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IN041569</dc:title>
  <dc:subject/>
  <dc:creator>杰探</dc:creator>
  <cp:keywords/>
  <dc:description/>
  <cp:lastModifiedBy>杰探</cp:lastModifiedBy>
  <cp:revision>1790</cp:revision>
  <cp:lastPrinted>2019-09-03T05:51:00Z</cp:lastPrinted>
  <dcterms:created xsi:type="dcterms:W3CDTF">2020-07-09T06:54:00Z</dcterms:created>
  <dcterms:modified xsi:type="dcterms:W3CDTF">2020-07-22T09:46:00Z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2052-10.1.0.7469</vt:lpwstr>
  </property>
</Properties>
</file>